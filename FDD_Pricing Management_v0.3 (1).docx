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F9CD" w14:textId="77777777" w:rsidR="00DE313E" w:rsidRPr="00F679EA" w:rsidRDefault="00DE313E" w:rsidP="00F679EA">
      <w:pPr>
        <w:pStyle w:val="Text"/>
        <w:pBdr>
          <w:bottom w:val="single" w:sz="4" w:space="1" w:color="auto"/>
        </w:pBdr>
        <w:ind w:left="0"/>
        <w:jc w:val="left"/>
        <w:rPr>
          <w:rFonts w:asciiTheme="majorHAnsi" w:hAnsiTheme="majorHAnsi"/>
          <w:b/>
          <w:noProof/>
          <w:lang w:eastAsia="en-AU"/>
        </w:rPr>
      </w:pPr>
    </w:p>
    <w:p w14:paraId="76C62C96" w14:textId="77777777" w:rsidR="008911D7" w:rsidRDefault="008911D7" w:rsidP="008911D7">
      <w:pPr>
        <w:jc w:val="center"/>
        <w:rPr>
          <w:b/>
          <w:bCs/>
          <w:i/>
          <w:iCs/>
          <w:sz w:val="48"/>
          <w:szCs w:val="48"/>
        </w:rPr>
      </w:pPr>
      <w:r>
        <w:rPr>
          <w:b/>
          <w:bCs/>
          <w:i/>
          <w:iCs/>
          <w:sz w:val="48"/>
          <w:szCs w:val="48"/>
        </w:rPr>
        <w:t>Ørsted Energy CPQ Implementation</w:t>
      </w:r>
    </w:p>
    <w:p w14:paraId="2BA97AF8" w14:textId="77777777" w:rsidR="008911D7" w:rsidRDefault="008911D7" w:rsidP="008911D7">
      <w:pPr>
        <w:ind w:left="2880" w:firstLine="720"/>
        <w:rPr>
          <w:b/>
          <w:bCs/>
          <w:sz w:val="32"/>
          <w:szCs w:val="32"/>
        </w:rPr>
      </w:pPr>
    </w:p>
    <w:p w14:paraId="1FDF34F7" w14:textId="0FE6048E" w:rsidR="008911D7" w:rsidRDefault="008911D7" w:rsidP="008911D7">
      <w:pPr>
        <w:jc w:val="center"/>
        <w:rPr>
          <w:b/>
          <w:bCs/>
          <w:sz w:val="36"/>
          <w:szCs w:val="36"/>
        </w:rPr>
      </w:pPr>
      <w:r>
        <w:rPr>
          <w:b/>
          <w:bCs/>
          <w:sz w:val="36"/>
          <w:szCs w:val="36"/>
        </w:rPr>
        <w:t>Functional Design Document – Pr</w:t>
      </w:r>
      <w:r w:rsidR="00F544E0">
        <w:rPr>
          <w:b/>
          <w:bCs/>
          <w:sz w:val="36"/>
          <w:szCs w:val="36"/>
        </w:rPr>
        <w:t>icing</w:t>
      </w:r>
      <w:r>
        <w:rPr>
          <w:b/>
          <w:bCs/>
          <w:sz w:val="36"/>
          <w:szCs w:val="36"/>
        </w:rPr>
        <w:t xml:space="preserve"> Management</w:t>
      </w:r>
    </w:p>
    <w:p w14:paraId="50FFBC66" w14:textId="77777777" w:rsidR="008911D7" w:rsidRDefault="008911D7" w:rsidP="008911D7">
      <w:pPr>
        <w:jc w:val="center"/>
        <w:rPr>
          <w:b/>
          <w:bCs/>
          <w:sz w:val="36"/>
          <w:szCs w:val="36"/>
        </w:rPr>
      </w:pPr>
    </w:p>
    <w:p w14:paraId="7DEB78A2" w14:textId="77777777" w:rsidR="008911D7" w:rsidRDefault="008911D7" w:rsidP="008911D7">
      <w:pPr>
        <w:jc w:val="center"/>
        <w:rPr>
          <w:b/>
          <w:bCs/>
          <w:sz w:val="36"/>
          <w:szCs w:val="36"/>
        </w:rPr>
      </w:pPr>
      <w:r>
        <w:rPr>
          <w:b/>
          <w:bCs/>
          <w:sz w:val="36"/>
          <w:szCs w:val="36"/>
        </w:rPr>
        <w:t xml:space="preserve">Submitted to </w:t>
      </w:r>
    </w:p>
    <w:p w14:paraId="4D7FC80D" w14:textId="7972B559" w:rsidR="008911D7" w:rsidRDefault="008911D7" w:rsidP="008911D7">
      <w:pPr>
        <w:jc w:val="center"/>
      </w:pPr>
      <w:r>
        <w:rPr>
          <w:rFonts w:ascii="Times New Roman"/>
          <w:noProof/>
        </w:rPr>
        <w:drawing>
          <wp:inline distT="0" distB="0" distL="0" distR="0" wp14:anchorId="7D785768" wp14:editId="5A513BDF">
            <wp:extent cx="1524000" cy="428625"/>
            <wp:effectExtent l="0" t="0" r="0" b="3175"/>
            <wp:docPr id="1096311269" name="Picture 1096311269" descr="A blue text with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A blue text with white background&#10;&#10;AI-generated content may be incorrect."/>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428625"/>
                    </a:xfrm>
                    <a:prstGeom prst="rect">
                      <a:avLst/>
                    </a:prstGeom>
                    <a:noFill/>
                    <a:ln>
                      <a:noFill/>
                    </a:ln>
                  </pic:spPr>
                </pic:pic>
              </a:graphicData>
            </a:graphic>
          </wp:inline>
        </w:drawing>
      </w:r>
    </w:p>
    <w:p w14:paraId="3A2A7576" w14:textId="77777777" w:rsidR="008911D7" w:rsidRDefault="008911D7" w:rsidP="008911D7"/>
    <w:p w14:paraId="09E90870" w14:textId="77777777" w:rsidR="008911D7" w:rsidRDefault="008911D7" w:rsidP="008911D7">
      <w:pPr>
        <w:jc w:val="center"/>
        <w:rPr>
          <w:b/>
          <w:bCs/>
          <w:sz w:val="36"/>
          <w:szCs w:val="36"/>
        </w:rPr>
      </w:pPr>
      <w:r>
        <w:rPr>
          <w:b/>
          <w:bCs/>
          <w:sz w:val="36"/>
          <w:szCs w:val="36"/>
        </w:rPr>
        <w:t>Submitted by</w:t>
      </w:r>
    </w:p>
    <w:p w14:paraId="4BF558A0" w14:textId="44BDF4D2" w:rsidR="008911D7" w:rsidRDefault="00D950BE" w:rsidP="00530063">
      <w:pPr>
        <w:ind w:left="1440"/>
        <w:jc w:val="center"/>
      </w:pPr>
      <w:r>
        <w:rPr>
          <w:noProof/>
        </w:rPr>
        <w:drawing>
          <wp:anchor distT="0" distB="0" distL="114300" distR="114300" simplePos="0" relativeHeight="251658246" behindDoc="1" locked="0" layoutInCell="1" allowOverlap="1" wp14:anchorId="2C8DAE3E" wp14:editId="30FCAB78">
            <wp:simplePos x="0" y="0"/>
            <wp:positionH relativeFrom="column">
              <wp:posOffset>3071495</wp:posOffset>
            </wp:positionH>
            <wp:positionV relativeFrom="paragraph">
              <wp:posOffset>532765</wp:posOffset>
            </wp:positionV>
            <wp:extent cx="1524000" cy="428625"/>
            <wp:effectExtent l="0" t="0" r="0" b="9525"/>
            <wp:wrapSquare wrapText="bothSides"/>
            <wp:docPr id="1997711724" name="Picture 199771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428625"/>
                    </a:xfrm>
                    <a:prstGeom prst="rect">
                      <a:avLst/>
                    </a:prstGeom>
                    <a:noFill/>
                    <a:ln>
                      <a:noFill/>
                    </a:ln>
                  </pic:spPr>
                </pic:pic>
              </a:graphicData>
            </a:graphic>
          </wp:anchor>
        </w:drawing>
      </w:r>
      <w:r w:rsidR="68A737DB">
        <w:rPr>
          <w:noProof/>
        </w:rPr>
        <w:drawing>
          <wp:inline distT="0" distB="0" distL="0" distR="0" wp14:anchorId="0CBE2CB7" wp14:editId="6146926F">
            <wp:extent cx="1623060" cy="1457960"/>
            <wp:effectExtent l="0" t="0" r="2540" b="2540"/>
            <wp:docPr id="1285242883" name="Picture 128524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4">
                      <a:extLst>
                        <a:ext uri="{28A0092B-C50C-407E-A947-70E740481C1C}">
                          <a14:useLocalDpi xmlns:a14="http://schemas.microsoft.com/office/drawing/2010/main" val="0"/>
                        </a:ext>
                      </a:extLst>
                    </a:blip>
                    <a:srcRect l="30740" t="24237" r="29173" b="24831"/>
                    <a:stretch>
                      <a:fillRect/>
                    </a:stretch>
                  </pic:blipFill>
                  <pic:spPr>
                    <a:xfrm>
                      <a:off x="0" y="0"/>
                      <a:ext cx="1623060" cy="1457960"/>
                    </a:xfrm>
                    <a:prstGeom prst="rect">
                      <a:avLst/>
                    </a:prstGeom>
                  </pic:spPr>
                </pic:pic>
              </a:graphicData>
            </a:graphic>
          </wp:inline>
        </w:drawing>
      </w:r>
    </w:p>
    <w:p w14:paraId="1E55C4D9" w14:textId="77777777" w:rsidR="008911D7" w:rsidRDefault="008911D7" w:rsidP="008911D7"/>
    <w:p w14:paraId="5B6D80B0" w14:textId="7C745D4A" w:rsidR="008911D7" w:rsidRDefault="009014B3" w:rsidP="008911D7">
      <w:pPr>
        <w:pStyle w:val="ListParagraph"/>
        <w:ind w:left="0"/>
        <w:jc w:val="center"/>
        <w:rPr>
          <w:rFonts w:ascii="Calibri" w:hAnsi="Calibri" w:cs="Calibri"/>
          <w:b/>
          <w:bCs/>
          <w:sz w:val="28"/>
          <w:szCs w:val="28"/>
        </w:rPr>
      </w:pPr>
      <w:r>
        <w:rPr>
          <w:rFonts w:ascii="Calibri" w:hAnsi="Calibri" w:cs="Calibri"/>
          <w:b/>
          <w:bCs/>
          <w:sz w:val="28"/>
          <w:szCs w:val="28"/>
        </w:rPr>
        <w:t>7</w:t>
      </w:r>
      <w:r w:rsidR="00530063" w:rsidRPr="00530063">
        <w:rPr>
          <w:rFonts w:ascii="Calibri" w:hAnsi="Calibri" w:cs="Calibri"/>
          <w:b/>
          <w:bCs/>
          <w:sz w:val="28"/>
          <w:szCs w:val="28"/>
          <w:vertAlign w:val="superscript"/>
        </w:rPr>
        <w:t>th</w:t>
      </w:r>
      <w:r w:rsidR="00530063">
        <w:rPr>
          <w:rFonts w:ascii="Calibri" w:hAnsi="Calibri" w:cs="Calibri"/>
          <w:b/>
          <w:bCs/>
          <w:sz w:val="28"/>
          <w:szCs w:val="28"/>
        </w:rPr>
        <w:t xml:space="preserve"> </w:t>
      </w:r>
      <w:r w:rsidR="00E270F3">
        <w:rPr>
          <w:rFonts w:ascii="Calibri" w:hAnsi="Calibri" w:cs="Calibri"/>
          <w:b/>
          <w:bCs/>
          <w:sz w:val="28"/>
          <w:szCs w:val="28"/>
        </w:rPr>
        <w:t xml:space="preserve">May </w:t>
      </w:r>
      <w:r w:rsidR="00530063">
        <w:rPr>
          <w:rFonts w:ascii="Calibri" w:hAnsi="Calibri" w:cs="Calibri"/>
          <w:b/>
          <w:bCs/>
          <w:sz w:val="28"/>
          <w:szCs w:val="28"/>
        </w:rPr>
        <w:t>2025</w:t>
      </w:r>
    </w:p>
    <w:p w14:paraId="12EEC133" w14:textId="77777777" w:rsidR="008911D7" w:rsidRDefault="008911D7" w:rsidP="008911D7">
      <w:pPr>
        <w:rPr>
          <w:rFonts w:ascii="Arial" w:hAnsi="Arial"/>
          <w:b/>
          <w:bCs/>
          <w:lang w:val="pt-BR" w:eastAsia="ar-SA"/>
        </w:rPr>
      </w:pPr>
      <w:r>
        <w:rPr>
          <w:b/>
          <w:bCs/>
          <w:lang w:val="pt-BR"/>
        </w:rPr>
        <w:br w:type="page"/>
      </w:r>
    </w:p>
    <w:p w14:paraId="1620484C" w14:textId="77777777" w:rsidR="008911D7" w:rsidRDefault="008911D7" w:rsidP="001C2C07">
      <w:pPr>
        <w:pStyle w:val="BodyText2"/>
        <w:spacing w:line="360" w:lineRule="auto"/>
        <w:ind w:left="0"/>
        <w:rPr>
          <w:b/>
          <w:bCs/>
          <w:lang w:val="pt-BR"/>
        </w:rPr>
      </w:pPr>
      <w:r>
        <w:rPr>
          <w:b/>
          <w:bCs/>
          <w:lang w:val="pt-BR"/>
        </w:rPr>
        <w:lastRenderedPageBreak/>
        <w:t>Version History</w:t>
      </w:r>
    </w:p>
    <w:tbl>
      <w:tblPr>
        <w:tblStyle w:val="GridTable4-Accent1"/>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937"/>
        <w:gridCol w:w="1465"/>
        <w:gridCol w:w="1980"/>
        <w:gridCol w:w="1960"/>
      </w:tblGrid>
      <w:tr w:rsidR="008911D7" w14:paraId="4C4FD5F4" w14:textId="77777777" w:rsidTr="00ED6FA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hideMark/>
          </w:tcPr>
          <w:p w14:paraId="6F82588F" w14:textId="77777777" w:rsidR="008911D7" w:rsidRPr="001C2C07" w:rsidRDefault="008911D7" w:rsidP="008911D7">
            <w:pPr>
              <w:snapToGrid w:val="0"/>
              <w:jc w:val="left"/>
              <w:rPr>
                <w:lang w:val="pt-BR"/>
              </w:rPr>
            </w:pPr>
            <w:r w:rsidRPr="001C2C07">
              <w:rPr>
                <w:lang w:val="pt-BR"/>
              </w:rPr>
              <w:t>Ver. No.</w:t>
            </w:r>
          </w:p>
        </w:tc>
        <w:tc>
          <w:tcPr>
            <w:tcW w:w="1937" w:type="dxa"/>
            <w:hideMark/>
          </w:tcPr>
          <w:p w14:paraId="768C54B1" w14:textId="77777777" w:rsidR="008911D7" w:rsidRPr="001C2C07" w:rsidRDefault="008911D7" w:rsidP="008911D7">
            <w:pPr>
              <w:snapToGrid w:val="0"/>
              <w:jc w:val="left"/>
              <w:cnfStyle w:val="100000000000" w:firstRow="1" w:lastRow="0" w:firstColumn="0" w:lastColumn="0" w:oddVBand="0" w:evenVBand="0" w:oddHBand="0" w:evenHBand="0" w:firstRowFirstColumn="0" w:firstRowLastColumn="0" w:lastRowFirstColumn="0" w:lastRowLastColumn="0"/>
              <w:rPr>
                <w:lang w:val="pt-BR"/>
              </w:rPr>
            </w:pPr>
            <w:r w:rsidRPr="001C2C07">
              <w:rPr>
                <w:lang w:val="pt-BR"/>
              </w:rPr>
              <w:t>Author</w:t>
            </w:r>
          </w:p>
        </w:tc>
        <w:tc>
          <w:tcPr>
            <w:tcW w:w="1465" w:type="dxa"/>
            <w:hideMark/>
          </w:tcPr>
          <w:p w14:paraId="0099F5FA" w14:textId="77777777" w:rsidR="008911D7" w:rsidRPr="001C2C07" w:rsidRDefault="008911D7" w:rsidP="008911D7">
            <w:pPr>
              <w:snapToGrid w:val="0"/>
              <w:jc w:val="left"/>
              <w:cnfStyle w:val="100000000000" w:firstRow="1" w:lastRow="0" w:firstColumn="0" w:lastColumn="0" w:oddVBand="0" w:evenVBand="0" w:oddHBand="0" w:evenHBand="0" w:firstRowFirstColumn="0" w:firstRowLastColumn="0" w:lastRowFirstColumn="0" w:lastRowLastColumn="0"/>
              <w:rPr>
                <w:lang w:val="pt-BR"/>
              </w:rPr>
            </w:pPr>
            <w:r w:rsidRPr="001C2C07">
              <w:rPr>
                <w:lang w:val="pt-BR"/>
              </w:rPr>
              <w:t>Date</w:t>
            </w:r>
          </w:p>
        </w:tc>
        <w:tc>
          <w:tcPr>
            <w:tcW w:w="1980" w:type="dxa"/>
            <w:hideMark/>
          </w:tcPr>
          <w:p w14:paraId="2D7E2C0C" w14:textId="37492727" w:rsidR="008911D7" w:rsidRPr="001C2C07" w:rsidRDefault="008911D7" w:rsidP="008911D7">
            <w:pPr>
              <w:snapToGrid w:val="0"/>
              <w:jc w:val="left"/>
              <w:cnfStyle w:val="100000000000" w:firstRow="1" w:lastRow="0" w:firstColumn="0" w:lastColumn="0" w:oddVBand="0" w:evenVBand="0" w:oddHBand="0" w:evenHBand="0" w:firstRowFirstColumn="0" w:firstRowLastColumn="0" w:lastRowFirstColumn="0" w:lastRowLastColumn="0"/>
              <w:rPr>
                <w:lang w:val="pt-BR"/>
              </w:rPr>
            </w:pPr>
            <w:r w:rsidRPr="001C2C07">
              <w:rPr>
                <w:lang w:val="pt-BR"/>
              </w:rPr>
              <w:t>Reviewer</w:t>
            </w:r>
          </w:p>
        </w:tc>
        <w:tc>
          <w:tcPr>
            <w:tcW w:w="1960" w:type="dxa"/>
            <w:hideMark/>
          </w:tcPr>
          <w:p w14:paraId="5C6C92FD" w14:textId="57C4E735" w:rsidR="008911D7" w:rsidRPr="001C2C07" w:rsidRDefault="008911D7" w:rsidP="008911D7">
            <w:pPr>
              <w:snapToGrid w:val="0"/>
              <w:jc w:val="left"/>
              <w:cnfStyle w:val="100000000000" w:firstRow="1" w:lastRow="0" w:firstColumn="0" w:lastColumn="0" w:oddVBand="0" w:evenVBand="0" w:oddHBand="0" w:evenHBand="0" w:firstRowFirstColumn="0" w:firstRowLastColumn="0" w:lastRowFirstColumn="0" w:lastRowLastColumn="0"/>
              <w:rPr>
                <w:lang w:val="pt-BR"/>
              </w:rPr>
            </w:pPr>
            <w:r w:rsidRPr="001C2C07">
              <w:rPr>
                <w:lang w:val="pt-BR"/>
              </w:rPr>
              <w:t>Approver</w:t>
            </w:r>
          </w:p>
        </w:tc>
      </w:tr>
      <w:tr w:rsidR="008911D7" w14:paraId="251D725D" w14:textId="77777777" w:rsidTr="00ED6F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2DCFD24D" w14:textId="1F62C79A" w:rsidR="008911D7" w:rsidRDefault="00A87BC5" w:rsidP="00ED6FA2">
            <w:pPr>
              <w:snapToGrid w:val="0"/>
              <w:jc w:val="left"/>
              <w:rPr>
                <w:b w:val="0"/>
                <w:bCs w:val="0"/>
                <w:lang w:val="pt-BR"/>
              </w:rPr>
            </w:pPr>
            <w:r>
              <w:rPr>
                <w:b w:val="0"/>
                <w:bCs w:val="0"/>
                <w:lang w:val="pt-BR"/>
              </w:rPr>
              <w:t>0.1</w:t>
            </w:r>
          </w:p>
        </w:tc>
        <w:tc>
          <w:tcPr>
            <w:tcW w:w="1937" w:type="dxa"/>
            <w:shd w:val="clear" w:color="auto" w:fill="FFFFFF" w:themeFill="background1"/>
          </w:tcPr>
          <w:p w14:paraId="18C39397" w14:textId="672F73CE" w:rsidR="008911D7" w:rsidRDefault="00ED6FA2" w:rsidP="00ED6FA2">
            <w:pPr>
              <w:snapToGrid w:val="0"/>
              <w:ind w:left="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Aashutosh</w:t>
            </w:r>
          </w:p>
        </w:tc>
        <w:tc>
          <w:tcPr>
            <w:tcW w:w="1465" w:type="dxa"/>
            <w:shd w:val="clear" w:color="auto" w:fill="FFFFFF" w:themeFill="background1"/>
          </w:tcPr>
          <w:p w14:paraId="2201C380" w14:textId="50FE27E4" w:rsidR="008911D7" w:rsidRDefault="00ED6FA2" w:rsidP="00ED6FA2">
            <w:pPr>
              <w:snapToGrid w:val="0"/>
              <w:ind w:left="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22-05-2025</w:t>
            </w:r>
          </w:p>
        </w:tc>
        <w:tc>
          <w:tcPr>
            <w:tcW w:w="1980" w:type="dxa"/>
            <w:shd w:val="clear" w:color="auto" w:fill="FFFFFF" w:themeFill="background1"/>
          </w:tcPr>
          <w:p w14:paraId="38B5CF74" w14:textId="12C1BB40" w:rsidR="008911D7" w:rsidRDefault="00ED6FA2" w:rsidP="00ED6FA2">
            <w:pPr>
              <w:snapToGrid w:val="0"/>
              <w:ind w:left="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Shubhanjana</w:t>
            </w:r>
          </w:p>
        </w:tc>
        <w:tc>
          <w:tcPr>
            <w:tcW w:w="1960" w:type="dxa"/>
            <w:shd w:val="clear" w:color="auto" w:fill="FFFFFF" w:themeFill="background1"/>
          </w:tcPr>
          <w:p w14:paraId="31E479B2" w14:textId="77777777" w:rsidR="008911D7" w:rsidRDefault="008911D7" w:rsidP="00ED6FA2">
            <w:pPr>
              <w:snapToGrid w:val="0"/>
              <w:jc w:val="left"/>
              <w:cnfStyle w:val="000000100000" w:firstRow="0" w:lastRow="0" w:firstColumn="0" w:lastColumn="0" w:oddVBand="0" w:evenVBand="0" w:oddHBand="1" w:evenHBand="0" w:firstRowFirstColumn="0" w:firstRowLastColumn="0" w:lastRowFirstColumn="0" w:lastRowLastColumn="0"/>
              <w:rPr>
                <w:lang w:val="pt-BR"/>
              </w:rPr>
            </w:pPr>
          </w:p>
        </w:tc>
      </w:tr>
      <w:tr w:rsidR="00ED6FA2" w14:paraId="40B30E61" w14:textId="77777777" w:rsidTr="00ED6FA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650B606D" w14:textId="4E4B1FF1" w:rsidR="00ED6FA2" w:rsidRDefault="00ED6FA2" w:rsidP="00ED6FA2">
            <w:pPr>
              <w:snapToGrid w:val="0"/>
              <w:jc w:val="left"/>
              <w:rPr>
                <w:lang w:val="pt-BR"/>
              </w:rPr>
            </w:pPr>
            <w:r>
              <w:rPr>
                <w:lang w:val="pt-BR"/>
              </w:rPr>
              <w:t>0.2</w:t>
            </w:r>
          </w:p>
        </w:tc>
        <w:tc>
          <w:tcPr>
            <w:tcW w:w="1937" w:type="dxa"/>
            <w:shd w:val="clear" w:color="auto" w:fill="FFFFFF" w:themeFill="background1"/>
          </w:tcPr>
          <w:p w14:paraId="007F308F" w14:textId="48C2BDD0" w:rsidR="00ED6FA2" w:rsidRDefault="00ED6FA2" w:rsidP="00ED6FA2">
            <w:pPr>
              <w:snapToGrid w:val="0"/>
              <w:ind w:left="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Aashutosh</w:t>
            </w:r>
          </w:p>
        </w:tc>
        <w:tc>
          <w:tcPr>
            <w:tcW w:w="1465" w:type="dxa"/>
            <w:shd w:val="clear" w:color="auto" w:fill="FFFFFF" w:themeFill="background1"/>
          </w:tcPr>
          <w:p w14:paraId="2A769433" w14:textId="042F2DB0" w:rsidR="00ED6FA2" w:rsidRDefault="00ED6FA2" w:rsidP="00ED6FA2">
            <w:pPr>
              <w:snapToGrid w:val="0"/>
              <w:ind w:left="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20-06-2025</w:t>
            </w:r>
          </w:p>
        </w:tc>
        <w:tc>
          <w:tcPr>
            <w:tcW w:w="1980" w:type="dxa"/>
            <w:shd w:val="clear" w:color="auto" w:fill="FFFFFF" w:themeFill="background1"/>
          </w:tcPr>
          <w:p w14:paraId="22202F7D" w14:textId="5FF1FBAD" w:rsidR="00ED6FA2" w:rsidRDefault="00ED6FA2" w:rsidP="00ED6FA2">
            <w:pPr>
              <w:snapToGrid w:val="0"/>
              <w:ind w:left="0"/>
              <w:jc w:val="left"/>
              <w:cnfStyle w:val="000000000000" w:firstRow="0" w:lastRow="0" w:firstColumn="0" w:lastColumn="0" w:oddVBand="0" w:evenVBand="0" w:oddHBand="0" w:evenHBand="0" w:firstRowFirstColumn="0" w:firstRowLastColumn="0" w:lastRowFirstColumn="0" w:lastRowLastColumn="0"/>
              <w:rPr>
                <w:lang w:val="pt-BR"/>
              </w:rPr>
            </w:pPr>
            <w:r>
              <w:rPr>
                <w:lang w:val="pt-BR"/>
              </w:rPr>
              <w:t>Shubhanjana</w:t>
            </w:r>
          </w:p>
        </w:tc>
        <w:tc>
          <w:tcPr>
            <w:tcW w:w="1960" w:type="dxa"/>
            <w:shd w:val="clear" w:color="auto" w:fill="FFFFFF" w:themeFill="background1"/>
          </w:tcPr>
          <w:p w14:paraId="47CA8DE9" w14:textId="77777777" w:rsidR="00ED6FA2" w:rsidRDefault="00ED6FA2" w:rsidP="00ED6FA2">
            <w:pPr>
              <w:snapToGrid w:val="0"/>
              <w:jc w:val="left"/>
              <w:cnfStyle w:val="000000000000" w:firstRow="0" w:lastRow="0" w:firstColumn="0" w:lastColumn="0" w:oddVBand="0" w:evenVBand="0" w:oddHBand="0" w:evenHBand="0" w:firstRowFirstColumn="0" w:firstRowLastColumn="0" w:lastRowFirstColumn="0" w:lastRowLastColumn="0"/>
              <w:rPr>
                <w:lang w:val="pt-BR"/>
              </w:rPr>
            </w:pPr>
          </w:p>
        </w:tc>
      </w:tr>
      <w:tr w:rsidR="003E7C16" w14:paraId="62BE4251" w14:textId="77777777" w:rsidTr="00ED6F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56458F4" w14:textId="4BE96E7F" w:rsidR="003E7C16" w:rsidRDefault="003E7C16" w:rsidP="00ED6FA2">
            <w:pPr>
              <w:snapToGrid w:val="0"/>
              <w:jc w:val="left"/>
              <w:rPr>
                <w:lang w:val="pt-BR"/>
              </w:rPr>
            </w:pPr>
            <w:r>
              <w:rPr>
                <w:lang w:val="pt-BR"/>
              </w:rPr>
              <w:t>0.3</w:t>
            </w:r>
          </w:p>
        </w:tc>
        <w:tc>
          <w:tcPr>
            <w:tcW w:w="1937" w:type="dxa"/>
            <w:shd w:val="clear" w:color="auto" w:fill="FFFFFF" w:themeFill="background1"/>
          </w:tcPr>
          <w:p w14:paraId="65B56181" w14:textId="0150DF13" w:rsidR="003E7C16" w:rsidRDefault="003E7C16" w:rsidP="00ED6FA2">
            <w:pPr>
              <w:snapToGrid w:val="0"/>
              <w:ind w:left="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Aashutosh</w:t>
            </w:r>
          </w:p>
        </w:tc>
        <w:tc>
          <w:tcPr>
            <w:tcW w:w="1465" w:type="dxa"/>
            <w:shd w:val="clear" w:color="auto" w:fill="FFFFFF" w:themeFill="background1"/>
          </w:tcPr>
          <w:p w14:paraId="7A6A7C09" w14:textId="280EE8A4" w:rsidR="003E7C16" w:rsidRDefault="003E7C16" w:rsidP="00ED6FA2">
            <w:pPr>
              <w:snapToGrid w:val="0"/>
              <w:ind w:left="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0</w:t>
            </w:r>
            <w:r w:rsidR="00310079">
              <w:rPr>
                <w:lang w:val="pt-BR"/>
              </w:rPr>
              <w:t>5</w:t>
            </w:r>
            <w:r>
              <w:rPr>
                <w:lang w:val="pt-BR"/>
              </w:rPr>
              <w:t>-08-2025</w:t>
            </w:r>
          </w:p>
        </w:tc>
        <w:tc>
          <w:tcPr>
            <w:tcW w:w="1980" w:type="dxa"/>
            <w:shd w:val="clear" w:color="auto" w:fill="FFFFFF" w:themeFill="background1"/>
          </w:tcPr>
          <w:p w14:paraId="62254DDE" w14:textId="7902D883" w:rsidR="003E7C16" w:rsidRDefault="003E7C16" w:rsidP="00ED6FA2">
            <w:pPr>
              <w:snapToGrid w:val="0"/>
              <w:ind w:left="0"/>
              <w:jc w:val="left"/>
              <w:cnfStyle w:val="000000100000" w:firstRow="0" w:lastRow="0" w:firstColumn="0" w:lastColumn="0" w:oddVBand="0" w:evenVBand="0" w:oddHBand="1" w:evenHBand="0" w:firstRowFirstColumn="0" w:firstRowLastColumn="0" w:lastRowFirstColumn="0" w:lastRowLastColumn="0"/>
              <w:rPr>
                <w:lang w:val="pt-BR"/>
              </w:rPr>
            </w:pPr>
            <w:r>
              <w:rPr>
                <w:lang w:val="pt-BR"/>
              </w:rPr>
              <w:t>Shubhanjana</w:t>
            </w:r>
          </w:p>
        </w:tc>
        <w:tc>
          <w:tcPr>
            <w:tcW w:w="1960" w:type="dxa"/>
            <w:shd w:val="clear" w:color="auto" w:fill="FFFFFF" w:themeFill="background1"/>
          </w:tcPr>
          <w:p w14:paraId="4C292D5E" w14:textId="77777777" w:rsidR="003E7C16" w:rsidRDefault="003E7C16" w:rsidP="00ED6FA2">
            <w:pPr>
              <w:snapToGrid w:val="0"/>
              <w:jc w:val="left"/>
              <w:cnfStyle w:val="000000100000" w:firstRow="0" w:lastRow="0" w:firstColumn="0" w:lastColumn="0" w:oddVBand="0" w:evenVBand="0" w:oddHBand="1" w:evenHBand="0" w:firstRowFirstColumn="0" w:firstRowLastColumn="0" w:lastRowFirstColumn="0" w:lastRowLastColumn="0"/>
              <w:rPr>
                <w:lang w:val="pt-BR"/>
              </w:rPr>
            </w:pPr>
          </w:p>
        </w:tc>
      </w:tr>
    </w:tbl>
    <w:p w14:paraId="6966074F" w14:textId="49EB9CC6" w:rsidR="008911D7" w:rsidRDefault="008911D7" w:rsidP="00ED6FA2">
      <w:pPr>
        <w:pStyle w:val="Text"/>
        <w:ind w:left="426"/>
        <w:jc w:val="left"/>
        <w:rPr>
          <w:rFonts w:asciiTheme="majorHAnsi" w:hAnsiTheme="majorHAnsi"/>
          <w:bCs/>
          <w:noProof/>
          <w:lang w:eastAsia="en-AU"/>
        </w:rPr>
      </w:pPr>
    </w:p>
    <w:p w14:paraId="161F31F0" w14:textId="58CEECC7" w:rsidR="001239E4" w:rsidRPr="005F5EFB" w:rsidRDefault="001239E4" w:rsidP="005F5EFB">
      <w:pPr>
        <w:keepLines w:val="0"/>
        <w:overflowPunct/>
        <w:autoSpaceDE/>
        <w:autoSpaceDN/>
        <w:adjustRightInd/>
        <w:spacing w:before="120" w:after="0"/>
        <w:ind w:left="0"/>
        <w:jc w:val="left"/>
        <w:textAlignment w:val="auto"/>
        <w:rPr>
          <w:rFonts w:asciiTheme="majorHAnsi" w:hAnsiTheme="majorHAnsi"/>
          <w:bCs/>
          <w:noProof/>
          <w:lang w:eastAsia="en-AU"/>
        </w:rPr>
      </w:pPr>
      <w:bookmarkStart w:id="0" w:name="_Toc220131589"/>
      <w:bookmarkStart w:id="1" w:name="_Toc220131730"/>
      <w:bookmarkStart w:id="2" w:name="_Toc220132012"/>
      <w:bookmarkStart w:id="3" w:name="_Toc220986843"/>
      <w:bookmarkStart w:id="4" w:name="_Toc221163005"/>
      <w:bookmarkStart w:id="5" w:name="_Toc221163076"/>
      <w:bookmarkStart w:id="6" w:name="_Toc221163112"/>
      <w:bookmarkStart w:id="7" w:name="_Toc221163260"/>
      <w:bookmarkStart w:id="8" w:name="_Toc221248229"/>
      <w:bookmarkStart w:id="9" w:name="_Toc221251268"/>
      <w:bookmarkStart w:id="10" w:name="_Toc222458016"/>
      <w:r>
        <w:rPr>
          <w:rFonts w:asciiTheme="majorHAnsi" w:hAnsiTheme="majorHAnsi"/>
        </w:rPr>
        <w:br w:type="page"/>
      </w:r>
    </w:p>
    <w:p w14:paraId="350F3B95" w14:textId="76F12507" w:rsidR="005F5EFB" w:rsidRPr="0065687F" w:rsidRDefault="005F5EFB" w:rsidP="005F5EFB">
      <w:pPr>
        <w:pStyle w:val="Heading1"/>
        <w:numPr>
          <w:ilvl w:val="0"/>
          <w:numId w:val="0"/>
        </w:numPr>
        <w:jc w:val="left"/>
        <w:rPr>
          <w:rFonts w:ascii="Calibri" w:hAnsi="Calibri" w:cs="Calibri"/>
          <w:sz w:val="22"/>
          <w:szCs w:val="22"/>
        </w:rPr>
      </w:pPr>
      <w:bookmarkStart w:id="11" w:name="_Toc205984813"/>
      <w:r w:rsidRPr="0065687F">
        <w:rPr>
          <w:rFonts w:ascii="Calibri" w:hAnsi="Calibri" w:cs="Calibri"/>
          <w:sz w:val="22"/>
          <w:szCs w:val="22"/>
        </w:rPr>
        <w:lastRenderedPageBreak/>
        <w:t>Table of Contents</w:t>
      </w:r>
      <w:bookmarkEnd w:id="11"/>
    </w:p>
    <w:p w14:paraId="64FE0D4B" w14:textId="77777777" w:rsidR="005F5EFB" w:rsidRPr="0065687F" w:rsidRDefault="005F5EFB">
      <w:pPr>
        <w:pStyle w:val="TOC1"/>
        <w:tabs>
          <w:tab w:val="left" w:pos="440"/>
          <w:tab w:val="right" w:leader="dot" w:pos="9061"/>
        </w:tabs>
        <w:rPr>
          <w:rFonts w:cs="Calibri"/>
          <w:sz w:val="22"/>
          <w:szCs w:val="22"/>
        </w:rPr>
      </w:pPr>
    </w:p>
    <w:p w14:paraId="6F4947C1" w14:textId="28E742C4" w:rsidR="00607ADC" w:rsidRDefault="005F5EFB">
      <w:pPr>
        <w:pStyle w:val="TOC1"/>
        <w:tabs>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r w:rsidRPr="0065687F">
        <w:rPr>
          <w:rFonts w:cs="Calibri"/>
          <w:sz w:val="22"/>
          <w:szCs w:val="22"/>
        </w:rPr>
        <w:fldChar w:fldCharType="begin"/>
      </w:r>
      <w:r w:rsidRPr="0065687F">
        <w:rPr>
          <w:rFonts w:cs="Calibri"/>
          <w:sz w:val="22"/>
          <w:szCs w:val="22"/>
        </w:rPr>
        <w:instrText xml:space="preserve"> TOC \o "1-3" \h \z \u </w:instrText>
      </w:r>
      <w:r w:rsidRPr="0065687F">
        <w:rPr>
          <w:rFonts w:cs="Calibri"/>
          <w:sz w:val="22"/>
          <w:szCs w:val="22"/>
        </w:rPr>
        <w:fldChar w:fldCharType="separate"/>
      </w:r>
      <w:hyperlink w:anchor="_Toc205984813" w:history="1">
        <w:r w:rsidR="00607ADC" w:rsidRPr="003F77C0">
          <w:rPr>
            <w:rStyle w:val="Hyperlink"/>
            <w:rFonts w:ascii="Calibri" w:hAnsi="Calibri" w:cs="Calibri"/>
            <w:noProof/>
          </w:rPr>
          <w:t>Table of Contents</w:t>
        </w:r>
        <w:r w:rsidR="00607ADC">
          <w:rPr>
            <w:noProof/>
            <w:webHidden/>
          </w:rPr>
          <w:tab/>
        </w:r>
        <w:r w:rsidR="00607ADC">
          <w:rPr>
            <w:noProof/>
            <w:webHidden/>
          </w:rPr>
          <w:fldChar w:fldCharType="begin"/>
        </w:r>
        <w:r w:rsidR="00607ADC">
          <w:rPr>
            <w:noProof/>
            <w:webHidden/>
          </w:rPr>
          <w:instrText xml:space="preserve"> PAGEREF _Toc205984813 \h </w:instrText>
        </w:r>
        <w:r w:rsidR="00607ADC">
          <w:rPr>
            <w:noProof/>
            <w:webHidden/>
          </w:rPr>
        </w:r>
        <w:r w:rsidR="00607ADC">
          <w:rPr>
            <w:noProof/>
            <w:webHidden/>
          </w:rPr>
          <w:fldChar w:fldCharType="separate"/>
        </w:r>
        <w:r w:rsidR="00607ADC">
          <w:rPr>
            <w:noProof/>
            <w:webHidden/>
          </w:rPr>
          <w:t>3</w:t>
        </w:r>
        <w:r w:rsidR="00607ADC">
          <w:rPr>
            <w:noProof/>
            <w:webHidden/>
          </w:rPr>
          <w:fldChar w:fldCharType="end"/>
        </w:r>
      </w:hyperlink>
    </w:p>
    <w:p w14:paraId="6952A2DC" w14:textId="50B891C0"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14" w:history="1">
        <w:r w:rsidRPr="003F77C0">
          <w:rPr>
            <w:rStyle w:val="Hyperlink"/>
            <w:rFonts w:asciiTheme="majorHAnsi" w:hAnsiTheme="majorHAnsi"/>
            <w:noProof/>
          </w:rPr>
          <w:t>1.</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Pricing Management Summary</w:t>
        </w:r>
        <w:r>
          <w:rPr>
            <w:noProof/>
            <w:webHidden/>
          </w:rPr>
          <w:tab/>
        </w:r>
        <w:r>
          <w:rPr>
            <w:noProof/>
            <w:webHidden/>
          </w:rPr>
          <w:fldChar w:fldCharType="begin"/>
        </w:r>
        <w:r>
          <w:rPr>
            <w:noProof/>
            <w:webHidden/>
          </w:rPr>
          <w:instrText xml:space="preserve"> PAGEREF _Toc205984814 \h </w:instrText>
        </w:r>
        <w:r>
          <w:rPr>
            <w:noProof/>
            <w:webHidden/>
          </w:rPr>
        </w:r>
        <w:r>
          <w:rPr>
            <w:noProof/>
            <w:webHidden/>
          </w:rPr>
          <w:fldChar w:fldCharType="separate"/>
        </w:r>
        <w:r>
          <w:rPr>
            <w:noProof/>
            <w:webHidden/>
          </w:rPr>
          <w:t>4</w:t>
        </w:r>
        <w:r>
          <w:rPr>
            <w:noProof/>
            <w:webHidden/>
          </w:rPr>
          <w:fldChar w:fldCharType="end"/>
        </w:r>
      </w:hyperlink>
    </w:p>
    <w:p w14:paraId="223EB38E" w14:textId="7C3D12B8"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15" w:history="1">
        <w:r w:rsidRPr="003F77C0">
          <w:rPr>
            <w:rStyle w:val="Hyperlink"/>
            <w:rFonts w:asciiTheme="majorHAnsi" w:hAnsiTheme="majorHAnsi"/>
            <w:noProof/>
          </w:rPr>
          <w:t>1.1</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Description of the Pricing Management</w:t>
        </w:r>
        <w:r>
          <w:rPr>
            <w:noProof/>
            <w:webHidden/>
          </w:rPr>
          <w:tab/>
        </w:r>
        <w:r>
          <w:rPr>
            <w:noProof/>
            <w:webHidden/>
          </w:rPr>
          <w:fldChar w:fldCharType="begin"/>
        </w:r>
        <w:r>
          <w:rPr>
            <w:noProof/>
            <w:webHidden/>
          </w:rPr>
          <w:instrText xml:space="preserve"> PAGEREF _Toc205984815 \h </w:instrText>
        </w:r>
        <w:r>
          <w:rPr>
            <w:noProof/>
            <w:webHidden/>
          </w:rPr>
        </w:r>
        <w:r>
          <w:rPr>
            <w:noProof/>
            <w:webHidden/>
          </w:rPr>
          <w:fldChar w:fldCharType="separate"/>
        </w:r>
        <w:r>
          <w:rPr>
            <w:noProof/>
            <w:webHidden/>
          </w:rPr>
          <w:t>4</w:t>
        </w:r>
        <w:r>
          <w:rPr>
            <w:noProof/>
            <w:webHidden/>
          </w:rPr>
          <w:fldChar w:fldCharType="end"/>
        </w:r>
      </w:hyperlink>
    </w:p>
    <w:p w14:paraId="5A7B1C0F" w14:textId="0E3D0E26"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16" w:history="1">
        <w:r w:rsidRPr="003F77C0">
          <w:rPr>
            <w:rStyle w:val="Hyperlink"/>
            <w:rFonts w:asciiTheme="majorHAnsi" w:hAnsiTheme="majorHAnsi"/>
            <w:noProof/>
          </w:rPr>
          <w:t>1.2</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Purpose of the Document</w:t>
        </w:r>
        <w:r>
          <w:rPr>
            <w:noProof/>
            <w:webHidden/>
          </w:rPr>
          <w:tab/>
        </w:r>
        <w:r>
          <w:rPr>
            <w:noProof/>
            <w:webHidden/>
          </w:rPr>
          <w:fldChar w:fldCharType="begin"/>
        </w:r>
        <w:r>
          <w:rPr>
            <w:noProof/>
            <w:webHidden/>
          </w:rPr>
          <w:instrText xml:space="preserve"> PAGEREF _Toc205984816 \h </w:instrText>
        </w:r>
        <w:r>
          <w:rPr>
            <w:noProof/>
            <w:webHidden/>
          </w:rPr>
        </w:r>
        <w:r>
          <w:rPr>
            <w:noProof/>
            <w:webHidden/>
          </w:rPr>
          <w:fldChar w:fldCharType="separate"/>
        </w:r>
        <w:r>
          <w:rPr>
            <w:noProof/>
            <w:webHidden/>
          </w:rPr>
          <w:t>5</w:t>
        </w:r>
        <w:r>
          <w:rPr>
            <w:noProof/>
            <w:webHidden/>
          </w:rPr>
          <w:fldChar w:fldCharType="end"/>
        </w:r>
      </w:hyperlink>
    </w:p>
    <w:p w14:paraId="3FF0649C" w14:textId="5E71F1AE"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17" w:history="1">
        <w:r w:rsidRPr="003F77C0">
          <w:rPr>
            <w:rStyle w:val="Hyperlink"/>
            <w:rFonts w:asciiTheme="majorHAnsi" w:hAnsiTheme="majorHAnsi"/>
            <w:noProof/>
          </w:rPr>
          <w:t>1.3</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Open Issues / Items /Dependencies</w:t>
        </w:r>
        <w:r>
          <w:rPr>
            <w:noProof/>
            <w:webHidden/>
          </w:rPr>
          <w:tab/>
        </w:r>
        <w:r>
          <w:rPr>
            <w:noProof/>
            <w:webHidden/>
          </w:rPr>
          <w:fldChar w:fldCharType="begin"/>
        </w:r>
        <w:r>
          <w:rPr>
            <w:noProof/>
            <w:webHidden/>
          </w:rPr>
          <w:instrText xml:space="preserve"> PAGEREF _Toc205984817 \h </w:instrText>
        </w:r>
        <w:r>
          <w:rPr>
            <w:noProof/>
            <w:webHidden/>
          </w:rPr>
        </w:r>
        <w:r>
          <w:rPr>
            <w:noProof/>
            <w:webHidden/>
          </w:rPr>
          <w:fldChar w:fldCharType="separate"/>
        </w:r>
        <w:r>
          <w:rPr>
            <w:noProof/>
            <w:webHidden/>
          </w:rPr>
          <w:t>8</w:t>
        </w:r>
        <w:r>
          <w:rPr>
            <w:noProof/>
            <w:webHidden/>
          </w:rPr>
          <w:fldChar w:fldCharType="end"/>
        </w:r>
      </w:hyperlink>
    </w:p>
    <w:p w14:paraId="04508380" w14:textId="58AF4942"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18" w:history="1">
        <w:r w:rsidRPr="003F77C0">
          <w:rPr>
            <w:rStyle w:val="Hyperlink"/>
            <w:rFonts w:asciiTheme="majorHAnsi" w:hAnsiTheme="majorHAnsi"/>
            <w:noProof/>
          </w:rPr>
          <w:t>1.4</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Assumptions</w:t>
        </w:r>
        <w:r>
          <w:rPr>
            <w:noProof/>
            <w:webHidden/>
          </w:rPr>
          <w:tab/>
        </w:r>
        <w:r>
          <w:rPr>
            <w:noProof/>
            <w:webHidden/>
          </w:rPr>
          <w:fldChar w:fldCharType="begin"/>
        </w:r>
        <w:r>
          <w:rPr>
            <w:noProof/>
            <w:webHidden/>
          </w:rPr>
          <w:instrText xml:space="preserve"> PAGEREF _Toc205984818 \h </w:instrText>
        </w:r>
        <w:r>
          <w:rPr>
            <w:noProof/>
            <w:webHidden/>
          </w:rPr>
        </w:r>
        <w:r>
          <w:rPr>
            <w:noProof/>
            <w:webHidden/>
          </w:rPr>
          <w:fldChar w:fldCharType="separate"/>
        </w:r>
        <w:r>
          <w:rPr>
            <w:noProof/>
            <w:webHidden/>
          </w:rPr>
          <w:t>8</w:t>
        </w:r>
        <w:r>
          <w:rPr>
            <w:noProof/>
            <w:webHidden/>
          </w:rPr>
          <w:fldChar w:fldCharType="end"/>
        </w:r>
      </w:hyperlink>
    </w:p>
    <w:p w14:paraId="1FD17C46" w14:textId="56DF1C9E"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19" w:history="1">
        <w:r w:rsidRPr="003F77C0">
          <w:rPr>
            <w:rStyle w:val="Hyperlink"/>
            <w:rFonts w:asciiTheme="majorHAnsi" w:hAnsiTheme="majorHAnsi"/>
            <w:noProof/>
          </w:rPr>
          <w:t>1.5</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Cross Stream Dependencies</w:t>
        </w:r>
        <w:r>
          <w:rPr>
            <w:noProof/>
            <w:webHidden/>
          </w:rPr>
          <w:tab/>
        </w:r>
        <w:r>
          <w:rPr>
            <w:noProof/>
            <w:webHidden/>
          </w:rPr>
          <w:fldChar w:fldCharType="begin"/>
        </w:r>
        <w:r>
          <w:rPr>
            <w:noProof/>
            <w:webHidden/>
          </w:rPr>
          <w:instrText xml:space="preserve"> PAGEREF _Toc205984819 \h </w:instrText>
        </w:r>
        <w:r>
          <w:rPr>
            <w:noProof/>
            <w:webHidden/>
          </w:rPr>
        </w:r>
        <w:r>
          <w:rPr>
            <w:noProof/>
            <w:webHidden/>
          </w:rPr>
          <w:fldChar w:fldCharType="separate"/>
        </w:r>
        <w:r>
          <w:rPr>
            <w:noProof/>
            <w:webHidden/>
          </w:rPr>
          <w:t>8</w:t>
        </w:r>
        <w:r>
          <w:rPr>
            <w:noProof/>
            <w:webHidden/>
          </w:rPr>
          <w:fldChar w:fldCharType="end"/>
        </w:r>
      </w:hyperlink>
    </w:p>
    <w:p w14:paraId="42995ACD" w14:textId="37AAB563"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20" w:history="1">
        <w:r w:rsidRPr="003F77C0">
          <w:rPr>
            <w:rStyle w:val="Hyperlink"/>
            <w:rFonts w:asciiTheme="majorHAnsi" w:hAnsiTheme="majorHAnsi"/>
            <w:noProof/>
          </w:rPr>
          <w:t>1.6</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Background</w:t>
        </w:r>
        <w:r>
          <w:rPr>
            <w:noProof/>
            <w:webHidden/>
          </w:rPr>
          <w:tab/>
        </w:r>
        <w:r>
          <w:rPr>
            <w:noProof/>
            <w:webHidden/>
          </w:rPr>
          <w:fldChar w:fldCharType="begin"/>
        </w:r>
        <w:r>
          <w:rPr>
            <w:noProof/>
            <w:webHidden/>
          </w:rPr>
          <w:instrText xml:space="preserve"> PAGEREF _Toc205984820 \h </w:instrText>
        </w:r>
        <w:r>
          <w:rPr>
            <w:noProof/>
            <w:webHidden/>
          </w:rPr>
        </w:r>
        <w:r>
          <w:rPr>
            <w:noProof/>
            <w:webHidden/>
          </w:rPr>
          <w:fldChar w:fldCharType="separate"/>
        </w:r>
        <w:r>
          <w:rPr>
            <w:noProof/>
            <w:webHidden/>
          </w:rPr>
          <w:t>9</w:t>
        </w:r>
        <w:r>
          <w:rPr>
            <w:noProof/>
            <w:webHidden/>
          </w:rPr>
          <w:fldChar w:fldCharType="end"/>
        </w:r>
      </w:hyperlink>
    </w:p>
    <w:p w14:paraId="103D4E5B" w14:textId="5927F1A2"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21" w:history="1">
        <w:r w:rsidRPr="003F77C0">
          <w:rPr>
            <w:rStyle w:val="Hyperlink"/>
            <w:rFonts w:asciiTheme="majorHAnsi" w:hAnsiTheme="majorHAnsi"/>
            <w:noProof/>
          </w:rPr>
          <w:t>2.</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High Level Business Requirements Traceability</w:t>
        </w:r>
        <w:r>
          <w:rPr>
            <w:noProof/>
            <w:webHidden/>
          </w:rPr>
          <w:tab/>
        </w:r>
        <w:r>
          <w:rPr>
            <w:noProof/>
            <w:webHidden/>
          </w:rPr>
          <w:fldChar w:fldCharType="begin"/>
        </w:r>
        <w:r>
          <w:rPr>
            <w:noProof/>
            <w:webHidden/>
          </w:rPr>
          <w:instrText xml:space="preserve"> PAGEREF _Toc205984821 \h </w:instrText>
        </w:r>
        <w:r>
          <w:rPr>
            <w:noProof/>
            <w:webHidden/>
          </w:rPr>
        </w:r>
        <w:r>
          <w:rPr>
            <w:noProof/>
            <w:webHidden/>
          </w:rPr>
          <w:fldChar w:fldCharType="separate"/>
        </w:r>
        <w:r>
          <w:rPr>
            <w:noProof/>
            <w:webHidden/>
          </w:rPr>
          <w:t>11</w:t>
        </w:r>
        <w:r>
          <w:rPr>
            <w:noProof/>
            <w:webHidden/>
          </w:rPr>
          <w:fldChar w:fldCharType="end"/>
        </w:r>
      </w:hyperlink>
    </w:p>
    <w:p w14:paraId="1AF3B168" w14:textId="4A5366F1"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22" w:history="1">
        <w:r w:rsidRPr="003F77C0">
          <w:rPr>
            <w:rStyle w:val="Hyperlink"/>
            <w:rFonts w:asciiTheme="majorHAnsi" w:hAnsiTheme="majorHAnsi"/>
            <w:noProof/>
          </w:rPr>
          <w:t>3.</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Process Flow Conventions</w:t>
        </w:r>
        <w:r>
          <w:rPr>
            <w:noProof/>
            <w:webHidden/>
          </w:rPr>
          <w:tab/>
        </w:r>
        <w:r>
          <w:rPr>
            <w:noProof/>
            <w:webHidden/>
          </w:rPr>
          <w:fldChar w:fldCharType="begin"/>
        </w:r>
        <w:r>
          <w:rPr>
            <w:noProof/>
            <w:webHidden/>
          </w:rPr>
          <w:instrText xml:space="preserve"> PAGEREF _Toc205984822 \h </w:instrText>
        </w:r>
        <w:r>
          <w:rPr>
            <w:noProof/>
            <w:webHidden/>
          </w:rPr>
        </w:r>
        <w:r>
          <w:rPr>
            <w:noProof/>
            <w:webHidden/>
          </w:rPr>
          <w:fldChar w:fldCharType="separate"/>
        </w:r>
        <w:r>
          <w:rPr>
            <w:noProof/>
            <w:webHidden/>
          </w:rPr>
          <w:t>16</w:t>
        </w:r>
        <w:r>
          <w:rPr>
            <w:noProof/>
            <w:webHidden/>
          </w:rPr>
          <w:fldChar w:fldCharType="end"/>
        </w:r>
      </w:hyperlink>
    </w:p>
    <w:p w14:paraId="11E9AD0A" w14:textId="48CB99D4"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23" w:history="1">
        <w:r w:rsidRPr="003F77C0">
          <w:rPr>
            <w:rStyle w:val="Hyperlink"/>
            <w:rFonts w:asciiTheme="majorHAnsi" w:hAnsiTheme="majorHAnsi"/>
            <w:noProof/>
          </w:rPr>
          <w:t>4.</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Process Details</w:t>
        </w:r>
        <w:r>
          <w:rPr>
            <w:noProof/>
            <w:webHidden/>
          </w:rPr>
          <w:tab/>
        </w:r>
        <w:r>
          <w:rPr>
            <w:noProof/>
            <w:webHidden/>
          </w:rPr>
          <w:fldChar w:fldCharType="begin"/>
        </w:r>
        <w:r>
          <w:rPr>
            <w:noProof/>
            <w:webHidden/>
          </w:rPr>
          <w:instrText xml:space="preserve"> PAGEREF _Toc205984823 \h </w:instrText>
        </w:r>
        <w:r>
          <w:rPr>
            <w:noProof/>
            <w:webHidden/>
          </w:rPr>
        </w:r>
        <w:r>
          <w:rPr>
            <w:noProof/>
            <w:webHidden/>
          </w:rPr>
          <w:fldChar w:fldCharType="separate"/>
        </w:r>
        <w:r>
          <w:rPr>
            <w:noProof/>
            <w:webHidden/>
          </w:rPr>
          <w:t>17</w:t>
        </w:r>
        <w:r>
          <w:rPr>
            <w:noProof/>
            <w:webHidden/>
          </w:rPr>
          <w:fldChar w:fldCharType="end"/>
        </w:r>
      </w:hyperlink>
    </w:p>
    <w:p w14:paraId="4CA00C55" w14:textId="36E6BE68"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24" w:history="1">
        <w:r w:rsidRPr="003F77C0">
          <w:rPr>
            <w:rStyle w:val="Hyperlink"/>
            <w:rFonts w:asciiTheme="majorHAnsi" w:hAnsiTheme="majorHAnsi"/>
            <w:i/>
            <w:noProof/>
          </w:rPr>
          <w:t>4.1</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i/>
            <w:noProof/>
          </w:rPr>
          <w:t>Scope</w:t>
        </w:r>
        <w:r>
          <w:rPr>
            <w:noProof/>
            <w:webHidden/>
          </w:rPr>
          <w:tab/>
        </w:r>
        <w:r>
          <w:rPr>
            <w:noProof/>
            <w:webHidden/>
          </w:rPr>
          <w:fldChar w:fldCharType="begin"/>
        </w:r>
        <w:r>
          <w:rPr>
            <w:noProof/>
            <w:webHidden/>
          </w:rPr>
          <w:instrText xml:space="preserve"> PAGEREF _Toc205984824 \h </w:instrText>
        </w:r>
        <w:r>
          <w:rPr>
            <w:noProof/>
            <w:webHidden/>
          </w:rPr>
        </w:r>
        <w:r>
          <w:rPr>
            <w:noProof/>
            <w:webHidden/>
          </w:rPr>
          <w:fldChar w:fldCharType="separate"/>
        </w:r>
        <w:r>
          <w:rPr>
            <w:noProof/>
            <w:webHidden/>
          </w:rPr>
          <w:t>17</w:t>
        </w:r>
        <w:r>
          <w:rPr>
            <w:noProof/>
            <w:webHidden/>
          </w:rPr>
          <w:fldChar w:fldCharType="end"/>
        </w:r>
      </w:hyperlink>
    </w:p>
    <w:p w14:paraId="3305FF75" w14:textId="62EE773E"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25" w:history="1">
        <w:r w:rsidRPr="003F77C0">
          <w:rPr>
            <w:rStyle w:val="Hyperlink"/>
            <w:rFonts w:asciiTheme="majorHAnsi" w:hAnsiTheme="majorHAnsi"/>
            <w:i/>
            <w:noProof/>
          </w:rPr>
          <w:t>4.2</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i/>
            <w:noProof/>
          </w:rPr>
          <w:t>Event</w:t>
        </w:r>
        <w:r>
          <w:rPr>
            <w:noProof/>
            <w:webHidden/>
          </w:rPr>
          <w:tab/>
        </w:r>
        <w:r>
          <w:rPr>
            <w:noProof/>
            <w:webHidden/>
          </w:rPr>
          <w:fldChar w:fldCharType="begin"/>
        </w:r>
        <w:r>
          <w:rPr>
            <w:noProof/>
            <w:webHidden/>
          </w:rPr>
          <w:instrText xml:space="preserve"> PAGEREF _Toc205984825 \h </w:instrText>
        </w:r>
        <w:r>
          <w:rPr>
            <w:noProof/>
            <w:webHidden/>
          </w:rPr>
        </w:r>
        <w:r>
          <w:rPr>
            <w:noProof/>
            <w:webHidden/>
          </w:rPr>
          <w:fldChar w:fldCharType="separate"/>
        </w:r>
        <w:r>
          <w:rPr>
            <w:noProof/>
            <w:webHidden/>
          </w:rPr>
          <w:t>22</w:t>
        </w:r>
        <w:r>
          <w:rPr>
            <w:noProof/>
            <w:webHidden/>
          </w:rPr>
          <w:fldChar w:fldCharType="end"/>
        </w:r>
      </w:hyperlink>
    </w:p>
    <w:p w14:paraId="0825F889" w14:textId="450F0559"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26" w:history="1">
        <w:r w:rsidRPr="003F77C0">
          <w:rPr>
            <w:rStyle w:val="Hyperlink"/>
            <w:rFonts w:asciiTheme="majorHAnsi" w:hAnsiTheme="majorHAnsi"/>
            <w:i/>
            <w:iCs/>
            <w:noProof/>
          </w:rPr>
          <w:t>4.3</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i/>
            <w:iCs/>
            <w:noProof/>
          </w:rPr>
          <w:t>Process Setup</w:t>
        </w:r>
        <w:r>
          <w:rPr>
            <w:noProof/>
            <w:webHidden/>
          </w:rPr>
          <w:tab/>
        </w:r>
        <w:r>
          <w:rPr>
            <w:noProof/>
            <w:webHidden/>
          </w:rPr>
          <w:fldChar w:fldCharType="begin"/>
        </w:r>
        <w:r>
          <w:rPr>
            <w:noProof/>
            <w:webHidden/>
          </w:rPr>
          <w:instrText xml:space="preserve"> PAGEREF _Toc205984826 \h </w:instrText>
        </w:r>
        <w:r>
          <w:rPr>
            <w:noProof/>
            <w:webHidden/>
          </w:rPr>
        </w:r>
        <w:r>
          <w:rPr>
            <w:noProof/>
            <w:webHidden/>
          </w:rPr>
          <w:fldChar w:fldCharType="separate"/>
        </w:r>
        <w:r>
          <w:rPr>
            <w:noProof/>
            <w:webHidden/>
          </w:rPr>
          <w:t>22</w:t>
        </w:r>
        <w:r>
          <w:rPr>
            <w:noProof/>
            <w:webHidden/>
          </w:rPr>
          <w:fldChar w:fldCharType="end"/>
        </w:r>
      </w:hyperlink>
    </w:p>
    <w:p w14:paraId="33BC48C2" w14:textId="5EBA631B"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27" w:history="1">
        <w:r w:rsidRPr="003F77C0">
          <w:rPr>
            <w:rStyle w:val="Hyperlink"/>
            <w:noProof/>
          </w:rPr>
          <w:t>4.3.1</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noProof/>
          </w:rPr>
          <w:t>Pricing structure Power</w:t>
        </w:r>
        <w:r>
          <w:rPr>
            <w:noProof/>
            <w:webHidden/>
          </w:rPr>
          <w:tab/>
        </w:r>
        <w:r>
          <w:rPr>
            <w:noProof/>
            <w:webHidden/>
          </w:rPr>
          <w:fldChar w:fldCharType="begin"/>
        </w:r>
        <w:r>
          <w:rPr>
            <w:noProof/>
            <w:webHidden/>
          </w:rPr>
          <w:instrText xml:space="preserve"> PAGEREF _Toc205984827 \h </w:instrText>
        </w:r>
        <w:r>
          <w:rPr>
            <w:noProof/>
            <w:webHidden/>
          </w:rPr>
        </w:r>
        <w:r>
          <w:rPr>
            <w:noProof/>
            <w:webHidden/>
          </w:rPr>
          <w:fldChar w:fldCharType="separate"/>
        </w:r>
        <w:r>
          <w:rPr>
            <w:noProof/>
            <w:webHidden/>
          </w:rPr>
          <w:t>22</w:t>
        </w:r>
        <w:r>
          <w:rPr>
            <w:noProof/>
            <w:webHidden/>
          </w:rPr>
          <w:fldChar w:fldCharType="end"/>
        </w:r>
      </w:hyperlink>
    </w:p>
    <w:p w14:paraId="593FFBAA" w14:textId="4E4D7497"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28" w:history="1">
        <w:r w:rsidRPr="003F77C0">
          <w:rPr>
            <w:rStyle w:val="Hyperlink"/>
            <w:noProof/>
          </w:rPr>
          <w:t>4.3.2</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noProof/>
          </w:rPr>
          <w:t>Pricing Structure Gas</w:t>
        </w:r>
        <w:r>
          <w:rPr>
            <w:noProof/>
            <w:webHidden/>
          </w:rPr>
          <w:tab/>
        </w:r>
        <w:r>
          <w:rPr>
            <w:noProof/>
            <w:webHidden/>
          </w:rPr>
          <w:fldChar w:fldCharType="begin"/>
        </w:r>
        <w:r>
          <w:rPr>
            <w:noProof/>
            <w:webHidden/>
          </w:rPr>
          <w:instrText xml:space="preserve"> PAGEREF _Toc205984828 \h </w:instrText>
        </w:r>
        <w:r>
          <w:rPr>
            <w:noProof/>
            <w:webHidden/>
          </w:rPr>
        </w:r>
        <w:r>
          <w:rPr>
            <w:noProof/>
            <w:webHidden/>
          </w:rPr>
          <w:fldChar w:fldCharType="separate"/>
        </w:r>
        <w:r>
          <w:rPr>
            <w:noProof/>
            <w:webHidden/>
          </w:rPr>
          <w:t>40</w:t>
        </w:r>
        <w:r>
          <w:rPr>
            <w:noProof/>
            <w:webHidden/>
          </w:rPr>
          <w:fldChar w:fldCharType="end"/>
        </w:r>
      </w:hyperlink>
    </w:p>
    <w:p w14:paraId="06A683A6" w14:textId="74217BBA"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29" w:history="1">
        <w:r w:rsidRPr="003F77C0">
          <w:rPr>
            <w:rStyle w:val="Hyperlink"/>
            <w:noProof/>
          </w:rPr>
          <w:t>4.3.3</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noProof/>
          </w:rPr>
          <w:t>Sample Calculation</w:t>
        </w:r>
        <w:r>
          <w:rPr>
            <w:noProof/>
            <w:webHidden/>
          </w:rPr>
          <w:tab/>
        </w:r>
        <w:r>
          <w:rPr>
            <w:noProof/>
            <w:webHidden/>
          </w:rPr>
          <w:fldChar w:fldCharType="begin"/>
        </w:r>
        <w:r>
          <w:rPr>
            <w:noProof/>
            <w:webHidden/>
          </w:rPr>
          <w:instrText xml:space="preserve"> PAGEREF _Toc205984829 \h </w:instrText>
        </w:r>
        <w:r>
          <w:rPr>
            <w:noProof/>
            <w:webHidden/>
          </w:rPr>
        </w:r>
        <w:r>
          <w:rPr>
            <w:noProof/>
            <w:webHidden/>
          </w:rPr>
          <w:fldChar w:fldCharType="separate"/>
        </w:r>
        <w:r>
          <w:rPr>
            <w:noProof/>
            <w:webHidden/>
          </w:rPr>
          <w:t>91</w:t>
        </w:r>
        <w:r>
          <w:rPr>
            <w:noProof/>
            <w:webHidden/>
          </w:rPr>
          <w:fldChar w:fldCharType="end"/>
        </w:r>
      </w:hyperlink>
    </w:p>
    <w:p w14:paraId="3D153772" w14:textId="30F1C4D2"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0" w:history="1">
        <w:r w:rsidRPr="003F77C0">
          <w:rPr>
            <w:rStyle w:val="Hyperlink"/>
            <w:noProof/>
          </w:rPr>
          <w:t>4.3.4</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noProof/>
          </w:rPr>
          <w:t>Prep Curve and Power Product Mapping</w:t>
        </w:r>
        <w:r>
          <w:rPr>
            <w:noProof/>
            <w:webHidden/>
          </w:rPr>
          <w:tab/>
        </w:r>
        <w:r>
          <w:rPr>
            <w:noProof/>
            <w:webHidden/>
          </w:rPr>
          <w:fldChar w:fldCharType="begin"/>
        </w:r>
        <w:r>
          <w:rPr>
            <w:noProof/>
            <w:webHidden/>
          </w:rPr>
          <w:instrText xml:space="preserve"> PAGEREF _Toc205984830 \h </w:instrText>
        </w:r>
        <w:r>
          <w:rPr>
            <w:noProof/>
            <w:webHidden/>
          </w:rPr>
        </w:r>
        <w:r>
          <w:rPr>
            <w:noProof/>
            <w:webHidden/>
          </w:rPr>
          <w:fldChar w:fldCharType="separate"/>
        </w:r>
        <w:r>
          <w:rPr>
            <w:noProof/>
            <w:webHidden/>
          </w:rPr>
          <w:t>112</w:t>
        </w:r>
        <w:r>
          <w:rPr>
            <w:noProof/>
            <w:webHidden/>
          </w:rPr>
          <w:fldChar w:fldCharType="end"/>
        </w:r>
      </w:hyperlink>
    </w:p>
    <w:p w14:paraId="71FCD678" w14:textId="35D0124F"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1" w:history="1">
        <w:r w:rsidRPr="003F77C0">
          <w:rPr>
            <w:rStyle w:val="Hyperlink"/>
            <w:noProof/>
          </w:rPr>
          <w:t>4.3.5</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noProof/>
          </w:rPr>
          <w:t>Prep Curve and Gas Product Mapping</w:t>
        </w:r>
        <w:r>
          <w:rPr>
            <w:noProof/>
            <w:webHidden/>
          </w:rPr>
          <w:tab/>
        </w:r>
        <w:r>
          <w:rPr>
            <w:noProof/>
            <w:webHidden/>
          </w:rPr>
          <w:fldChar w:fldCharType="begin"/>
        </w:r>
        <w:r>
          <w:rPr>
            <w:noProof/>
            <w:webHidden/>
          </w:rPr>
          <w:instrText xml:space="preserve"> PAGEREF _Toc205984831 \h </w:instrText>
        </w:r>
        <w:r>
          <w:rPr>
            <w:noProof/>
            <w:webHidden/>
          </w:rPr>
        </w:r>
        <w:r>
          <w:rPr>
            <w:noProof/>
            <w:webHidden/>
          </w:rPr>
          <w:fldChar w:fldCharType="separate"/>
        </w:r>
        <w:r>
          <w:rPr>
            <w:noProof/>
            <w:webHidden/>
          </w:rPr>
          <w:t>116</w:t>
        </w:r>
        <w:r>
          <w:rPr>
            <w:noProof/>
            <w:webHidden/>
          </w:rPr>
          <w:fldChar w:fldCharType="end"/>
        </w:r>
      </w:hyperlink>
    </w:p>
    <w:p w14:paraId="0BBCB36E" w14:textId="6627113B"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32" w:history="1">
        <w:r w:rsidRPr="003F77C0">
          <w:rPr>
            <w:rStyle w:val="Hyperlink"/>
            <w:rFonts w:asciiTheme="majorHAnsi" w:hAnsiTheme="majorHAnsi"/>
            <w:i/>
            <w:noProof/>
            <w:highlight w:val="lightGray"/>
          </w:rPr>
          <w:t>4.4</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i/>
            <w:noProof/>
            <w:highlight w:val="lightGray"/>
          </w:rPr>
          <w:t>Process Details</w:t>
        </w:r>
        <w:r>
          <w:rPr>
            <w:noProof/>
            <w:webHidden/>
          </w:rPr>
          <w:tab/>
        </w:r>
        <w:r>
          <w:rPr>
            <w:noProof/>
            <w:webHidden/>
          </w:rPr>
          <w:fldChar w:fldCharType="begin"/>
        </w:r>
        <w:r>
          <w:rPr>
            <w:noProof/>
            <w:webHidden/>
          </w:rPr>
          <w:instrText xml:space="preserve"> PAGEREF _Toc205984832 \h </w:instrText>
        </w:r>
        <w:r>
          <w:rPr>
            <w:noProof/>
            <w:webHidden/>
          </w:rPr>
        </w:r>
        <w:r>
          <w:rPr>
            <w:noProof/>
            <w:webHidden/>
          </w:rPr>
          <w:fldChar w:fldCharType="separate"/>
        </w:r>
        <w:r>
          <w:rPr>
            <w:noProof/>
            <w:webHidden/>
          </w:rPr>
          <w:t>120</w:t>
        </w:r>
        <w:r>
          <w:rPr>
            <w:noProof/>
            <w:webHidden/>
          </w:rPr>
          <w:fldChar w:fldCharType="end"/>
        </w:r>
      </w:hyperlink>
    </w:p>
    <w:p w14:paraId="613C43EC" w14:textId="65FF0F05"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3" w:history="1">
        <w:r w:rsidRPr="003F77C0">
          <w:rPr>
            <w:rStyle w:val="Hyperlink"/>
            <w:rFonts w:ascii="Calibri" w:hAnsi="Calibri" w:cs="Calibri"/>
            <w:noProof/>
            <w:highlight w:val="lightGray"/>
          </w:rPr>
          <w:t>4.4.1</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highlight w:val="lightGray"/>
          </w:rPr>
          <w:t>Price Monitoring</w:t>
        </w:r>
        <w:r>
          <w:rPr>
            <w:noProof/>
            <w:webHidden/>
          </w:rPr>
          <w:tab/>
        </w:r>
        <w:r>
          <w:rPr>
            <w:noProof/>
            <w:webHidden/>
          </w:rPr>
          <w:fldChar w:fldCharType="begin"/>
        </w:r>
        <w:r>
          <w:rPr>
            <w:noProof/>
            <w:webHidden/>
          </w:rPr>
          <w:instrText xml:space="preserve"> PAGEREF _Toc205984833 \h </w:instrText>
        </w:r>
        <w:r>
          <w:rPr>
            <w:noProof/>
            <w:webHidden/>
          </w:rPr>
        </w:r>
        <w:r>
          <w:rPr>
            <w:noProof/>
            <w:webHidden/>
          </w:rPr>
          <w:fldChar w:fldCharType="separate"/>
        </w:r>
        <w:r>
          <w:rPr>
            <w:noProof/>
            <w:webHidden/>
          </w:rPr>
          <w:t>120</w:t>
        </w:r>
        <w:r>
          <w:rPr>
            <w:noProof/>
            <w:webHidden/>
          </w:rPr>
          <w:fldChar w:fldCharType="end"/>
        </w:r>
      </w:hyperlink>
    </w:p>
    <w:p w14:paraId="6006A114" w14:textId="0D88FC80"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4" w:history="1">
        <w:r w:rsidRPr="003F77C0">
          <w:rPr>
            <w:rStyle w:val="Hyperlink"/>
            <w:rFonts w:ascii="Calibri" w:hAnsi="Calibri" w:cs="Calibri"/>
            <w:noProof/>
          </w:rPr>
          <w:t>4.4.2</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Fee Management</w:t>
        </w:r>
        <w:r>
          <w:rPr>
            <w:noProof/>
            <w:webHidden/>
          </w:rPr>
          <w:tab/>
        </w:r>
        <w:r>
          <w:rPr>
            <w:noProof/>
            <w:webHidden/>
          </w:rPr>
          <w:fldChar w:fldCharType="begin"/>
        </w:r>
        <w:r>
          <w:rPr>
            <w:noProof/>
            <w:webHidden/>
          </w:rPr>
          <w:instrText xml:space="preserve"> PAGEREF _Toc205984834 \h </w:instrText>
        </w:r>
        <w:r>
          <w:rPr>
            <w:noProof/>
            <w:webHidden/>
          </w:rPr>
        </w:r>
        <w:r>
          <w:rPr>
            <w:noProof/>
            <w:webHidden/>
          </w:rPr>
          <w:fldChar w:fldCharType="separate"/>
        </w:r>
        <w:r>
          <w:rPr>
            <w:noProof/>
            <w:webHidden/>
          </w:rPr>
          <w:t>123</w:t>
        </w:r>
        <w:r>
          <w:rPr>
            <w:noProof/>
            <w:webHidden/>
          </w:rPr>
          <w:fldChar w:fldCharType="end"/>
        </w:r>
      </w:hyperlink>
    </w:p>
    <w:p w14:paraId="795E6F21" w14:textId="799B6C69"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5" w:history="1">
        <w:r w:rsidRPr="003F77C0">
          <w:rPr>
            <w:rStyle w:val="Hyperlink"/>
            <w:rFonts w:ascii="Calibri" w:hAnsi="Calibri" w:cs="Calibri"/>
            <w:noProof/>
          </w:rPr>
          <w:t>4.4.3</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Hedging</w:t>
        </w:r>
        <w:r>
          <w:rPr>
            <w:noProof/>
            <w:webHidden/>
          </w:rPr>
          <w:tab/>
        </w:r>
        <w:r>
          <w:rPr>
            <w:noProof/>
            <w:webHidden/>
          </w:rPr>
          <w:fldChar w:fldCharType="begin"/>
        </w:r>
        <w:r>
          <w:rPr>
            <w:noProof/>
            <w:webHidden/>
          </w:rPr>
          <w:instrText xml:space="preserve"> PAGEREF _Toc205984835 \h </w:instrText>
        </w:r>
        <w:r>
          <w:rPr>
            <w:noProof/>
            <w:webHidden/>
          </w:rPr>
        </w:r>
        <w:r>
          <w:rPr>
            <w:noProof/>
            <w:webHidden/>
          </w:rPr>
          <w:fldChar w:fldCharType="separate"/>
        </w:r>
        <w:r>
          <w:rPr>
            <w:noProof/>
            <w:webHidden/>
          </w:rPr>
          <w:t>131</w:t>
        </w:r>
        <w:r>
          <w:rPr>
            <w:noProof/>
            <w:webHidden/>
          </w:rPr>
          <w:fldChar w:fldCharType="end"/>
        </w:r>
      </w:hyperlink>
    </w:p>
    <w:p w14:paraId="36DA3049" w14:textId="0336C28A"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6" w:history="1">
        <w:r w:rsidRPr="003F77C0">
          <w:rPr>
            <w:rStyle w:val="Hyperlink"/>
            <w:rFonts w:ascii="Calibri" w:hAnsi="Calibri" w:cs="Calibri"/>
            <w:noProof/>
          </w:rPr>
          <w:t>4.4.4</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Financial Impact of Contract Changes</w:t>
        </w:r>
        <w:r>
          <w:rPr>
            <w:noProof/>
            <w:webHidden/>
          </w:rPr>
          <w:tab/>
        </w:r>
        <w:r>
          <w:rPr>
            <w:noProof/>
            <w:webHidden/>
          </w:rPr>
          <w:fldChar w:fldCharType="begin"/>
        </w:r>
        <w:r>
          <w:rPr>
            <w:noProof/>
            <w:webHidden/>
          </w:rPr>
          <w:instrText xml:space="preserve"> PAGEREF _Toc205984836 \h </w:instrText>
        </w:r>
        <w:r>
          <w:rPr>
            <w:noProof/>
            <w:webHidden/>
          </w:rPr>
        </w:r>
        <w:r>
          <w:rPr>
            <w:noProof/>
            <w:webHidden/>
          </w:rPr>
          <w:fldChar w:fldCharType="separate"/>
        </w:r>
        <w:r>
          <w:rPr>
            <w:noProof/>
            <w:webHidden/>
          </w:rPr>
          <w:t>134</w:t>
        </w:r>
        <w:r>
          <w:rPr>
            <w:noProof/>
            <w:webHidden/>
          </w:rPr>
          <w:fldChar w:fldCharType="end"/>
        </w:r>
      </w:hyperlink>
    </w:p>
    <w:p w14:paraId="6B7B3E8D" w14:textId="19FCF734"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7" w:history="1">
        <w:r w:rsidRPr="003F77C0">
          <w:rPr>
            <w:rStyle w:val="Hyperlink"/>
            <w:rFonts w:ascii="Calibri" w:hAnsi="Calibri" w:cs="Calibri"/>
            <w:noProof/>
          </w:rPr>
          <w:t>4.4.5</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Opening and Closing Possibility for Offers and Contracts</w:t>
        </w:r>
        <w:r>
          <w:rPr>
            <w:noProof/>
            <w:webHidden/>
          </w:rPr>
          <w:tab/>
        </w:r>
        <w:r>
          <w:rPr>
            <w:noProof/>
            <w:webHidden/>
          </w:rPr>
          <w:fldChar w:fldCharType="begin"/>
        </w:r>
        <w:r>
          <w:rPr>
            <w:noProof/>
            <w:webHidden/>
          </w:rPr>
          <w:instrText xml:space="preserve"> PAGEREF _Toc205984837 \h </w:instrText>
        </w:r>
        <w:r>
          <w:rPr>
            <w:noProof/>
            <w:webHidden/>
          </w:rPr>
        </w:r>
        <w:r>
          <w:rPr>
            <w:noProof/>
            <w:webHidden/>
          </w:rPr>
          <w:fldChar w:fldCharType="separate"/>
        </w:r>
        <w:r>
          <w:rPr>
            <w:noProof/>
            <w:webHidden/>
          </w:rPr>
          <w:t>136</w:t>
        </w:r>
        <w:r>
          <w:rPr>
            <w:noProof/>
            <w:webHidden/>
          </w:rPr>
          <w:fldChar w:fldCharType="end"/>
        </w:r>
      </w:hyperlink>
    </w:p>
    <w:p w14:paraId="721BA5D9" w14:textId="737DEBAC"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8" w:history="1">
        <w:r w:rsidRPr="003F77C0">
          <w:rPr>
            <w:rStyle w:val="Hyperlink"/>
            <w:rFonts w:ascii="Calibri" w:hAnsi="Calibri" w:cs="Calibri"/>
            <w:noProof/>
          </w:rPr>
          <w:t>4.4.6</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Product Management</w:t>
        </w:r>
        <w:r>
          <w:rPr>
            <w:noProof/>
            <w:webHidden/>
          </w:rPr>
          <w:tab/>
        </w:r>
        <w:r>
          <w:rPr>
            <w:noProof/>
            <w:webHidden/>
          </w:rPr>
          <w:fldChar w:fldCharType="begin"/>
        </w:r>
        <w:r>
          <w:rPr>
            <w:noProof/>
            <w:webHidden/>
          </w:rPr>
          <w:instrText xml:space="preserve"> PAGEREF _Toc205984838 \h </w:instrText>
        </w:r>
        <w:r>
          <w:rPr>
            <w:noProof/>
            <w:webHidden/>
          </w:rPr>
        </w:r>
        <w:r>
          <w:rPr>
            <w:noProof/>
            <w:webHidden/>
          </w:rPr>
          <w:fldChar w:fldCharType="separate"/>
        </w:r>
        <w:r>
          <w:rPr>
            <w:noProof/>
            <w:webHidden/>
          </w:rPr>
          <w:t>137</w:t>
        </w:r>
        <w:r>
          <w:rPr>
            <w:noProof/>
            <w:webHidden/>
          </w:rPr>
          <w:fldChar w:fldCharType="end"/>
        </w:r>
      </w:hyperlink>
    </w:p>
    <w:p w14:paraId="29B67523" w14:textId="33F4D790"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39" w:history="1">
        <w:r w:rsidRPr="003F77C0">
          <w:rPr>
            <w:rStyle w:val="Hyperlink"/>
            <w:rFonts w:ascii="Calibri" w:hAnsi="Calibri" w:cs="Calibri"/>
            <w:noProof/>
          </w:rPr>
          <w:t>4.4.7</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Creating and Renewing Offers</w:t>
        </w:r>
        <w:r>
          <w:rPr>
            <w:noProof/>
            <w:webHidden/>
          </w:rPr>
          <w:tab/>
        </w:r>
        <w:r>
          <w:rPr>
            <w:noProof/>
            <w:webHidden/>
          </w:rPr>
          <w:fldChar w:fldCharType="begin"/>
        </w:r>
        <w:r>
          <w:rPr>
            <w:noProof/>
            <w:webHidden/>
          </w:rPr>
          <w:instrText xml:space="preserve"> PAGEREF _Toc205984839 \h </w:instrText>
        </w:r>
        <w:r>
          <w:rPr>
            <w:noProof/>
            <w:webHidden/>
          </w:rPr>
        </w:r>
        <w:r>
          <w:rPr>
            <w:noProof/>
            <w:webHidden/>
          </w:rPr>
          <w:fldChar w:fldCharType="separate"/>
        </w:r>
        <w:r>
          <w:rPr>
            <w:noProof/>
            <w:webHidden/>
          </w:rPr>
          <w:t>139</w:t>
        </w:r>
        <w:r>
          <w:rPr>
            <w:noProof/>
            <w:webHidden/>
          </w:rPr>
          <w:fldChar w:fldCharType="end"/>
        </w:r>
      </w:hyperlink>
    </w:p>
    <w:p w14:paraId="57B88A91" w14:textId="097BD35F"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40" w:history="1">
        <w:r w:rsidRPr="003F77C0">
          <w:rPr>
            <w:rStyle w:val="Hyperlink"/>
            <w:rFonts w:ascii="Calibri" w:hAnsi="Calibri" w:cs="Calibri"/>
            <w:noProof/>
          </w:rPr>
          <w:t>4.4.8</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Contracting</w:t>
        </w:r>
        <w:r>
          <w:rPr>
            <w:noProof/>
            <w:webHidden/>
          </w:rPr>
          <w:tab/>
        </w:r>
        <w:r>
          <w:rPr>
            <w:noProof/>
            <w:webHidden/>
          </w:rPr>
          <w:fldChar w:fldCharType="begin"/>
        </w:r>
        <w:r>
          <w:rPr>
            <w:noProof/>
            <w:webHidden/>
          </w:rPr>
          <w:instrText xml:space="preserve"> PAGEREF _Toc205984840 \h </w:instrText>
        </w:r>
        <w:r>
          <w:rPr>
            <w:noProof/>
            <w:webHidden/>
          </w:rPr>
        </w:r>
        <w:r>
          <w:rPr>
            <w:noProof/>
            <w:webHidden/>
          </w:rPr>
          <w:fldChar w:fldCharType="separate"/>
        </w:r>
        <w:r>
          <w:rPr>
            <w:noProof/>
            <w:webHidden/>
          </w:rPr>
          <w:t>149</w:t>
        </w:r>
        <w:r>
          <w:rPr>
            <w:noProof/>
            <w:webHidden/>
          </w:rPr>
          <w:fldChar w:fldCharType="end"/>
        </w:r>
      </w:hyperlink>
    </w:p>
    <w:p w14:paraId="5DA8C81F" w14:textId="3C026A44" w:rsidR="00607ADC" w:rsidRDefault="00607ADC">
      <w:pPr>
        <w:pStyle w:val="TOC3"/>
        <w:tabs>
          <w:tab w:val="left" w:pos="110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41" w:history="1">
        <w:r w:rsidRPr="003F77C0">
          <w:rPr>
            <w:rStyle w:val="Hyperlink"/>
            <w:rFonts w:ascii="Calibri" w:hAnsi="Calibri" w:cs="Calibri"/>
            <w:noProof/>
          </w:rPr>
          <w:t>4.4.9</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Contract Change Management</w:t>
        </w:r>
        <w:r>
          <w:rPr>
            <w:noProof/>
            <w:webHidden/>
          </w:rPr>
          <w:tab/>
        </w:r>
        <w:r>
          <w:rPr>
            <w:noProof/>
            <w:webHidden/>
          </w:rPr>
          <w:fldChar w:fldCharType="begin"/>
        </w:r>
        <w:r>
          <w:rPr>
            <w:noProof/>
            <w:webHidden/>
          </w:rPr>
          <w:instrText xml:space="preserve"> PAGEREF _Toc205984841 \h </w:instrText>
        </w:r>
        <w:r>
          <w:rPr>
            <w:noProof/>
            <w:webHidden/>
          </w:rPr>
        </w:r>
        <w:r>
          <w:rPr>
            <w:noProof/>
            <w:webHidden/>
          </w:rPr>
          <w:fldChar w:fldCharType="separate"/>
        </w:r>
        <w:r>
          <w:rPr>
            <w:noProof/>
            <w:webHidden/>
          </w:rPr>
          <w:t>150</w:t>
        </w:r>
        <w:r>
          <w:rPr>
            <w:noProof/>
            <w:webHidden/>
          </w:rPr>
          <w:fldChar w:fldCharType="end"/>
        </w:r>
      </w:hyperlink>
    </w:p>
    <w:p w14:paraId="2F12393C" w14:textId="59434C41" w:rsidR="00607ADC" w:rsidRDefault="00607ADC">
      <w:pPr>
        <w:pStyle w:val="TOC3"/>
        <w:tabs>
          <w:tab w:val="left" w:pos="1320"/>
          <w:tab w:val="right" w:leader="dot" w:pos="9061"/>
        </w:tabs>
        <w:rPr>
          <w:rFonts w:asciiTheme="minorHAnsi" w:eastAsiaTheme="minorEastAsia" w:hAnsiTheme="minorHAnsi" w:cstheme="minorBidi"/>
          <w:i w:val="0"/>
          <w:iCs w:val="0"/>
          <w:caps w:val="0"/>
          <w:noProof/>
          <w:kern w:val="2"/>
          <w:sz w:val="24"/>
          <w:szCs w:val="24"/>
          <w:lang w:val="en-IN" w:eastAsia="en-IN"/>
          <w14:ligatures w14:val="standardContextual"/>
        </w:rPr>
      </w:pPr>
      <w:hyperlink w:anchor="_Toc205984842" w:history="1">
        <w:r w:rsidRPr="003F77C0">
          <w:rPr>
            <w:rStyle w:val="Hyperlink"/>
            <w:rFonts w:ascii="Calibri" w:hAnsi="Calibri" w:cs="Calibri"/>
            <w:noProof/>
          </w:rPr>
          <w:t>4.4.10</w:t>
        </w:r>
        <w:r>
          <w:rPr>
            <w:rFonts w:asciiTheme="minorHAnsi" w:eastAsiaTheme="minorEastAsia" w:hAnsiTheme="minorHAnsi" w:cstheme="minorBidi"/>
            <w:i w:val="0"/>
            <w:iCs w:val="0"/>
            <w:caps w:val="0"/>
            <w:noProof/>
            <w:kern w:val="2"/>
            <w:sz w:val="24"/>
            <w:szCs w:val="24"/>
            <w:lang w:val="en-IN" w:eastAsia="en-IN"/>
            <w14:ligatures w14:val="standardContextual"/>
          </w:rPr>
          <w:tab/>
        </w:r>
        <w:r w:rsidRPr="003F77C0">
          <w:rPr>
            <w:rStyle w:val="Hyperlink"/>
            <w:rFonts w:ascii="Calibri" w:hAnsi="Calibri" w:cs="Calibri"/>
            <w:noProof/>
          </w:rPr>
          <w:t>Customer Master Data</w:t>
        </w:r>
        <w:r>
          <w:rPr>
            <w:noProof/>
            <w:webHidden/>
          </w:rPr>
          <w:tab/>
        </w:r>
        <w:r>
          <w:rPr>
            <w:noProof/>
            <w:webHidden/>
          </w:rPr>
          <w:fldChar w:fldCharType="begin"/>
        </w:r>
        <w:r>
          <w:rPr>
            <w:noProof/>
            <w:webHidden/>
          </w:rPr>
          <w:instrText xml:space="preserve"> PAGEREF _Toc205984842 \h </w:instrText>
        </w:r>
        <w:r>
          <w:rPr>
            <w:noProof/>
            <w:webHidden/>
          </w:rPr>
        </w:r>
        <w:r>
          <w:rPr>
            <w:noProof/>
            <w:webHidden/>
          </w:rPr>
          <w:fldChar w:fldCharType="separate"/>
        </w:r>
        <w:r>
          <w:rPr>
            <w:noProof/>
            <w:webHidden/>
          </w:rPr>
          <w:t>151</w:t>
        </w:r>
        <w:r>
          <w:rPr>
            <w:noProof/>
            <w:webHidden/>
          </w:rPr>
          <w:fldChar w:fldCharType="end"/>
        </w:r>
      </w:hyperlink>
    </w:p>
    <w:p w14:paraId="692A82D1" w14:textId="47CC2280"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43" w:history="1">
        <w:r w:rsidRPr="003F77C0">
          <w:rPr>
            <w:rStyle w:val="Hyperlink"/>
            <w:rFonts w:asciiTheme="majorHAnsi" w:hAnsiTheme="majorHAnsi"/>
            <w:noProof/>
          </w:rPr>
          <w:t>5.</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Non-Standard Developments</w:t>
        </w:r>
        <w:r>
          <w:rPr>
            <w:noProof/>
            <w:webHidden/>
          </w:rPr>
          <w:tab/>
        </w:r>
        <w:r>
          <w:rPr>
            <w:noProof/>
            <w:webHidden/>
          </w:rPr>
          <w:fldChar w:fldCharType="begin"/>
        </w:r>
        <w:r>
          <w:rPr>
            <w:noProof/>
            <w:webHidden/>
          </w:rPr>
          <w:instrText xml:space="preserve"> PAGEREF _Toc205984843 \h </w:instrText>
        </w:r>
        <w:r>
          <w:rPr>
            <w:noProof/>
            <w:webHidden/>
          </w:rPr>
        </w:r>
        <w:r>
          <w:rPr>
            <w:noProof/>
            <w:webHidden/>
          </w:rPr>
          <w:fldChar w:fldCharType="separate"/>
        </w:r>
        <w:r>
          <w:rPr>
            <w:noProof/>
            <w:webHidden/>
          </w:rPr>
          <w:t>153</w:t>
        </w:r>
        <w:r>
          <w:rPr>
            <w:noProof/>
            <w:webHidden/>
          </w:rPr>
          <w:fldChar w:fldCharType="end"/>
        </w:r>
      </w:hyperlink>
    </w:p>
    <w:p w14:paraId="1EE98BD5" w14:textId="281CC2FD"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44" w:history="1">
        <w:r w:rsidRPr="003F77C0">
          <w:rPr>
            <w:rStyle w:val="Hyperlink"/>
            <w:rFonts w:asciiTheme="majorHAnsi" w:hAnsiTheme="majorHAnsi"/>
            <w:noProof/>
          </w:rPr>
          <w:t>5.1</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GAP Analysis</w:t>
        </w:r>
        <w:r>
          <w:rPr>
            <w:noProof/>
            <w:webHidden/>
          </w:rPr>
          <w:tab/>
        </w:r>
        <w:r>
          <w:rPr>
            <w:noProof/>
            <w:webHidden/>
          </w:rPr>
          <w:fldChar w:fldCharType="begin"/>
        </w:r>
        <w:r>
          <w:rPr>
            <w:noProof/>
            <w:webHidden/>
          </w:rPr>
          <w:instrText xml:space="preserve"> PAGEREF _Toc205984844 \h </w:instrText>
        </w:r>
        <w:r>
          <w:rPr>
            <w:noProof/>
            <w:webHidden/>
          </w:rPr>
        </w:r>
        <w:r>
          <w:rPr>
            <w:noProof/>
            <w:webHidden/>
          </w:rPr>
          <w:fldChar w:fldCharType="separate"/>
        </w:r>
        <w:r>
          <w:rPr>
            <w:noProof/>
            <w:webHidden/>
          </w:rPr>
          <w:t>153</w:t>
        </w:r>
        <w:r>
          <w:rPr>
            <w:noProof/>
            <w:webHidden/>
          </w:rPr>
          <w:fldChar w:fldCharType="end"/>
        </w:r>
      </w:hyperlink>
    </w:p>
    <w:p w14:paraId="00A6202E" w14:textId="79C2E9CE"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45" w:history="1">
        <w:r w:rsidRPr="003F77C0">
          <w:rPr>
            <w:rStyle w:val="Hyperlink"/>
            <w:rFonts w:asciiTheme="majorHAnsi" w:hAnsiTheme="majorHAnsi"/>
            <w:noProof/>
          </w:rPr>
          <w:t>5.2</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 xml:space="preserve">Interface Developments </w:t>
        </w:r>
        <w:r>
          <w:rPr>
            <w:noProof/>
            <w:webHidden/>
          </w:rPr>
          <w:tab/>
        </w:r>
        <w:r>
          <w:rPr>
            <w:noProof/>
            <w:webHidden/>
          </w:rPr>
          <w:fldChar w:fldCharType="begin"/>
        </w:r>
        <w:r>
          <w:rPr>
            <w:noProof/>
            <w:webHidden/>
          </w:rPr>
          <w:instrText xml:space="preserve"> PAGEREF _Toc205984845 \h </w:instrText>
        </w:r>
        <w:r>
          <w:rPr>
            <w:noProof/>
            <w:webHidden/>
          </w:rPr>
        </w:r>
        <w:r>
          <w:rPr>
            <w:noProof/>
            <w:webHidden/>
          </w:rPr>
          <w:fldChar w:fldCharType="separate"/>
        </w:r>
        <w:r>
          <w:rPr>
            <w:noProof/>
            <w:webHidden/>
          </w:rPr>
          <w:t>153</w:t>
        </w:r>
        <w:r>
          <w:rPr>
            <w:noProof/>
            <w:webHidden/>
          </w:rPr>
          <w:fldChar w:fldCharType="end"/>
        </w:r>
      </w:hyperlink>
    </w:p>
    <w:p w14:paraId="002D483A" w14:textId="5082EF48"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46" w:history="1">
        <w:r w:rsidRPr="003F77C0">
          <w:rPr>
            <w:rStyle w:val="Hyperlink"/>
            <w:rFonts w:asciiTheme="majorHAnsi" w:hAnsiTheme="majorHAnsi"/>
            <w:noProof/>
          </w:rPr>
          <w:t>5.3</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Report Definitions</w:t>
        </w:r>
        <w:r>
          <w:rPr>
            <w:noProof/>
            <w:webHidden/>
          </w:rPr>
          <w:tab/>
        </w:r>
        <w:r>
          <w:rPr>
            <w:noProof/>
            <w:webHidden/>
          </w:rPr>
          <w:fldChar w:fldCharType="begin"/>
        </w:r>
        <w:r>
          <w:rPr>
            <w:noProof/>
            <w:webHidden/>
          </w:rPr>
          <w:instrText xml:space="preserve"> PAGEREF _Toc205984846 \h </w:instrText>
        </w:r>
        <w:r>
          <w:rPr>
            <w:noProof/>
            <w:webHidden/>
          </w:rPr>
        </w:r>
        <w:r>
          <w:rPr>
            <w:noProof/>
            <w:webHidden/>
          </w:rPr>
          <w:fldChar w:fldCharType="separate"/>
        </w:r>
        <w:r>
          <w:rPr>
            <w:noProof/>
            <w:webHidden/>
          </w:rPr>
          <w:t>154</w:t>
        </w:r>
        <w:r>
          <w:rPr>
            <w:noProof/>
            <w:webHidden/>
          </w:rPr>
          <w:fldChar w:fldCharType="end"/>
        </w:r>
      </w:hyperlink>
    </w:p>
    <w:p w14:paraId="64387F6F" w14:textId="271687FE" w:rsidR="00607ADC" w:rsidRDefault="00607ADC">
      <w:pPr>
        <w:pStyle w:val="TOC2"/>
        <w:tabs>
          <w:tab w:val="left" w:pos="88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47" w:history="1">
        <w:r w:rsidRPr="003F77C0">
          <w:rPr>
            <w:rStyle w:val="Hyperlink"/>
            <w:rFonts w:asciiTheme="majorHAnsi" w:hAnsiTheme="majorHAnsi"/>
            <w:noProof/>
          </w:rPr>
          <w:t>5.4</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rFonts w:asciiTheme="majorHAnsi" w:hAnsiTheme="majorHAnsi"/>
            <w:noProof/>
          </w:rPr>
          <w:t>Configuration</w:t>
        </w:r>
        <w:r>
          <w:rPr>
            <w:noProof/>
            <w:webHidden/>
          </w:rPr>
          <w:tab/>
        </w:r>
        <w:r>
          <w:rPr>
            <w:noProof/>
            <w:webHidden/>
          </w:rPr>
          <w:fldChar w:fldCharType="begin"/>
        </w:r>
        <w:r>
          <w:rPr>
            <w:noProof/>
            <w:webHidden/>
          </w:rPr>
          <w:instrText xml:space="preserve"> PAGEREF _Toc205984847 \h </w:instrText>
        </w:r>
        <w:r>
          <w:rPr>
            <w:noProof/>
            <w:webHidden/>
          </w:rPr>
        </w:r>
        <w:r>
          <w:rPr>
            <w:noProof/>
            <w:webHidden/>
          </w:rPr>
          <w:fldChar w:fldCharType="separate"/>
        </w:r>
        <w:r>
          <w:rPr>
            <w:noProof/>
            <w:webHidden/>
          </w:rPr>
          <w:t>154</w:t>
        </w:r>
        <w:r>
          <w:rPr>
            <w:noProof/>
            <w:webHidden/>
          </w:rPr>
          <w:fldChar w:fldCharType="end"/>
        </w:r>
      </w:hyperlink>
    </w:p>
    <w:p w14:paraId="667DAAA9" w14:textId="131DB3F3"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48" w:history="1">
        <w:r w:rsidRPr="003F77C0">
          <w:rPr>
            <w:rStyle w:val="Hyperlink"/>
            <w:rFonts w:asciiTheme="majorHAnsi" w:hAnsiTheme="majorHAnsi"/>
            <w:noProof/>
          </w:rPr>
          <w:t>6.</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Testing Considerations</w:t>
        </w:r>
        <w:r>
          <w:rPr>
            <w:noProof/>
            <w:webHidden/>
          </w:rPr>
          <w:tab/>
        </w:r>
        <w:r>
          <w:rPr>
            <w:noProof/>
            <w:webHidden/>
          </w:rPr>
          <w:fldChar w:fldCharType="begin"/>
        </w:r>
        <w:r>
          <w:rPr>
            <w:noProof/>
            <w:webHidden/>
          </w:rPr>
          <w:instrText xml:space="preserve"> PAGEREF _Toc205984848 \h </w:instrText>
        </w:r>
        <w:r>
          <w:rPr>
            <w:noProof/>
            <w:webHidden/>
          </w:rPr>
        </w:r>
        <w:r>
          <w:rPr>
            <w:noProof/>
            <w:webHidden/>
          </w:rPr>
          <w:fldChar w:fldCharType="separate"/>
        </w:r>
        <w:r>
          <w:rPr>
            <w:noProof/>
            <w:webHidden/>
          </w:rPr>
          <w:t>155</w:t>
        </w:r>
        <w:r>
          <w:rPr>
            <w:noProof/>
            <w:webHidden/>
          </w:rPr>
          <w:fldChar w:fldCharType="end"/>
        </w:r>
      </w:hyperlink>
    </w:p>
    <w:p w14:paraId="7E0907F5" w14:textId="41C7FD4C"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49" w:history="1">
        <w:r w:rsidRPr="003F77C0">
          <w:rPr>
            <w:rStyle w:val="Hyperlink"/>
            <w:rFonts w:asciiTheme="majorHAnsi" w:hAnsiTheme="majorHAnsi"/>
            <w:noProof/>
          </w:rPr>
          <w:t>7.</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Data Migration Considerations and Initial Rules</w:t>
        </w:r>
        <w:r>
          <w:rPr>
            <w:noProof/>
            <w:webHidden/>
          </w:rPr>
          <w:tab/>
        </w:r>
        <w:r>
          <w:rPr>
            <w:noProof/>
            <w:webHidden/>
          </w:rPr>
          <w:fldChar w:fldCharType="begin"/>
        </w:r>
        <w:r>
          <w:rPr>
            <w:noProof/>
            <w:webHidden/>
          </w:rPr>
          <w:instrText xml:space="preserve"> PAGEREF _Toc205984849 \h </w:instrText>
        </w:r>
        <w:r>
          <w:rPr>
            <w:noProof/>
            <w:webHidden/>
          </w:rPr>
        </w:r>
        <w:r>
          <w:rPr>
            <w:noProof/>
            <w:webHidden/>
          </w:rPr>
          <w:fldChar w:fldCharType="separate"/>
        </w:r>
        <w:r>
          <w:rPr>
            <w:noProof/>
            <w:webHidden/>
          </w:rPr>
          <w:t>159</w:t>
        </w:r>
        <w:r>
          <w:rPr>
            <w:noProof/>
            <w:webHidden/>
          </w:rPr>
          <w:fldChar w:fldCharType="end"/>
        </w:r>
      </w:hyperlink>
    </w:p>
    <w:p w14:paraId="3B8337CB" w14:textId="1833B932"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50" w:history="1">
        <w:r w:rsidRPr="003F77C0">
          <w:rPr>
            <w:rStyle w:val="Hyperlink"/>
            <w:rFonts w:asciiTheme="majorHAnsi" w:hAnsiTheme="majorHAnsi"/>
            <w:noProof/>
          </w:rPr>
          <w:t>8.</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Batch Requirements</w:t>
        </w:r>
        <w:r>
          <w:rPr>
            <w:noProof/>
            <w:webHidden/>
          </w:rPr>
          <w:tab/>
        </w:r>
        <w:r>
          <w:rPr>
            <w:noProof/>
            <w:webHidden/>
          </w:rPr>
          <w:fldChar w:fldCharType="begin"/>
        </w:r>
        <w:r>
          <w:rPr>
            <w:noProof/>
            <w:webHidden/>
          </w:rPr>
          <w:instrText xml:space="preserve"> PAGEREF _Toc205984850 \h </w:instrText>
        </w:r>
        <w:r>
          <w:rPr>
            <w:noProof/>
            <w:webHidden/>
          </w:rPr>
        </w:r>
        <w:r>
          <w:rPr>
            <w:noProof/>
            <w:webHidden/>
          </w:rPr>
          <w:fldChar w:fldCharType="separate"/>
        </w:r>
        <w:r>
          <w:rPr>
            <w:noProof/>
            <w:webHidden/>
          </w:rPr>
          <w:t>160</w:t>
        </w:r>
        <w:r>
          <w:rPr>
            <w:noProof/>
            <w:webHidden/>
          </w:rPr>
          <w:fldChar w:fldCharType="end"/>
        </w:r>
      </w:hyperlink>
    </w:p>
    <w:p w14:paraId="34002EE7" w14:textId="2BF1C536" w:rsidR="00607ADC" w:rsidRDefault="00607ADC">
      <w:pPr>
        <w:pStyle w:val="TOC1"/>
        <w:tabs>
          <w:tab w:val="left" w:pos="44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51" w:history="1">
        <w:r w:rsidRPr="003F77C0">
          <w:rPr>
            <w:rStyle w:val="Hyperlink"/>
            <w:rFonts w:asciiTheme="majorHAnsi" w:hAnsiTheme="majorHAnsi"/>
            <w:noProof/>
          </w:rPr>
          <w:t>9.</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Exception Management</w:t>
        </w:r>
        <w:r>
          <w:rPr>
            <w:noProof/>
            <w:webHidden/>
          </w:rPr>
          <w:tab/>
        </w:r>
        <w:r>
          <w:rPr>
            <w:noProof/>
            <w:webHidden/>
          </w:rPr>
          <w:fldChar w:fldCharType="begin"/>
        </w:r>
        <w:r>
          <w:rPr>
            <w:noProof/>
            <w:webHidden/>
          </w:rPr>
          <w:instrText xml:space="preserve"> PAGEREF _Toc205984851 \h </w:instrText>
        </w:r>
        <w:r>
          <w:rPr>
            <w:noProof/>
            <w:webHidden/>
          </w:rPr>
        </w:r>
        <w:r>
          <w:rPr>
            <w:noProof/>
            <w:webHidden/>
          </w:rPr>
          <w:fldChar w:fldCharType="separate"/>
        </w:r>
        <w:r>
          <w:rPr>
            <w:noProof/>
            <w:webHidden/>
          </w:rPr>
          <w:t>161</w:t>
        </w:r>
        <w:r>
          <w:rPr>
            <w:noProof/>
            <w:webHidden/>
          </w:rPr>
          <w:fldChar w:fldCharType="end"/>
        </w:r>
      </w:hyperlink>
    </w:p>
    <w:p w14:paraId="06142AB0" w14:textId="064EE4FE" w:rsidR="00607ADC" w:rsidRDefault="00607ADC">
      <w:pPr>
        <w:pStyle w:val="TOC1"/>
        <w:tabs>
          <w:tab w:val="left" w:pos="660"/>
          <w:tab w:val="right" w:leader="dot" w:pos="9061"/>
        </w:tabs>
        <w:rPr>
          <w:rFonts w:asciiTheme="minorHAnsi" w:eastAsiaTheme="minorEastAsia" w:hAnsiTheme="minorHAnsi" w:cstheme="minorBidi"/>
          <w:b w:val="0"/>
          <w:bCs w:val="0"/>
          <w:noProof/>
          <w:kern w:val="2"/>
          <w:sz w:val="24"/>
          <w:szCs w:val="24"/>
          <w:lang w:val="en-IN" w:eastAsia="en-IN"/>
          <w14:ligatures w14:val="standardContextual"/>
        </w:rPr>
      </w:pPr>
      <w:hyperlink w:anchor="_Toc205984852" w:history="1">
        <w:r w:rsidRPr="003F77C0">
          <w:rPr>
            <w:rStyle w:val="Hyperlink"/>
            <w:rFonts w:asciiTheme="majorHAnsi" w:hAnsiTheme="majorHAnsi"/>
            <w:noProof/>
          </w:rPr>
          <w:t>10.</w:t>
        </w:r>
        <w:r>
          <w:rPr>
            <w:rFonts w:asciiTheme="minorHAnsi" w:eastAsiaTheme="minorEastAsia" w:hAnsiTheme="minorHAnsi" w:cstheme="minorBidi"/>
            <w:b w:val="0"/>
            <w:bCs w:val="0"/>
            <w:noProof/>
            <w:kern w:val="2"/>
            <w:sz w:val="24"/>
            <w:szCs w:val="24"/>
            <w:lang w:val="en-IN" w:eastAsia="en-IN"/>
            <w14:ligatures w14:val="standardContextual"/>
          </w:rPr>
          <w:tab/>
        </w:r>
        <w:r w:rsidRPr="003F77C0">
          <w:rPr>
            <w:rStyle w:val="Hyperlink"/>
            <w:rFonts w:asciiTheme="majorHAnsi" w:hAnsiTheme="majorHAnsi"/>
            <w:noProof/>
          </w:rPr>
          <w:t>Appendix</w:t>
        </w:r>
        <w:r>
          <w:rPr>
            <w:noProof/>
            <w:webHidden/>
          </w:rPr>
          <w:tab/>
        </w:r>
        <w:r>
          <w:rPr>
            <w:noProof/>
            <w:webHidden/>
          </w:rPr>
          <w:fldChar w:fldCharType="begin"/>
        </w:r>
        <w:r>
          <w:rPr>
            <w:noProof/>
            <w:webHidden/>
          </w:rPr>
          <w:instrText xml:space="preserve"> PAGEREF _Toc205984852 \h </w:instrText>
        </w:r>
        <w:r>
          <w:rPr>
            <w:noProof/>
            <w:webHidden/>
          </w:rPr>
        </w:r>
        <w:r>
          <w:rPr>
            <w:noProof/>
            <w:webHidden/>
          </w:rPr>
          <w:fldChar w:fldCharType="separate"/>
        </w:r>
        <w:r>
          <w:rPr>
            <w:noProof/>
            <w:webHidden/>
          </w:rPr>
          <w:t>162</w:t>
        </w:r>
        <w:r>
          <w:rPr>
            <w:noProof/>
            <w:webHidden/>
          </w:rPr>
          <w:fldChar w:fldCharType="end"/>
        </w:r>
      </w:hyperlink>
    </w:p>
    <w:p w14:paraId="4EB66273" w14:textId="538C7586" w:rsidR="00607ADC" w:rsidRDefault="00607ADC">
      <w:pPr>
        <w:pStyle w:val="TOC2"/>
        <w:tabs>
          <w:tab w:val="left" w:pos="660"/>
          <w:tab w:val="right" w:leader="dot" w:pos="9061"/>
        </w:tabs>
        <w:rPr>
          <w:rFonts w:asciiTheme="minorHAnsi" w:eastAsiaTheme="minorEastAsia" w:hAnsiTheme="minorHAnsi" w:cstheme="minorBidi"/>
          <w:caps w:val="0"/>
          <w:smallCaps w:val="0"/>
          <w:noProof/>
          <w:kern w:val="2"/>
          <w:sz w:val="24"/>
          <w:szCs w:val="24"/>
          <w:lang w:val="en-IN" w:eastAsia="en-IN"/>
          <w14:ligatures w14:val="standardContextual"/>
        </w:rPr>
      </w:pPr>
      <w:hyperlink w:anchor="_Toc205984853" w:history="1">
        <w:r w:rsidRPr="003F77C0">
          <w:rPr>
            <w:rStyle w:val="Hyperlink"/>
            <w:noProof/>
            <w:lang w:val="en-GB"/>
          </w:rPr>
          <w:t>a.</w:t>
        </w:r>
        <w:r>
          <w:rPr>
            <w:rFonts w:asciiTheme="minorHAnsi" w:eastAsiaTheme="minorEastAsia" w:hAnsiTheme="minorHAnsi" w:cstheme="minorBidi"/>
            <w:caps w:val="0"/>
            <w:smallCaps w:val="0"/>
            <w:noProof/>
            <w:kern w:val="2"/>
            <w:sz w:val="24"/>
            <w:szCs w:val="24"/>
            <w:lang w:val="en-IN" w:eastAsia="en-IN"/>
            <w14:ligatures w14:val="standardContextual"/>
          </w:rPr>
          <w:tab/>
        </w:r>
        <w:r w:rsidRPr="003F77C0">
          <w:rPr>
            <w:rStyle w:val="Hyperlink"/>
            <w:noProof/>
            <w:lang w:val="en-GB"/>
          </w:rPr>
          <w:t>Glossary of Items</w:t>
        </w:r>
        <w:r>
          <w:rPr>
            <w:noProof/>
            <w:webHidden/>
          </w:rPr>
          <w:tab/>
        </w:r>
        <w:r>
          <w:rPr>
            <w:noProof/>
            <w:webHidden/>
          </w:rPr>
          <w:fldChar w:fldCharType="begin"/>
        </w:r>
        <w:r>
          <w:rPr>
            <w:noProof/>
            <w:webHidden/>
          </w:rPr>
          <w:instrText xml:space="preserve"> PAGEREF _Toc205984853 \h </w:instrText>
        </w:r>
        <w:r>
          <w:rPr>
            <w:noProof/>
            <w:webHidden/>
          </w:rPr>
        </w:r>
        <w:r>
          <w:rPr>
            <w:noProof/>
            <w:webHidden/>
          </w:rPr>
          <w:fldChar w:fldCharType="separate"/>
        </w:r>
        <w:r>
          <w:rPr>
            <w:noProof/>
            <w:webHidden/>
          </w:rPr>
          <w:t>162</w:t>
        </w:r>
        <w:r>
          <w:rPr>
            <w:noProof/>
            <w:webHidden/>
          </w:rPr>
          <w:fldChar w:fldCharType="end"/>
        </w:r>
      </w:hyperlink>
    </w:p>
    <w:p w14:paraId="0F8EE06D" w14:textId="45EBBEAD" w:rsidR="00361E59" w:rsidRPr="00F679EA" w:rsidRDefault="005F5EFB" w:rsidP="00F679EA">
      <w:pPr>
        <w:ind w:left="432"/>
        <w:jc w:val="left"/>
        <w:rPr>
          <w:rFonts w:asciiTheme="majorHAnsi" w:hAnsiTheme="majorHAnsi"/>
        </w:rPr>
        <w:sectPr w:rsidR="00361E59" w:rsidRPr="00F679EA" w:rsidSect="00361E59">
          <w:headerReference w:type="even" r:id="rId15"/>
          <w:headerReference w:type="default" r:id="rId16"/>
          <w:footerReference w:type="default" r:id="rId17"/>
          <w:headerReference w:type="first" r:id="rId18"/>
          <w:pgSz w:w="11907" w:h="16840" w:code="9"/>
          <w:pgMar w:top="1985" w:right="1418" w:bottom="1701" w:left="1418" w:header="964" w:footer="964" w:gutter="0"/>
          <w:cols w:space="720"/>
          <w:docGrid w:linePitch="299"/>
        </w:sectPr>
      </w:pPr>
      <w:r w:rsidRPr="0065687F">
        <w:rPr>
          <w:rFonts w:ascii="Calibri" w:hAnsi="Calibri" w:cs="Calibri"/>
          <w:sz w:val="22"/>
          <w:szCs w:val="22"/>
        </w:rPr>
        <w:fldChar w:fldCharType="end"/>
      </w:r>
    </w:p>
    <w:p w14:paraId="45CB751E" w14:textId="02C24015" w:rsidR="001C7E83" w:rsidRDefault="008D5D28" w:rsidP="00F679EA">
      <w:pPr>
        <w:pStyle w:val="Heading1"/>
        <w:jc w:val="left"/>
        <w:rPr>
          <w:rFonts w:asciiTheme="majorHAnsi" w:hAnsiTheme="majorHAnsi"/>
        </w:rPr>
      </w:pPr>
      <w:bookmarkStart w:id="12" w:name="_Toc380598212"/>
      <w:bookmarkStart w:id="13" w:name="_Toc205984814"/>
      <w:r>
        <w:rPr>
          <w:rFonts w:asciiTheme="majorHAnsi" w:hAnsiTheme="majorHAnsi"/>
        </w:rPr>
        <w:lastRenderedPageBreak/>
        <w:t>Pr</w:t>
      </w:r>
      <w:r w:rsidR="00F544E0">
        <w:rPr>
          <w:rFonts w:asciiTheme="majorHAnsi" w:hAnsiTheme="majorHAnsi"/>
        </w:rPr>
        <w:t>icing</w:t>
      </w:r>
      <w:r>
        <w:rPr>
          <w:rFonts w:asciiTheme="majorHAnsi" w:hAnsiTheme="majorHAnsi"/>
        </w:rPr>
        <w:t xml:space="preserve"> </w:t>
      </w:r>
      <w:r w:rsidR="00DA6CDD" w:rsidRPr="00F679EA">
        <w:rPr>
          <w:rFonts w:asciiTheme="majorHAnsi" w:hAnsiTheme="majorHAnsi"/>
        </w:rPr>
        <w:t>M</w:t>
      </w:r>
      <w:r w:rsidR="008321E3">
        <w:rPr>
          <w:rFonts w:asciiTheme="majorHAnsi" w:hAnsiTheme="majorHAnsi"/>
        </w:rPr>
        <w:t>anagement Summary</w:t>
      </w:r>
      <w:bookmarkEnd w:id="12"/>
      <w:bookmarkEnd w:id="13"/>
    </w:p>
    <w:p w14:paraId="017FDDE3" w14:textId="77777777" w:rsidR="00E21B5C" w:rsidRDefault="00E21B5C" w:rsidP="00E21B5C"/>
    <w:p w14:paraId="2958CAD4" w14:textId="6A7DBD2B" w:rsidR="006C1E06" w:rsidRPr="00F679EA" w:rsidRDefault="006C1E06" w:rsidP="00AE6567">
      <w:pPr>
        <w:pStyle w:val="Heading2"/>
        <w:tabs>
          <w:tab w:val="clear" w:pos="2978"/>
          <w:tab w:val="num" w:pos="0"/>
        </w:tabs>
        <w:ind w:left="0"/>
        <w:jc w:val="left"/>
        <w:rPr>
          <w:rFonts w:asciiTheme="majorHAnsi" w:hAnsiTheme="majorHAnsi"/>
        </w:rPr>
      </w:pPr>
      <w:bookmarkStart w:id="14" w:name="_Toc380598213"/>
      <w:bookmarkStart w:id="15" w:name="_Toc205984815"/>
      <w:r w:rsidRPr="00F679EA">
        <w:rPr>
          <w:rFonts w:asciiTheme="majorHAnsi" w:hAnsiTheme="majorHAnsi"/>
        </w:rPr>
        <w:t xml:space="preserve">Description of the </w:t>
      </w:r>
      <w:r w:rsidR="00152E4F">
        <w:rPr>
          <w:rFonts w:asciiTheme="majorHAnsi" w:hAnsiTheme="majorHAnsi"/>
        </w:rPr>
        <w:t>Pr</w:t>
      </w:r>
      <w:r w:rsidR="00F544E0">
        <w:rPr>
          <w:rFonts w:asciiTheme="majorHAnsi" w:hAnsiTheme="majorHAnsi"/>
        </w:rPr>
        <w:t>icing</w:t>
      </w:r>
      <w:r w:rsidR="00E466FD">
        <w:rPr>
          <w:rFonts w:asciiTheme="majorHAnsi" w:hAnsiTheme="majorHAnsi"/>
        </w:rPr>
        <w:t xml:space="preserve"> Management</w:t>
      </w:r>
      <w:bookmarkEnd w:id="14"/>
      <w:bookmarkEnd w:id="15"/>
    </w:p>
    <w:p w14:paraId="791B699F" w14:textId="489C1088" w:rsidR="00C57D5F" w:rsidRPr="008334F7" w:rsidRDefault="00C57D5F" w:rsidP="00C57D5F">
      <w:pPr>
        <w:rPr>
          <w:rFonts w:ascii="Calibri" w:hAnsi="Calibri" w:cs="Calibri"/>
          <w:sz w:val="22"/>
          <w:szCs w:val="22"/>
        </w:rPr>
      </w:pPr>
      <w:r w:rsidRPr="008334F7">
        <w:rPr>
          <w:rFonts w:ascii="Calibri" w:hAnsi="Calibri" w:cs="Calibri"/>
          <w:sz w:val="22"/>
          <w:szCs w:val="22"/>
        </w:rPr>
        <w:t xml:space="preserve">The Pricing Management overview for Ørsted Pricing Products includes </w:t>
      </w:r>
      <w:r w:rsidR="003C61B5">
        <w:rPr>
          <w:rFonts w:ascii="Calibri" w:hAnsi="Calibri" w:cs="Calibri"/>
          <w:sz w:val="22"/>
          <w:szCs w:val="22"/>
        </w:rPr>
        <w:t>Eight</w:t>
      </w:r>
      <w:r w:rsidRPr="008334F7">
        <w:rPr>
          <w:rFonts w:ascii="Calibri" w:hAnsi="Calibri" w:cs="Calibri"/>
          <w:sz w:val="22"/>
          <w:szCs w:val="22"/>
        </w:rPr>
        <w:t xml:space="preserve"> standard functionalities: </w:t>
      </w:r>
    </w:p>
    <w:p w14:paraId="083E8D6D" w14:textId="442A2017" w:rsidR="000653F9" w:rsidRPr="008334F7" w:rsidRDefault="00C57D5F" w:rsidP="00D6162C">
      <w:pPr>
        <w:pStyle w:val="ListParagraph"/>
        <w:numPr>
          <w:ilvl w:val="0"/>
          <w:numId w:val="14"/>
        </w:numPr>
        <w:spacing w:line="276" w:lineRule="auto"/>
        <w:rPr>
          <w:rFonts w:ascii="Calibri" w:hAnsi="Calibri" w:cs="Calibri"/>
          <w:sz w:val="22"/>
          <w:szCs w:val="22"/>
        </w:rPr>
      </w:pPr>
      <w:r w:rsidRPr="008334F7">
        <w:rPr>
          <w:rFonts w:ascii="Calibri" w:hAnsi="Calibri" w:cs="Calibri"/>
          <w:sz w:val="22"/>
          <w:szCs w:val="22"/>
        </w:rPr>
        <w:t>Spot Price</w:t>
      </w:r>
    </w:p>
    <w:p w14:paraId="1D500E47" w14:textId="04AFFA94" w:rsidR="000653F9" w:rsidRPr="008334F7" w:rsidRDefault="00C57D5F" w:rsidP="00D6162C">
      <w:pPr>
        <w:pStyle w:val="ListParagraph"/>
        <w:numPr>
          <w:ilvl w:val="0"/>
          <w:numId w:val="14"/>
        </w:numPr>
        <w:spacing w:line="276" w:lineRule="auto"/>
        <w:rPr>
          <w:rFonts w:ascii="Calibri" w:hAnsi="Calibri" w:cs="Calibri"/>
          <w:sz w:val="22"/>
          <w:szCs w:val="22"/>
        </w:rPr>
      </w:pPr>
      <w:r w:rsidRPr="008334F7">
        <w:rPr>
          <w:rFonts w:ascii="Calibri" w:hAnsi="Calibri" w:cs="Calibri"/>
          <w:sz w:val="22"/>
          <w:szCs w:val="22"/>
        </w:rPr>
        <w:t>Fixed Price</w:t>
      </w:r>
    </w:p>
    <w:p w14:paraId="79EEDEC3" w14:textId="2F77A085" w:rsidR="000653F9" w:rsidRPr="008334F7" w:rsidRDefault="00C57D5F" w:rsidP="00D6162C">
      <w:pPr>
        <w:pStyle w:val="ListParagraph"/>
        <w:numPr>
          <w:ilvl w:val="0"/>
          <w:numId w:val="14"/>
        </w:numPr>
        <w:spacing w:line="276" w:lineRule="auto"/>
        <w:rPr>
          <w:rFonts w:ascii="Calibri" w:hAnsi="Calibri" w:cs="Calibri"/>
          <w:sz w:val="22"/>
          <w:szCs w:val="22"/>
        </w:rPr>
      </w:pPr>
      <w:r w:rsidRPr="008334F7">
        <w:rPr>
          <w:rFonts w:ascii="Calibri" w:hAnsi="Calibri" w:cs="Calibri"/>
          <w:sz w:val="22"/>
          <w:szCs w:val="22"/>
        </w:rPr>
        <w:t>Fixed Price Combi</w:t>
      </w:r>
    </w:p>
    <w:p w14:paraId="2BAFFE5C" w14:textId="45A1C747" w:rsidR="00C57D5F" w:rsidRPr="008334F7" w:rsidRDefault="00C57D5F" w:rsidP="00D6162C">
      <w:pPr>
        <w:pStyle w:val="ListParagraph"/>
        <w:numPr>
          <w:ilvl w:val="0"/>
          <w:numId w:val="14"/>
        </w:numPr>
        <w:spacing w:line="276" w:lineRule="auto"/>
        <w:rPr>
          <w:rFonts w:ascii="Calibri" w:hAnsi="Calibri" w:cs="Calibri"/>
          <w:sz w:val="22"/>
          <w:szCs w:val="22"/>
        </w:rPr>
      </w:pPr>
      <w:r w:rsidRPr="008334F7">
        <w:rPr>
          <w:rFonts w:ascii="Calibri" w:hAnsi="Calibri" w:cs="Calibri"/>
          <w:sz w:val="22"/>
          <w:szCs w:val="22"/>
        </w:rPr>
        <w:t>Commodity+</w:t>
      </w:r>
    </w:p>
    <w:p w14:paraId="32BCBDA7" w14:textId="2AE04060" w:rsidR="00F9646B" w:rsidRPr="008334F7" w:rsidRDefault="00F9646B" w:rsidP="00D6162C">
      <w:pPr>
        <w:pStyle w:val="ListParagraph"/>
        <w:numPr>
          <w:ilvl w:val="0"/>
          <w:numId w:val="14"/>
        </w:numPr>
        <w:spacing w:line="276" w:lineRule="auto"/>
        <w:rPr>
          <w:rFonts w:ascii="Calibri" w:hAnsi="Calibri" w:cs="Calibri"/>
          <w:sz w:val="22"/>
          <w:szCs w:val="22"/>
        </w:rPr>
      </w:pPr>
      <w:r w:rsidRPr="008334F7">
        <w:rPr>
          <w:rFonts w:ascii="Calibri" w:hAnsi="Calibri" w:cs="Calibri"/>
          <w:sz w:val="22"/>
          <w:szCs w:val="22"/>
        </w:rPr>
        <w:t>RM support + RM full Service</w:t>
      </w:r>
    </w:p>
    <w:p w14:paraId="772AB6F4" w14:textId="3AE1858E" w:rsidR="00F9646B" w:rsidRPr="008334F7" w:rsidRDefault="001B2621" w:rsidP="00D6162C">
      <w:pPr>
        <w:pStyle w:val="ListParagraph"/>
        <w:numPr>
          <w:ilvl w:val="0"/>
          <w:numId w:val="14"/>
        </w:numPr>
        <w:spacing w:line="276" w:lineRule="auto"/>
        <w:rPr>
          <w:rFonts w:ascii="Calibri" w:hAnsi="Calibri" w:cs="Calibri"/>
          <w:sz w:val="22"/>
          <w:szCs w:val="22"/>
        </w:rPr>
      </w:pPr>
      <w:r w:rsidRPr="008334F7">
        <w:rPr>
          <w:rFonts w:ascii="Calibri" w:hAnsi="Calibri" w:cs="Calibri"/>
          <w:sz w:val="22"/>
          <w:szCs w:val="22"/>
        </w:rPr>
        <w:t xml:space="preserve">Flex </w:t>
      </w:r>
      <w:r w:rsidR="00A9180B" w:rsidRPr="008334F7">
        <w:rPr>
          <w:rFonts w:ascii="Calibri" w:hAnsi="Calibri" w:cs="Calibri"/>
          <w:sz w:val="22"/>
          <w:szCs w:val="22"/>
        </w:rPr>
        <w:t>price.</w:t>
      </w:r>
    </w:p>
    <w:p w14:paraId="56774073" w14:textId="16A616A1" w:rsidR="001B2621" w:rsidRPr="008334F7" w:rsidRDefault="00E54F4D" w:rsidP="00D6162C">
      <w:pPr>
        <w:pStyle w:val="ListParagraph"/>
        <w:numPr>
          <w:ilvl w:val="0"/>
          <w:numId w:val="14"/>
        </w:numPr>
        <w:spacing w:line="276" w:lineRule="auto"/>
        <w:rPr>
          <w:rFonts w:ascii="Calibri" w:hAnsi="Calibri" w:cs="Calibri"/>
          <w:sz w:val="22"/>
          <w:szCs w:val="22"/>
        </w:rPr>
      </w:pPr>
      <w:r w:rsidRPr="008334F7">
        <w:rPr>
          <w:rFonts w:ascii="Calibri" w:hAnsi="Calibri" w:cs="Calibri"/>
          <w:sz w:val="22"/>
          <w:szCs w:val="22"/>
        </w:rPr>
        <w:t xml:space="preserve">GO Stand </w:t>
      </w:r>
      <w:r w:rsidR="00A9180B" w:rsidRPr="008334F7">
        <w:rPr>
          <w:rFonts w:ascii="Calibri" w:hAnsi="Calibri" w:cs="Calibri"/>
          <w:sz w:val="22"/>
          <w:szCs w:val="22"/>
        </w:rPr>
        <w:t>alone.</w:t>
      </w:r>
    </w:p>
    <w:p w14:paraId="5F680766" w14:textId="69BC916E" w:rsidR="00BA7D34" w:rsidRPr="00BA7D34" w:rsidRDefault="00E54F4D" w:rsidP="00D6162C">
      <w:pPr>
        <w:pStyle w:val="ListParagraph"/>
        <w:numPr>
          <w:ilvl w:val="0"/>
          <w:numId w:val="14"/>
        </w:numPr>
        <w:spacing w:line="360" w:lineRule="auto"/>
        <w:rPr>
          <w:rFonts w:ascii="Calibri" w:hAnsi="Calibri" w:cs="Calibri"/>
          <w:sz w:val="22"/>
          <w:szCs w:val="22"/>
        </w:rPr>
      </w:pPr>
      <w:r w:rsidRPr="008334F7">
        <w:rPr>
          <w:rFonts w:ascii="Calibri" w:hAnsi="Calibri" w:cs="Calibri"/>
          <w:sz w:val="22"/>
          <w:szCs w:val="22"/>
        </w:rPr>
        <w:t>Extended Payment Terms</w:t>
      </w:r>
    </w:p>
    <w:p w14:paraId="10857948" w14:textId="77777777" w:rsidR="00BA7D34" w:rsidRDefault="00BA7D34" w:rsidP="00C57D5F">
      <w:pPr>
        <w:rPr>
          <w:rFonts w:ascii="Calibri" w:hAnsi="Calibri" w:cs="Calibri"/>
          <w:b/>
          <w:bCs/>
          <w:sz w:val="22"/>
          <w:szCs w:val="22"/>
        </w:rPr>
      </w:pPr>
    </w:p>
    <w:p w14:paraId="19BDE42B" w14:textId="05CCB947" w:rsidR="00C57D5F" w:rsidRPr="008334F7" w:rsidDel="004602EE" w:rsidRDefault="00C57D5F" w:rsidP="00C57D5F">
      <w:pPr>
        <w:rPr>
          <w:del w:id="16" w:author="AASHUTOSH" w:date="2025-06-16T15:20:00Z"/>
          <w:rFonts w:ascii="Calibri" w:hAnsi="Calibri" w:cs="Calibri"/>
          <w:sz w:val="22"/>
          <w:szCs w:val="22"/>
        </w:rPr>
      </w:pPr>
      <w:del w:id="17" w:author="AASHUTOSH" w:date="2025-06-16T15:20:00Z">
        <w:r w:rsidRPr="008334F7" w:rsidDel="004602EE">
          <w:rPr>
            <w:rFonts w:ascii="Calibri" w:hAnsi="Calibri" w:cs="Calibri"/>
            <w:b/>
            <w:bCs/>
            <w:sz w:val="22"/>
            <w:szCs w:val="22"/>
          </w:rPr>
          <w:delText>1. Spot Price:</w:delText>
        </w:r>
        <w:r w:rsidRPr="008334F7" w:rsidDel="004602EE">
          <w:rPr>
            <w:rFonts w:ascii="Calibri" w:hAnsi="Calibri" w:cs="Calibri"/>
            <w:sz w:val="22"/>
            <w:szCs w:val="22"/>
          </w:rPr>
          <w:delText xml:space="preserve"> </w:delText>
        </w:r>
        <w:r w:rsidR="00BC1F41" w:rsidRPr="008334F7" w:rsidDel="004602EE">
          <w:rPr>
            <w:rFonts w:ascii="Calibri" w:hAnsi="Calibri" w:cs="Calibri"/>
            <w:sz w:val="22"/>
            <w:szCs w:val="22"/>
          </w:rPr>
          <w:delText xml:space="preserve">Spot pricing is a pricing model where the cost of electricity varies according to real-time supply and demand dynamics, </w:delText>
        </w:r>
        <w:r w:rsidR="0053590E" w:rsidRPr="008334F7" w:rsidDel="004602EE">
          <w:rPr>
            <w:rFonts w:ascii="Calibri" w:hAnsi="Calibri" w:cs="Calibri"/>
            <w:sz w:val="22"/>
            <w:szCs w:val="22"/>
          </w:rPr>
          <w:delText xml:space="preserve">rather than fixed rates. </w:delText>
        </w:r>
        <w:r w:rsidRPr="008334F7" w:rsidDel="004602EE">
          <w:rPr>
            <w:rFonts w:ascii="Calibri" w:hAnsi="Calibri" w:cs="Calibri"/>
            <w:sz w:val="22"/>
            <w:szCs w:val="22"/>
          </w:rPr>
          <w:delText xml:space="preserve">This involves per power price area (DK1 / DK2) / gas price index (ETF, THE, TTF) with a delivery fee consisting of user-defined cost, risk elements (e.g. imbalance risk, credit fee, exchange fees, and margin). Additionally, it should be possible to sell Guarantee of Origin (GO) as a stand-alone contract or together with a spot price contract, with the GO price consisting of sourcing cost and margin. </w:delText>
        </w:r>
      </w:del>
    </w:p>
    <w:p w14:paraId="24E709CF" w14:textId="19EC9BEE" w:rsidR="00C57D5F" w:rsidRPr="008334F7" w:rsidDel="004602EE" w:rsidRDefault="00C57D5F" w:rsidP="00C57D5F">
      <w:pPr>
        <w:rPr>
          <w:del w:id="18" w:author="AASHUTOSH" w:date="2025-06-16T15:20:00Z"/>
          <w:rFonts w:ascii="Calibri" w:hAnsi="Calibri" w:cs="Calibri"/>
          <w:sz w:val="22"/>
          <w:szCs w:val="22"/>
        </w:rPr>
      </w:pPr>
    </w:p>
    <w:p w14:paraId="4E7008EA" w14:textId="0BBF1C55" w:rsidR="00C57D5F" w:rsidRPr="008334F7" w:rsidDel="004602EE" w:rsidRDefault="00C57D5F" w:rsidP="00C57D5F">
      <w:pPr>
        <w:rPr>
          <w:del w:id="19" w:author="AASHUTOSH" w:date="2025-06-16T15:20:00Z"/>
          <w:rFonts w:ascii="Calibri" w:hAnsi="Calibri" w:cs="Calibri"/>
          <w:sz w:val="22"/>
          <w:szCs w:val="22"/>
        </w:rPr>
      </w:pPr>
      <w:del w:id="20" w:author="AASHUTOSH" w:date="2025-06-16T15:20:00Z">
        <w:r w:rsidRPr="008334F7" w:rsidDel="004602EE">
          <w:rPr>
            <w:rFonts w:ascii="Calibri" w:hAnsi="Calibri" w:cs="Calibri"/>
            <w:b/>
            <w:bCs/>
            <w:sz w:val="22"/>
            <w:szCs w:val="22"/>
          </w:rPr>
          <w:delText>2. Fixed Price:</w:delText>
        </w:r>
        <w:r w:rsidRPr="008334F7" w:rsidDel="004602EE">
          <w:rPr>
            <w:rFonts w:ascii="Calibri" w:hAnsi="Calibri" w:cs="Calibri"/>
            <w:sz w:val="22"/>
            <w:szCs w:val="22"/>
          </w:rPr>
          <w:delText xml:space="preserve"> </w:delText>
        </w:r>
        <w:r w:rsidR="009613EA" w:rsidRPr="008334F7" w:rsidDel="004602EE">
          <w:rPr>
            <w:rFonts w:ascii="Calibri" w:hAnsi="Calibri" w:cs="Calibri"/>
            <w:sz w:val="22"/>
            <w:szCs w:val="22"/>
          </w:rPr>
          <w:delText xml:space="preserve">Fixed pricing denotes a pricing system in which customers are charged a consistent fee for each unit of electricity used, irrespective of the time of day or the amount of usage. </w:delText>
        </w:r>
        <w:r w:rsidR="00652E21" w:rsidRPr="00652E21" w:rsidDel="004602EE">
          <w:rPr>
            <w:rFonts w:ascii="Calibri" w:hAnsi="Calibri" w:cs="Calibri"/>
            <w:sz w:val="22"/>
            <w:szCs w:val="22"/>
          </w:rPr>
          <w:delText>Customers pay a fixed price for actual consumption in each hour (for power) or each day / month (for gas). The fixed price is calculated as the monthly-volume-weighted hedge price plus relevant fees (e.g., validity fee, imbalance, volume flex fee) and margin. The hedge (volume, price) is recorded in a dedicated hedge portfolio and is available for hedging on the same day, possible several time each day.</w:delText>
        </w:r>
      </w:del>
    </w:p>
    <w:p w14:paraId="3B12D41F" w14:textId="3DAEAB45" w:rsidR="00C57D5F" w:rsidRPr="008334F7" w:rsidDel="004602EE" w:rsidRDefault="00C57D5F" w:rsidP="00C57D5F">
      <w:pPr>
        <w:rPr>
          <w:del w:id="21" w:author="AASHUTOSH" w:date="2025-06-16T15:20:00Z"/>
          <w:rFonts w:ascii="Calibri" w:hAnsi="Calibri" w:cs="Calibri"/>
          <w:sz w:val="22"/>
          <w:szCs w:val="22"/>
        </w:rPr>
      </w:pPr>
    </w:p>
    <w:p w14:paraId="5C607E4E" w14:textId="6A4582CE" w:rsidR="00C57D5F" w:rsidRPr="008334F7" w:rsidDel="004602EE" w:rsidRDefault="00C57D5F" w:rsidP="00C57D5F">
      <w:pPr>
        <w:rPr>
          <w:del w:id="22" w:author="AASHUTOSH" w:date="2025-06-16T15:20:00Z"/>
          <w:rFonts w:ascii="Calibri" w:hAnsi="Calibri" w:cs="Calibri"/>
          <w:sz w:val="22"/>
          <w:szCs w:val="22"/>
        </w:rPr>
      </w:pPr>
      <w:del w:id="23" w:author="AASHUTOSH" w:date="2025-06-16T15:20:00Z">
        <w:r w:rsidRPr="008334F7" w:rsidDel="004602EE">
          <w:rPr>
            <w:rFonts w:ascii="Calibri" w:hAnsi="Calibri" w:cs="Calibri"/>
            <w:b/>
            <w:bCs/>
            <w:sz w:val="22"/>
            <w:szCs w:val="22"/>
          </w:rPr>
          <w:delText>3. Fixed Price Combi:</w:delText>
        </w:r>
        <w:r w:rsidRPr="008334F7" w:rsidDel="004602EE">
          <w:rPr>
            <w:rFonts w:ascii="Calibri" w:hAnsi="Calibri" w:cs="Calibri"/>
            <w:sz w:val="22"/>
            <w:szCs w:val="22"/>
          </w:rPr>
          <w:delText xml:space="preserve"> </w:delText>
        </w:r>
        <w:r w:rsidR="00AD5CE8" w:rsidRPr="00AD5CE8" w:rsidDel="004602EE">
          <w:rPr>
            <w:rFonts w:ascii="Calibri" w:hAnsi="Calibri" w:cs="Calibri"/>
            <w:sz w:val="22"/>
            <w:szCs w:val="22"/>
          </w:rPr>
          <w:delText>This product requires an underlying spot price contract. Customers can carry out one or several hedges within the delivery period of the underlying spot price contract. Possible to do hedging more than one time for the same period / overlapping hedge periods. The hedge price includes the monthly-volume-weighted hedge price, relevant fees, and margin. Customers can choose the percentage of the contract to be hedged (up to 80%) by one or several hedges. Each hedge (volume, price, power price area/gas forward hub) is recorded in a dedicated hedge book and is available for hedging on the same day, possible several time each day.</w:delText>
        </w:r>
      </w:del>
    </w:p>
    <w:p w14:paraId="7CDA5664" w14:textId="07B80F3A" w:rsidR="00C57D5F" w:rsidRPr="008334F7" w:rsidDel="004602EE" w:rsidRDefault="00C57D5F" w:rsidP="00C57D5F">
      <w:pPr>
        <w:rPr>
          <w:del w:id="24" w:author="AASHUTOSH" w:date="2025-06-16T15:20:00Z"/>
          <w:rFonts w:ascii="Calibri" w:hAnsi="Calibri" w:cs="Calibri"/>
          <w:sz w:val="22"/>
          <w:szCs w:val="22"/>
        </w:rPr>
      </w:pPr>
    </w:p>
    <w:p w14:paraId="7C3F0AB8" w14:textId="7FB945FC" w:rsidR="00B60A5A" w:rsidDel="004602EE" w:rsidRDefault="00C57D5F" w:rsidP="00C57D5F">
      <w:pPr>
        <w:rPr>
          <w:del w:id="25" w:author="AASHUTOSH" w:date="2025-06-16T15:20:00Z"/>
          <w:rFonts w:ascii="Calibri" w:hAnsi="Calibri" w:cs="Calibri"/>
          <w:sz w:val="22"/>
          <w:szCs w:val="22"/>
        </w:rPr>
      </w:pPr>
      <w:del w:id="26" w:author="AASHUTOSH" w:date="2025-06-16T15:20:00Z">
        <w:r w:rsidRPr="008334F7" w:rsidDel="004602EE">
          <w:rPr>
            <w:rFonts w:ascii="Calibri" w:hAnsi="Calibri" w:cs="Calibri"/>
            <w:b/>
            <w:bCs/>
            <w:sz w:val="22"/>
            <w:szCs w:val="22"/>
          </w:rPr>
          <w:delText>4. Commodity+:</w:delText>
        </w:r>
        <w:r w:rsidRPr="008334F7" w:rsidDel="004602EE">
          <w:rPr>
            <w:rFonts w:ascii="Calibri" w:hAnsi="Calibri" w:cs="Calibri"/>
            <w:sz w:val="22"/>
            <w:szCs w:val="22"/>
          </w:rPr>
          <w:delText xml:space="preserve"> </w:delText>
        </w:r>
        <w:r w:rsidR="00B60A5A" w:rsidRPr="00B60A5A" w:rsidDel="004602EE">
          <w:rPr>
            <w:rFonts w:ascii="Calibri" w:hAnsi="Calibri" w:cs="Calibri"/>
            <w:sz w:val="22"/>
            <w:szCs w:val="22"/>
          </w:rPr>
          <w:delText xml:space="preserve">These products also require an underlying spot price contract. Commodity+ and similar products (RM Full Service, RM Support) give the customer access to Ørsted’s trading desk. The customer’s trades are handled in a system outside Sales Force. Commodity+ </w:delText>
        </w:r>
        <w:r w:rsidR="00BF19E5" w:rsidRPr="00B60A5A" w:rsidDel="004602EE">
          <w:rPr>
            <w:rFonts w:ascii="Calibri" w:hAnsi="Calibri" w:cs="Calibri"/>
            <w:sz w:val="22"/>
            <w:szCs w:val="22"/>
          </w:rPr>
          <w:delText>includes</w:delText>
        </w:r>
        <w:r w:rsidR="00B60A5A" w:rsidRPr="00B60A5A" w:rsidDel="004602EE">
          <w:rPr>
            <w:rFonts w:ascii="Calibri" w:hAnsi="Calibri" w:cs="Calibri"/>
            <w:sz w:val="22"/>
            <w:szCs w:val="22"/>
          </w:rPr>
          <w:delText xml:space="preserve"> a Service Fee. RM Full Service and RM Support include a Service Fee and a monthly fixed payment.</w:delText>
        </w:r>
      </w:del>
    </w:p>
    <w:p w14:paraId="4B8AD5A2" w14:textId="29B1A26B" w:rsidR="009903D8" w:rsidRPr="0011046E" w:rsidRDefault="009903D8" w:rsidP="00D6162C">
      <w:pPr>
        <w:numPr>
          <w:ilvl w:val="0"/>
          <w:numId w:val="69"/>
        </w:numPr>
        <w:rPr>
          <w:rFonts w:ascii="Calibri" w:hAnsi="Calibri" w:cs="Calibri"/>
          <w:b/>
          <w:bCs/>
          <w:sz w:val="24"/>
          <w:szCs w:val="24"/>
        </w:rPr>
      </w:pPr>
    </w:p>
    <w:p w14:paraId="779188DC" w14:textId="1EFA66ED" w:rsidR="006C1E06" w:rsidRDefault="0009629A" w:rsidP="00AE6567">
      <w:pPr>
        <w:pStyle w:val="Heading2"/>
        <w:tabs>
          <w:tab w:val="clear" w:pos="2978"/>
          <w:tab w:val="num" w:pos="0"/>
        </w:tabs>
        <w:ind w:left="0"/>
        <w:jc w:val="left"/>
        <w:rPr>
          <w:rFonts w:asciiTheme="majorHAnsi" w:hAnsiTheme="majorHAnsi"/>
        </w:rPr>
      </w:pPr>
      <w:bookmarkStart w:id="27" w:name="_Toc205984816"/>
      <w:r>
        <w:rPr>
          <w:rFonts w:asciiTheme="majorHAnsi" w:hAnsiTheme="majorHAnsi"/>
        </w:rPr>
        <w:t>Purpose of the Document</w:t>
      </w:r>
      <w:bookmarkEnd w:id="27"/>
    </w:p>
    <w:p w14:paraId="49740E44" w14:textId="77777777" w:rsidR="00992186" w:rsidRDefault="00992186" w:rsidP="00992186"/>
    <w:p w14:paraId="3EC9252A" w14:textId="10D0FB02" w:rsidR="009F08BF" w:rsidRPr="008334F7" w:rsidRDefault="00C07E47" w:rsidP="009F08BF">
      <w:pPr>
        <w:rPr>
          <w:rFonts w:ascii="Calibri" w:hAnsi="Calibri" w:cs="Calibri"/>
          <w:sz w:val="22"/>
          <w:szCs w:val="22"/>
        </w:rPr>
      </w:pPr>
      <w:r w:rsidRPr="008334F7">
        <w:rPr>
          <w:rFonts w:ascii="Calibri" w:hAnsi="Calibri" w:cs="Calibri"/>
          <w:sz w:val="22"/>
          <w:szCs w:val="22"/>
        </w:rPr>
        <w:t xml:space="preserve">In this section we would like to </w:t>
      </w:r>
      <w:r w:rsidR="002D7513" w:rsidRPr="008334F7">
        <w:rPr>
          <w:rFonts w:ascii="Calibri" w:hAnsi="Calibri" w:cs="Calibri"/>
          <w:sz w:val="22"/>
          <w:szCs w:val="22"/>
        </w:rPr>
        <w:t>explain</w:t>
      </w:r>
      <w:r w:rsidRPr="008334F7">
        <w:rPr>
          <w:rFonts w:ascii="Calibri" w:hAnsi="Calibri" w:cs="Calibri"/>
          <w:sz w:val="22"/>
          <w:szCs w:val="22"/>
        </w:rPr>
        <w:t xml:space="preserve"> the concept of</w:t>
      </w:r>
      <w:r w:rsidR="00DE567D" w:rsidRPr="008334F7">
        <w:rPr>
          <w:rFonts w:ascii="Calibri" w:hAnsi="Calibri" w:cs="Calibri"/>
          <w:sz w:val="22"/>
          <w:szCs w:val="22"/>
        </w:rPr>
        <w:t xml:space="preserve"> </w:t>
      </w:r>
      <w:r w:rsidR="008C4B70" w:rsidRPr="008334F7">
        <w:rPr>
          <w:rFonts w:ascii="Calibri" w:hAnsi="Calibri" w:cs="Calibri"/>
          <w:sz w:val="22"/>
          <w:szCs w:val="22"/>
        </w:rPr>
        <w:t>pricing. The</w:t>
      </w:r>
      <w:r w:rsidR="009F08BF" w:rsidRPr="008334F7">
        <w:rPr>
          <w:rFonts w:ascii="Calibri" w:hAnsi="Calibri" w:cs="Calibri"/>
          <w:sz w:val="22"/>
          <w:szCs w:val="22"/>
        </w:rPr>
        <w:t xml:space="preserve"> purpose of this FDD is to document the detailed description</w:t>
      </w:r>
      <w:r w:rsidR="002068EC" w:rsidRPr="008334F7">
        <w:rPr>
          <w:rFonts w:ascii="Calibri" w:hAnsi="Calibri" w:cs="Calibri"/>
          <w:sz w:val="22"/>
          <w:szCs w:val="22"/>
        </w:rPr>
        <w:t xml:space="preserve"> </w:t>
      </w:r>
      <w:r w:rsidR="00450524" w:rsidRPr="008334F7">
        <w:rPr>
          <w:rFonts w:ascii="Calibri" w:hAnsi="Calibri" w:cs="Calibri"/>
          <w:sz w:val="22"/>
          <w:szCs w:val="22"/>
        </w:rPr>
        <w:t>of pricin</w:t>
      </w:r>
      <w:r w:rsidR="004A6A0C" w:rsidRPr="008334F7">
        <w:rPr>
          <w:rFonts w:ascii="Calibri" w:hAnsi="Calibri" w:cs="Calibri"/>
          <w:sz w:val="22"/>
          <w:szCs w:val="22"/>
        </w:rPr>
        <w:t xml:space="preserve">g </w:t>
      </w:r>
      <w:r w:rsidR="002514B2" w:rsidRPr="008334F7">
        <w:rPr>
          <w:rFonts w:ascii="Calibri" w:hAnsi="Calibri" w:cs="Calibri"/>
          <w:sz w:val="22"/>
          <w:szCs w:val="22"/>
        </w:rPr>
        <w:t xml:space="preserve">details </w:t>
      </w:r>
      <w:r w:rsidR="004A6A0C" w:rsidRPr="008334F7">
        <w:rPr>
          <w:rFonts w:ascii="Calibri" w:hAnsi="Calibri" w:cs="Calibri"/>
          <w:sz w:val="22"/>
          <w:szCs w:val="22"/>
        </w:rPr>
        <w:t xml:space="preserve">and </w:t>
      </w:r>
      <w:r w:rsidR="00FF4CA2" w:rsidRPr="008334F7">
        <w:rPr>
          <w:rFonts w:ascii="Calibri" w:hAnsi="Calibri" w:cs="Calibri"/>
          <w:sz w:val="22"/>
          <w:szCs w:val="22"/>
        </w:rPr>
        <w:t>its</w:t>
      </w:r>
      <w:r w:rsidR="004A6A0C" w:rsidRPr="008334F7">
        <w:rPr>
          <w:rFonts w:ascii="Calibri" w:hAnsi="Calibri" w:cs="Calibri"/>
          <w:sz w:val="22"/>
          <w:szCs w:val="22"/>
        </w:rPr>
        <w:t xml:space="preserve"> components/ attributes</w:t>
      </w:r>
      <w:r w:rsidR="00C04D60" w:rsidRPr="008334F7">
        <w:rPr>
          <w:rFonts w:ascii="Calibri" w:hAnsi="Calibri" w:cs="Calibri"/>
          <w:sz w:val="22"/>
          <w:szCs w:val="22"/>
        </w:rPr>
        <w:t xml:space="preserve"> </w:t>
      </w:r>
      <w:r w:rsidR="001B4D0E" w:rsidRPr="008334F7">
        <w:rPr>
          <w:rFonts w:ascii="Calibri" w:hAnsi="Calibri" w:cs="Calibri"/>
          <w:sz w:val="22"/>
          <w:szCs w:val="22"/>
        </w:rPr>
        <w:t xml:space="preserve">such as Price Curves sourced from PREP, Transportation </w:t>
      </w:r>
      <w:del w:id="28" w:author="AASHUTOSH" w:date="2025-06-17T10:16:00Z">
        <w:r w:rsidR="001B4D0E" w:rsidRPr="008334F7" w:rsidDel="00A87325">
          <w:rPr>
            <w:rFonts w:ascii="Calibri" w:hAnsi="Calibri" w:cs="Calibri"/>
            <w:sz w:val="22"/>
            <w:szCs w:val="22"/>
          </w:rPr>
          <w:delText xml:space="preserve">and flex </w:delText>
        </w:r>
      </w:del>
      <w:r w:rsidR="001B4D0E" w:rsidRPr="008334F7">
        <w:rPr>
          <w:rFonts w:ascii="Calibri" w:hAnsi="Calibri" w:cs="Calibri"/>
          <w:sz w:val="22"/>
          <w:szCs w:val="22"/>
        </w:rPr>
        <w:t>charges from Hadrian, and the use of Hedging as a risk management tool to reduce risk</w:t>
      </w:r>
      <w:del w:id="29" w:author="AASHUTOSH" w:date="2025-06-17T10:16:00Z">
        <w:r w:rsidR="001B4D0E" w:rsidRPr="008334F7" w:rsidDel="00A87325">
          <w:rPr>
            <w:rFonts w:ascii="Calibri" w:hAnsi="Calibri" w:cs="Calibri"/>
            <w:sz w:val="22"/>
            <w:szCs w:val="22"/>
          </w:rPr>
          <w:delText xml:space="preserve"> </w:delText>
        </w:r>
        <w:r w:rsidR="001B4D0E" w:rsidRPr="00843B51" w:rsidDel="00A87325">
          <w:rPr>
            <w:rFonts w:ascii="Calibri" w:hAnsi="Calibri" w:cs="Calibri"/>
            <w:strike/>
            <w:sz w:val="22"/>
            <w:szCs w:val="22"/>
          </w:rPr>
          <w:delText>on the E</w:delText>
        </w:r>
        <w:r w:rsidR="67765198" w:rsidRPr="00843B51" w:rsidDel="00A87325">
          <w:rPr>
            <w:rFonts w:ascii="Calibri" w:hAnsi="Calibri" w:cs="Calibri"/>
            <w:strike/>
            <w:sz w:val="22"/>
            <w:szCs w:val="22"/>
          </w:rPr>
          <w:delText>NDUR</w:delText>
        </w:r>
        <w:r w:rsidR="001B4D0E" w:rsidRPr="00843B51" w:rsidDel="00A87325">
          <w:rPr>
            <w:rFonts w:ascii="Calibri" w:hAnsi="Calibri" w:cs="Calibri"/>
            <w:strike/>
            <w:sz w:val="22"/>
            <w:szCs w:val="22"/>
          </w:rPr>
          <w:delText xml:space="preserve"> platform on a daily basis</w:delText>
        </w:r>
      </w:del>
      <w:r w:rsidR="001B4D0E" w:rsidRPr="00843B51">
        <w:rPr>
          <w:rFonts w:ascii="Calibri" w:hAnsi="Calibri" w:cs="Calibri"/>
          <w:strike/>
          <w:sz w:val="22"/>
          <w:szCs w:val="22"/>
        </w:rPr>
        <w:t>.</w:t>
      </w:r>
    </w:p>
    <w:p w14:paraId="45A3907A" w14:textId="295CD4A6" w:rsidR="009F08BF" w:rsidRPr="008334F7" w:rsidRDefault="009F08BF" w:rsidP="009F08BF">
      <w:pPr>
        <w:rPr>
          <w:rFonts w:ascii="Calibri" w:hAnsi="Calibri" w:cs="Calibri"/>
          <w:sz w:val="22"/>
          <w:szCs w:val="22"/>
        </w:rPr>
      </w:pPr>
      <w:r w:rsidRPr="008334F7">
        <w:rPr>
          <w:rFonts w:ascii="Calibri" w:hAnsi="Calibri" w:cs="Calibri"/>
          <w:sz w:val="22"/>
          <w:szCs w:val="22"/>
        </w:rPr>
        <w:t xml:space="preserve">This FDD explains about </w:t>
      </w:r>
      <w:r w:rsidR="00BA584E" w:rsidRPr="008334F7">
        <w:rPr>
          <w:rFonts w:ascii="Calibri" w:hAnsi="Calibri" w:cs="Calibri"/>
          <w:sz w:val="22"/>
          <w:szCs w:val="22"/>
        </w:rPr>
        <w:t xml:space="preserve">AS-IS </w:t>
      </w:r>
      <w:r w:rsidRPr="008334F7">
        <w:rPr>
          <w:rFonts w:ascii="Calibri" w:hAnsi="Calibri" w:cs="Calibri"/>
          <w:sz w:val="22"/>
          <w:szCs w:val="22"/>
        </w:rPr>
        <w:t>process</w:t>
      </w:r>
      <w:r w:rsidR="00BA584E" w:rsidRPr="008334F7">
        <w:rPr>
          <w:rFonts w:ascii="Calibri" w:hAnsi="Calibri" w:cs="Calibri"/>
          <w:sz w:val="22"/>
          <w:szCs w:val="22"/>
        </w:rPr>
        <w:t xml:space="preserve"> flow </w:t>
      </w:r>
      <w:r w:rsidR="00775FA7" w:rsidRPr="008334F7">
        <w:rPr>
          <w:rFonts w:ascii="Calibri" w:hAnsi="Calibri" w:cs="Calibri"/>
          <w:sz w:val="22"/>
          <w:szCs w:val="22"/>
        </w:rPr>
        <w:t xml:space="preserve">of pricing </w:t>
      </w:r>
      <w:r w:rsidR="0053351C" w:rsidRPr="008334F7">
        <w:rPr>
          <w:rFonts w:ascii="Calibri" w:hAnsi="Calibri" w:cs="Calibri"/>
          <w:sz w:val="22"/>
          <w:szCs w:val="22"/>
        </w:rPr>
        <w:t>and</w:t>
      </w:r>
      <w:r w:rsidR="00775FA7" w:rsidRPr="008334F7">
        <w:rPr>
          <w:rFonts w:ascii="Calibri" w:hAnsi="Calibri" w:cs="Calibri"/>
          <w:sz w:val="22"/>
          <w:szCs w:val="22"/>
        </w:rPr>
        <w:t xml:space="preserve"> the To Be</w:t>
      </w:r>
      <w:r w:rsidR="004C14B9" w:rsidRPr="008334F7">
        <w:rPr>
          <w:rFonts w:ascii="Calibri" w:hAnsi="Calibri" w:cs="Calibri"/>
          <w:sz w:val="22"/>
          <w:szCs w:val="22"/>
        </w:rPr>
        <w:t xml:space="preserve"> process</w:t>
      </w:r>
      <w:r w:rsidR="00775FA7" w:rsidRPr="008334F7">
        <w:rPr>
          <w:rFonts w:ascii="Calibri" w:hAnsi="Calibri" w:cs="Calibri"/>
          <w:sz w:val="22"/>
          <w:szCs w:val="22"/>
        </w:rPr>
        <w:t xml:space="preserve"> flow of pricing</w:t>
      </w:r>
      <w:r w:rsidR="006C5368" w:rsidRPr="008334F7">
        <w:rPr>
          <w:rFonts w:ascii="Calibri" w:hAnsi="Calibri" w:cs="Calibri"/>
          <w:sz w:val="22"/>
          <w:szCs w:val="22"/>
        </w:rPr>
        <w:t>. A</w:t>
      </w:r>
      <w:r w:rsidRPr="008334F7">
        <w:rPr>
          <w:rFonts w:ascii="Calibri" w:hAnsi="Calibri" w:cs="Calibri"/>
          <w:sz w:val="22"/>
          <w:szCs w:val="22"/>
        </w:rPr>
        <w:t xml:space="preserve">nd detailed steps </w:t>
      </w:r>
      <w:r w:rsidR="00453866" w:rsidRPr="008334F7">
        <w:rPr>
          <w:rFonts w:ascii="Calibri" w:hAnsi="Calibri" w:cs="Calibri"/>
          <w:sz w:val="22"/>
          <w:szCs w:val="22"/>
        </w:rPr>
        <w:t>of</w:t>
      </w:r>
      <w:r w:rsidR="006C5368" w:rsidRPr="008334F7">
        <w:rPr>
          <w:rFonts w:ascii="Calibri" w:hAnsi="Calibri" w:cs="Calibri"/>
          <w:sz w:val="22"/>
          <w:szCs w:val="22"/>
        </w:rPr>
        <w:t xml:space="preserve"> calculation of</w:t>
      </w:r>
      <w:r w:rsidR="00453866" w:rsidRPr="008334F7">
        <w:rPr>
          <w:rFonts w:ascii="Calibri" w:hAnsi="Calibri" w:cs="Calibri"/>
          <w:sz w:val="22"/>
          <w:szCs w:val="22"/>
        </w:rPr>
        <w:t xml:space="preserve"> different types of </w:t>
      </w:r>
      <w:r w:rsidR="006C5368" w:rsidRPr="008334F7">
        <w:rPr>
          <w:rFonts w:ascii="Calibri" w:hAnsi="Calibri" w:cs="Calibri"/>
          <w:sz w:val="22"/>
          <w:szCs w:val="22"/>
        </w:rPr>
        <w:t>products</w:t>
      </w:r>
      <w:r w:rsidR="00453866" w:rsidRPr="008334F7">
        <w:rPr>
          <w:rFonts w:ascii="Calibri" w:hAnsi="Calibri" w:cs="Calibri"/>
          <w:sz w:val="22"/>
          <w:szCs w:val="22"/>
        </w:rPr>
        <w:t xml:space="preserve"> with their pricing</w:t>
      </w:r>
      <w:r w:rsidR="004C14B9" w:rsidRPr="008334F7">
        <w:rPr>
          <w:rFonts w:ascii="Calibri" w:hAnsi="Calibri" w:cs="Calibri"/>
          <w:sz w:val="22"/>
          <w:szCs w:val="22"/>
        </w:rPr>
        <w:t xml:space="preserve"> structure</w:t>
      </w:r>
      <w:r w:rsidR="006C5368" w:rsidRPr="008334F7">
        <w:rPr>
          <w:rFonts w:ascii="Calibri" w:hAnsi="Calibri" w:cs="Calibri"/>
          <w:sz w:val="22"/>
          <w:szCs w:val="22"/>
        </w:rPr>
        <w:t xml:space="preserve">. </w:t>
      </w:r>
    </w:p>
    <w:p w14:paraId="279C9A7D" w14:textId="781C8930" w:rsidR="00AD730F" w:rsidRPr="008334F7" w:rsidRDefault="009F08BF" w:rsidP="00261593">
      <w:pPr>
        <w:rPr>
          <w:b/>
          <w:bCs/>
          <w:sz w:val="28"/>
          <w:szCs w:val="28"/>
          <w:lang w:val="en-US"/>
        </w:rPr>
      </w:pPr>
      <w:r w:rsidRPr="008334F7">
        <w:rPr>
          <w:rFonts w:ascii="Calibri" w:hAnsi="Calibri" w:cs="Calibri"/>
          <w:sz w:val="22"/>
          <w:szCs w:val="22"/>
        </w:rPr>
        <w:t>This document covers the following details</w:t>
      </w:r>
      <w:r w:rsidR="00261593" w:rsidRPr="008334F7">
        <w:rPr>
          <w:rFonts w:ascii="Calibri" w:hAnsi="Calibri" w:cs="Calibri"/>
          <w:sz w:val="22"/>
          <w:szCs w:val="22"/>
        </w:rPr>
        <w:t xml:space="preserve"> of </w:t>
      </w:r>
      <w:r w:rsidR="00AD730F" w:rsidRPr="008334F7">
        <w:rPr>
          <w:rFonts w:ascii="Calibri" w:hAnsi="Calibri" w:cs="Calibri"/>
          <w:sz w:val="22"/>
          <w:szCs w:val="22"/>
        </w:rPr>
        <w:t>Price Componen</w:t>
      </w:r>
      <w:r w:rsidR="002D7513" w:rsidRPr="008334F7">
        <w:rPr>
          <w:rFonts w:ascii="Calibri" w:hAnsi="Calibri" w:cs="Calibri"/>
          <w:sz w:val="22"/>
          <w:szCs w:val="22"/>
        </w:rPr>
        <w:t>t</w:t>
      </w:r>
      <w:r w:rsidR="00F91FE4" w:rsidRPr="008334F7">
        <w:rPr>
          <w:rFonts w:ascii="Calibri" w:hAnsi="Calibri" w:cs="Calibri"/>
          <w:sz w:val="22"/>
          <w:szCs w:val="22"/>
        </w:rPr>
        <w:t>/attributes</w:t>
      </w:r>
      <w:r w:rsidR="002D7513" w:rsidRPr="008334F7">
        <w:rPr>
          <w:rFonts w:ascii="Calibri" w:hAnsi="Calibri" w:cs="Calibri"/>
          <w:sz w:val="22"/>
          <w:szCs w:val="22"/>
        </w:rPr>
        <w:t xml:space="preserve"> associated with </w:t>
      </w:r>
      <w:r w:rsidR="00261593" w:rsidRPr="008334F7">
        <w:rPr>
          <w:rFonts w:ascii="Calibri" w:hAnsi="Calibri" w:cs="Calibri"/>
          <w:sz w:val="22"/>
          <w:szCs w:val="22"/>
        </w:rPr>
        <w:t>products.</w:t>
      </w:r>
    </w:p>
    <w:p w14:paraId="2E140164" w14:textId="1467346A" w:rsidR="00234805" w:rsidRPr="00E649EE" w:rsidRDefault="00234805" w:rsidP="00234805">
      <w:pPr>
        <w:rPr>
          <w:b/>
          <w:sz w:val="24"/>
          <w:szCs w:val="24"/>
        </w:rPr>
      </w:pPr>
      <w:r w:rsidRPr="53E7500D">
        <w:rPr>
          <w:b/>
          <w:sz w:val="24"/>
          <w:szCs w:val="24"/>
        </w:rPr>
        <w:t>Price curve</w:t>
      </w:r>
    </w:p>
    <w:p w14:paraId="29E66A94" w14:textId="77777777" w:rsidR="00CB2A81" w:rsidRPr="00113EF9" w:rsidRDefault="00CB2A81" w:rsidP="00CB2A81">
      <w:pPr>
        <w:rPr>
          <w:rFonts w:ascii="Calibri" w:hAnsi="Calibri" w:cs="Calibri"/>
          <w:color w:val="F79646" w:themeColor="accent6"/>
          <w:sz w:val="22"/>
          <w:szCs w:val="22"/>
        </w:rPr>
      </w:pPr>
      <w:r w:rsidRPr="00113EF9">
        <w:rPr>
          <w:rFonts w:ascii="Calibri" w:hAnsi="Calibri" w:cs="Calibri"/>
          <w:color w:val="F79646" w:themeColor="accent6"/>
          <w:sz w:val="22"/>
          <w:szCs w:val="22"/>
        </w:rPr>
        <w:t>Price curve represents the granulated monthly prices of energy commodities such as gas and power, published in specific units, and fetched from the PREP database using defined parameters and configurations within the Pricing Tool.</w:t>
      </w:r>
    </w:p>
    <w:p w14:paraId="07936D6F" w14:textId="6B96DDC8" w:rsidR="00CB2A81" w:rsidRPr="008334F7" w:rsidRDefault="00CB2A81" w:rsidP="00CB2A81">
      <w:pPr>
        <w:rPr>
          <w:rFonts w:ascii="Calibri" w:hAnsi="Calibri" w:cs="Calibri"/>
          <w:sz w:val="22"/>
          <w:szCs w:val="22"/>
        </w:rPr>
      </w:pPr>
      <w:r w:rsidRPr="008334F7">
        <w:rPr>
          <w:rFonts w:ascii="Calibri" w:hAnsi="Calibri" w:cs="Calibri"/>
          <w:sz w:val="22"/>
          <w:szCs w:val="22"/>
        </w:rPr>
        <w:t xml:space="preserve">These curves are monthly granulated and are published in EUR/MWh for power and </w:t>
      </w:r>
      <w:del w:id="30" w:author="AASHUTOSH" w:date="2025-06-16T11:22:00Z">
        <w:r w:rsidRPr="008F038F" w:rsidDel="00CD17B7">
          <w:rPr>
            <w:rFonts w:ascii="Calibri" w:hAnsi="Calibri" w:cs="Calibri"/>
            <w:strike/>
            <w:sz w:val="22"/>
            <w:szCs w:val="22"/>
          </w:rPr>
          <w:delText>ør</w:delText>
        </w:r>
      </w:del>
      <w:del w:id="31" w:author="AASHUTOSH" w:date="2025-06-16T11:21:00Z">
        <w:r w:rsidRPr="008F038F" w:rsidDel="00CD17B7">
          <w:rPr>
            <w:rFonts w:ascii="Calibri" w:hAnsi="Calibri" w:cs="Calibri"/>
            <w:strike/>
            <w:sz w:val="22"/>
            <w:szCs w:val="22"/>
          </w:rPr>
          <w:delText>e/m3 for gas</w:delText>
        </w:r>
      </w:del>
      <w:ins w:id="32" w:author="AASHUTOSH" w:date="2025-06-16T11:21:00Z">
        <w:r w:rsidR="00CD17B7" w:rsidRPr="00CD17B7">
          <w:t xml:space="preserve"> </w:t>
        </w:r>
        <w:r w:rsidR="00CD17B7" w:rsidRPr="00CD17B7">
          <w:rPr>
            <w:rFonts w:ascii="Calibri" w:hAnsi="Calibri" w:cs="Calibri"/>
            <w:sz w:val="22"/>
            <w:szCs w:val="22"/>
          </w:rPr>
          <w:t xml:space="preserve">for gas DK in EUR/MWh and </w:t>
        </w:r>
        <w:proofErr w:type="spellStart"/>
        <w:r w:rsidR="00CD17B7" w:rsidRPr="00CD17B7">
          <w:rPr>
            <w:rFonts w:ascii="Calibri" w:hAnsi="Calibri" w:cs="Calibri"/>
            <w:sz w:val="22"/>
            <w:szCs w:val="22"/>
          </w:rPr>
          <w:t>øre</w:t>
        </w:r>
        <w:proofErr w:type="spellEnd"/>
        <w:r w:rsidR="00CD17B7" w:rsidRPr="00CD17B7">
          <w:rPr>
            <w:rFonts w:ascii="Calibri" w:hAnsi="Calibri" w:cs="Calibri"/>
            <w:sz w:val="22"/>
            <w:szCs w:val="22"/>
          </w:rPr>
          <w:t xml:space="preserve">/m3 and gas in SE in EUR/MWh and </w:t>
        </w:r>
        <w:proofErr w:type="spellStart"/>
        <w:r w:rsidR="00CD17B7" w:rsidRPr="00CD17B7">
          <w:rPr>
            <w:rFonts w:ascii="Calibri" w:hAnsi="Calibri" w:cs="Calibri"/>
            <w:sz w:val="22"/>
            <w:szCs w:val="22"/>
          </w:rPr>
          <w:t>øre</w:t>
        </w:r>
        <w:proofErr w:type="spellEnd"/>
        <w:r w:rsidR="00CD17B7" w:rsidRPr="00CD17B7">
          <w:rPr>
            <w:rFonts w:ascii="Calibri" w:hAnsi="Calibri" w:cs="Calibri"/>
            <w:sz w:val="22"/>
            <w:szCs w:val="22"/>
          </w:rPr>
          <w:t>/kWh</w:t>
        </w:r>
      </w:ins>
      <w:r w:rsidRPr="008334F7">
        <w:rPr>
          <w:rFonts w:ascii="Calibri" w:hAnsi="Calibri" w:cs="Calibri"/>
          <w:sz w:val="22"/>
          <w:szCs w:val="22"/>
        </w:rPr>
        <w:t xml:space="preserve">. The Pricing Tool is designed to fetch relevant prices from the Oracle database PREP, which contains prices from third-party data providers and internally constructed prices added by </w:t>
      </w:r>
      <w:r w:rsidRPr="00AB1C24">
        <w:rPr>
          <w:rFonts w:ascii="Calibri" w:hAnsi="Calibri" w:cs="Calibri"/>
          <w:strike/>
          <w:sz w:val="22"/>
          <w:szCs w:val="22"/>
        </w:rPr>
        <w:t xml:space="preserve">the </w:t>
      </w:r>
      <w:del w:id="33" w:author="AASHUTOSH" w:date="2025-06-17T10:16:00Z">
        <w:r w:rsidRPr="00AB1C24" w:rsidDel="00A87325">
          <w:rPr>
            <w:rFonts w:ascii="Calibri" w:hAnsi="Calibri" w:cs="Calibri"/>
            <w:strike/>
            <w:sz w:val="22"/>
            <w:szCs w:val="22"/>
          </w:rPr>
          <w:delText>Trading</w:delText>
        </w:r>
        <w:r w:rsidRPr="008334F7" w:rsidDel="00A87325">
          <w:rPr>
            <w:rFonts w:ascii="Calibri" w:hAnsi="Calibri" w:cs="Calibri"/>
            <w:sz w:val="22"/>
            <w:szCs w:val="22"/>
          </w:rPr>
          <w:delText xml:space="preserve"> </w:delText>
        </w:r>
        <w:r w:rsidRPr="00AB1C24" w:rsidDel="00A87325">
          <w:rPr>
            <w:rFonts w:ascii="Calibri" w:hAnsi="Calibri" w:cs="Calibri"/>
            <w:strike/>
            <w:sz w:val="22"/>
            <w:szCs w:val="22"/>
          </w:rPr>
          <w:delText>Team</w:delText>
        </w:r>
        <w:r w:rsidRPr="008334F7" w:rsidDel="00A87325">
          <w:rPr>
            <w:rFonts w:ascii="Calibri" w:hAnsi="Calibri" w:cs="Calibri"/>
            <w:sz w:val="22"/>
            <w:szCs w:val="22"/>
          </w:rPr>
          <w:delText xml:space="preserve"> </w:delText>
        </w:r>
      </w:del>
      <w:ins w:id="34" w:author="AASHUTOSH" w:date="2025-06-16T11:20:00Z">
        <w:r w:rsidR="00CD17B7" w:rsidRPr="00CD17B7">
          <w:rPr>
            <w:rFonts w:ascii="Calibri" w:hAnsi="Calibri" w:cs="Calibri"/>
            <w:sz w:val="22"/>
            <w:szCs w:val="22"/>
          </w:rPr>
          <w:t>Ørsted</w:t>
        </w:r>
        <w:r w:rsidR="00CD17B7">
          <w:rPr>
            <w:rFonts w:ascii="Calibri" w:hAnsi="Calibri" w:cs="Calibri"/>
            <w:sz w:val="22"/>
            <w:szCs w:val="22"/>
          </w:rPr>
          <w:t xml:space="preserve"> </w:t>
        </w:r>
      </w:ins>
      <w:r w:rsidRPr="008334F7">
        <w:rPr>
          <w:rFonts w:ascii="Calibri" w:hAnsi="Calibri" w:cs="Calibri"/>
          <w:sz w:val="22"/>
          <w:szCs w:val="22"/>
        </w:rPr>
        <w:t>each day</w:t>
      </w:r>
      <w:r w:rsidR="00B50AF6" w:rsidRPr="008334F7">
        <w:rPr>
          <w:rFonts w:ascii="Calibri" w:hAnsi="Calibri" w:cs="Calibri"/>
          <w:sz w:val="22"/>
          <w:szCs w:val="22"/>
        </w:rPr>
        <w:t xml:space="preserve"> as well as various "Risk" factors and currency exchange rates.</w:t>
      </w:r>
      <w:r w:rsidRPr="008334F7">
        <w:rPr>
          <w:rFonts w:ascii="Calibri" w:hAnsi="Calibri" w:cs="Calibri"/>
          <w:sz w:val="22"/>
          <w:szCs w:val="22"/>
        </w:rPr>
        <w:t xml:space="preserve"> </w:t>
      </w:r>
      <w:r w:rsidR="00C24008" w:rsidRPr="008334F7">
        <w:rPr>
          <w:rFonts w:ascii="Calibri" w:hAnsi="Calibri" w:cs="Calibri"/>
          <w:sz w:val="22"/>
          <w:szCs w:val="22"/>
        </w:rPr>
        <w:t>The energy data manager</w:t>
      </w:r>
      <w:r w:rsidR="00FB6F1D" w:rsidRPr="008334F7">
        <w:rPr>
          <w:rFonts w:ascii="Calibri" w:hAnsi="Calibri" w:cs="Calibri"/>
          <w:sz w:val="22"/>
          <w:szCs w:val="22"/>
        </w:rPr>
        <w:t xml:space="preserve"> module</w:t>
      </w:r>
      <w:r w:rsidR="00C24008" w:rsidRPr="008334F7">
        <w:rPr>
          <w:rFonts w:ascii="Calibri" w:hAnsi="Calibri" w:cs="Calibri"/>
          <w:sz w:val="22"/>
          <w:szCs w:val="22"/>
        </w:rPr>
        <w:t xml:space="preserve"> </w:t>
      </w:r>
      <w:r w:rsidR="00FB6F1D" w:rsidRPr="008334F7">
        <w:rPr>
          <w:rFonts w:ascii="Calibri" w:hAnsi="Calibri" w:cs="Calibri"/>
          <w:sz w:val="22"/>
          <w:szCs w:val="22"/>
        </w:rPr>
        <w:t xml:space="preserve">in Bit2win </w:t>
      </w:r>
      <w:r w:rsidR="00C24008" w:rsidRPr="008334F7">
        <w:rPr>
          <w:rFonts w:ascii="Calibri" w:hAnsi="Calibri" w:cs="Calibri"/>
          <w:sz w:val="22"/>
          <w:szCs w:val="22"/>
        </w:rPr>
        <w:t>receives price curves identified by unique price curve IDs, along with their associated products, to calculate the weighted average prices for power and gas in</w:t>
      </w:r>
      <w:r w:rsidR="00251929" w:rsidRPr="008334F7">
        <w:rPr>
          <w:rFonts w:ascii="Calibri" w:hAnsi="Calibri" w:cs="Calibri"/>
          <w:sz w:val="22"/>
          <w:szCs w:val="22"/>
        </w:rPr>
        <w:t xml:space="preserve"> Denmark &amp;</w:t>
      </w:r>
      <w:r w:rsidR="00C24008" w:rsidRPr="008334F7">
        <w:rPr>
          <w:rFonts w:ascii="Calibri" w:hAnsi="Calibri" w:cs="Calibri"/>
          <w:sz w:val="22"/>
          <w:szCs w:val="22"/>
        </w:rPr>
        <w:t xml:space="preserve"> Sweden. </w:t>
      </w:r>
      <w:r w:rsidR="009B241D" w:rsidRPr="008334F7">
        <w:rPr>
          <w:rFonts w:ascii="Calibri" w:hAnsi="Calibri" w:cs="Calibri"/>
          <w:sz w:val="22"/>
          <w:szCs w:val="22"/>
        </w:rPr>
        <w:t>Energy data manager is designed to use relevant prices from PREP as part of its pricing model calculations.</w:t>
      </w:r>
    </w:p>
    <w:p w14:paraId="6FFFA894" w14:textId="6D9D7657" w:rsidR="004C37B0" w:rsidRPr="008334F7" w:rsidRDefault="004C37B0" w:rsidP="00CB2A81">
      <w:pPr>
        <w:rPr>
          <w:rFonts w:ascii="Calibri" w:hAnsi="Calibri" w:cs="Calibri"/>
          <w:sz w:val="22"/>
          <w:szCs w:val="22"/>
        </w:rPr>
      </w:pPr>
      <w:r w:rsidRPr="008334F7">
        <w:rPr>
          <w:rFonts w:ascii="Calibri" w:hAnsi="Calibri" w:cs="Calibri"/>
          <w:sz w:val="22"/>
          <w:szCs w:val="22"/>
        </w:rPr>
        <w:t>Gas, Power, Exchange Rates and Risk add-on prices should also be able to be uploaded separately in case they change during the day and therefore the business wish to refresh those prices from PREP</w:t>
      </w:r>
    </w:p>
    <w:p w14:paraId="0CE2590F" w14:textId="77777777" w:rsidR="00A87325" w:rsidRDefault="00C81114" w:rsidP="00A87325">
      <w:pPr>
        <w:rPr>
          <w:ins w:id="35" w:author="AASHUTOSH" w:date="2025-06-17T10:17:00Z"/>
          <w:rFonts w:ascii="Calibri" w:hAnsi="Calibri" w:cs="Calibri"/>
          <w:strike/>
          <w:sz w:val="22"/>
          <w:szCs w:val="22"/>
        </w:rPr>
      </w:pPr>
      <w:del w:id="36" w:author="AASHUTOSH" w:date="2025-06-17T10:16:00Z">
        <w:r w:rsidRPr="00853B60" w:rsidDel="00A87325">
          <w:rPr>
            <w:rFonts w:ascii="Calibri" w:hAnsi="Calibri" w:cs="Calibri"/>
            <w:strike/>
            <w:sz w:val="22"/>
            <w:szCs w:val="22"/>
          </w:rPr>
          <w:delText>The method for fetching prices from PREP involves a manual upload trigger activated by a business user to fetch the data into the Pricing Tool</w:delText>
        </w:r>
      </w:del>
    </w:p>
    <w:p w14:paraId="3C9D3189" w14:textId="2365A11B" w:rsidR="00AB045B" w:rsidRPr="00A87325" w:rsidRDefault="00C81114" w:rsidP="00A87325">
      <w:pPr>
        <w:rPr>
          <w:ins w:id="37" w:author="AASHUTOSH" w:date="2025-06-16T13:09:00Z"/>
          <w:rFonts w:ascii="Calibri" w:hAnsi="Calibri" w:cs="Calibri"/>
          <w:strike/>
          <w:sz w:val="22"/>
          <w:szCs w:val="22"/>
        </w:rPr>
      </w:pPr>
      <w:del w:id="38" w:author="AASHUTOSH" w:date="2025-06-17T10:16:00Z">
        <w:r w:rsidRPr="008334F7" w:rsidDel="00A87325">
          <w:rPr>
            <w:rFonts w:ascii="Calibri" w:hAnsi="Calibri" w:cs="Calibri"/>
            <w:sz w:val="22"/>
            <w:szCs w:val="22"/>
          </w:rPr>
          <w:delText>.</w:delText>
        </w:r>
      </w:del>
      <w:ins w:id="39" w:author="AASHUTOSH" w:date="2025-06-16T13:10:00Z">
        <w:r w:rsidR="00AB045B">
          <w:rPr>
            <w:rFonts w:ascii="Calibri" w:hAnsi="Calibri" w:cs="Calibri"/>
            <w:sz w:val="22"/>
            <w:szCs w:val="22"/>
          </w:rPr>
          <w:t>Bit2Win will be integrated with PREP to get the price curves by below two metho</w:t>
        </w:r>
      </w:ins>
      <w:ins w:id="40" w:author="AASHUTOSH" w:date="2025-06-16T13:11:00Z">
        <w:r w:rsidR="00AB045B">
          <w:rPr>
            <w:rFonts w:ascii="Calibri" w:hAnsi="Calibri" w:cs="Calibri"/>
            <w:sz w:val="22"/>
            <w:szCs w:val="22"/>
          </w:rPr>
          <w:t>ds:</w:t>
        </w:r>
      </w:ins>
    </w:p>
    <w:p w14:paraId="20294627" w14:textId="066BC304" w:rsidR="00AB045B" w:rsidRDefault="00AB045B" w:rsidP="00D6162C">
      <w:pPr>
        <w:pStyle w:val="ListParagraph"/>
        <w:numPr>
          <w:ilvl w:val="0"/>
          <w:numId w:val="67"/>
        </w:numPr>
        <w:rPr>
          <w:ins w:id="41" w:author="AASHUTOSH" w:date="2025-06-16T13:13:00Z"/>
          <w:rFonts w:ascii="Calibri" w:hAnsi="Calibri" w:cs="Calibri"/>
          <w:sz w:val="22"/>
          <w:szCs w:val="22"/>
        </w:rPr>
      </w:pPr>
      <w:ins w:id="42" w:author="AASHUTOSH" w:date="2025-06-16T13:12:00Z">
        <w:r>
          <w:rPr>
            <w:rFonts w:ascii="Calibri" w:hAnsi="Calibri" w:cs="Calibri"/>
            <w:sz w:val="22"/>
            <w:szCs w:val="22"/>
          </w:rPr>
          <w:t>T</w:t>
        </w:r>
      </w:ins>
      <w:ins w:id="43" w:author="AASHUTOSH" w:date="2025-06-16T13:11:00Z">
        <w:r>
          <w:rPr>
            <w:rFonts w:ascii="Calibri" w:hAnsi="Calibri" w:cs="Calibri"/>
            <w:sz w:val="22"/>
            <w:szCs w:val="22"/>
          </w:rPr>
          <w:t xml:space="preserve">hrough </w:t>
        </w:r>
      </w:ins>
      <w:ins w:id="44" w:author="AASHUTOSH" w:date="2025-06-16T13:12:00Z">
        <w:r>
          <w:rPr>
            <w:rFonts w:ascii="Calibri" w:hAnsi="Calibri" w:cs="Calibri"/>
            <w:sz w:val="22"/>
            <w:szCs w:val="22"/>
          </w:rPr>
          <w:t>Bit2Win</w:t>
        </w:r>
      </w:ins>
      <w:ins w:id="45" w:author="AASHUTOSH" w:date="2025-06-16T13:11:00Z">
        <w:r>
          <w:rPr>
            <w:rFonts w:ascii="Calibri" w:hAnsi="Calibri" w:cs="Calibri"/>
            <w:sz w:val="22"/>
            <w:szCs w:val="22"/>
          </w:rPr>
          <w:t xml:space="preserve"> UI business will be able to</w:t>
        </w:r>
      </w:ins>
      <w:ins w:id="46" w:author="AASHUTOSH" w:date="2025-06-16T13:12:00Z">
        <w:r>
          <w:rPr>
            <w:rFonts w:ascii="Calibri" w:hAnsi="Calibri" w:cs="Calibri"/>
            <w:sz w:val="22"/>
            <w:szCs w:val="22"/>
          </w:rPr>
          <w:t xml:space="preserve"> r</w:t>
        </w:r>
      </w:ins>
      <w:ins w:id="47" w:author="AASHUTOSH" w:date="2025-06-16T13:11:00Z">
        <w:r>
          <w:rPr>
            <w:rFonts w:ascii="Calibri" w:hAnsi="Calibri" w:cs="Calibri"/>
            <w:sz w:val="22"/>
            <w:szCs w:val="22"/>
          </w:rPr>
          <w:t>efresh</w:t>
        </w:r>
      </w:ins>
      <w:ins w:id="48" w:author="AASHUTOSH" w:date="2025-06-16T13:12:00Z">
        <w:r>
          <w:rPr>
            <w:rFonts w:ascii="Calibri" w:hAnsi="Calibri" w:cs="Calibri"/>
            <w:sz w:val="22"/>
            <w:szCs w:val="22"/>
          </w:rPr>
          <w:t xml:space="preserve"> the </w:t>
        </w:r>
      </w:ins>
      <w:ins w:id="49" w:author="AASHUTOSH" w:date="2025-06-16T13:07:00Z">
        <w:r w:rsidRPr="00AB045B">
          <w:rPr>
            <w:rFonts w:ascii="Calibri" w:hAnsi="Calibri" w:cs="Calibri"/>
            <w:sz w:val="22"/>
            <w:szCs w:val="22"/>
          </w:rPr>
          <w:t>Price curves</w:t>
        </w:r>
      </w:ins>
      <w:ins w:id="50" w:author="AASHUTOSH" w:date="2025-06-16T13:12:00Z">
        <w:r>
          <w:rPr>
            <w:rFonts w:ascii="Calibri" w:hAnsi="Calibri" w:cs="Calibri"/>
            <w:sz w:val="22"/>
            <w:szCs w:val="22"/>
          </w:rPr>
          <w:t>.</w:t>
        </w:r>
      </w:ins>
      <w:ins w:id="51" w:author="AASHUTOSH" w:date="2025-06-16T13:07:00Z">
        <w:r w:rsidRPr="00AB045B">
          <w:rPr>
            <w:rFonts w:ascii="Calibri" w:hAnsi="Calibri" w:cs="Calibri"/>
            <w:sz w:val="22"/>
            <w:szCs w:val="22"/>
          </w:rPr>
          <w:t xml:space="preserve"> </w:t>
        </w:r>
      </w:ins>
      <w:ins w:id="52" w:author="AASHUTOSH" w:date="2025-06-16T13:12:00Z">
        <w:r>
          <w:rPr>
            <w:rFonts w:ascii="Calibri" w:hAnsi="Calibri" w:cs="Calibri"/>
            <w:sz w:val="22"/>
            <w:szCs w:val="22"/>
          </w:rPr>
          <w:t xml:space="preserve">This will </w:t>
        </w:r>
      </w:ins>
      <w:ins w:id="53" w:author="AASHUTOSH" w:date="2025-06-16T13:13:00Z">
        <w:r>
          <w:rPr>
            <w:rFonts w:ascii="Calibri" w:hAnsi="Calibri" w:cs="Calibri"/>
            <w:sz w:val="22"/>
            <w:szCs w:val="22"/>
          </w:rPr>
          <w:t>automatically trigger the API service to get the requested Commodity price curves from PREP.</w:t>
        </w:r>
      </w:ins>
    </w:p>
    <w:p w14:paraId="5BD20270" w14:textId="77777777" w:rsidR="00AB045B" w:rsidRDefault="00AB045B" w:rsidP="00AB045B">
      <w:pPr>
        <w:pStyle w:val="ListParagraph"/>
        <w:ind w:left="1457"/>
        <w:rPr>
          <w:ins w:id="54" w:author="AASHUTOSH" w:date="2025-06-16T13:10:00Z"/>
          <w:rFonts w:ascii="Calibri" w:hAnsi="Calibri" w:cs="Calibri"/>
          <w:sz w:val="22"/>
          <w:szCs w:val="22"/>
        </w:rPr>
      </w:pPr>
    </w:p>
    <w:p w14:paraId="30E6FC5B" w14:textId="49FECB12" w:rsidR="00AB045B" w:rsidRDefault="00110576" w:rsidP="00D6162C">
      <w:pPr>
        <w:pStyle w:val="ListParagraph"/>
        <w:numPr>
          <w:ilvl w:val="0"/>
          <w:numId w:val="67"/>
        </w:numPr>
        <w:rPr>
          <w:ins w:id="55" w:author="AASHUTOSH" w:date="2025-06-16T13:14:00Z"/>
          <w:rFonts w:ascii="Calibri" w:hAnsi="Calibri" w:cs="Calibri"/>
          <w:sz w:val="22"/>
          <w:szCs w:val="22"/>
        </w:rPr>
      </w:pPr>
      <w:ins w:id="56" w:author="AASHUTOSH" w:date="2025-06-16T13:17:00Z">
        <w:r>
          <w:rPr>
            <w:rFonts w:ascii="Calibri" w:hAnsi="Calibri" w:cs="Calibri"/>
            <w:sz w:val="22"/>
            <w:szCs w:val="22"/>
          </w:rPr>
          <w:t>A</w:t>
        </w:r>
      </w:ins>
      <w:ins w:id="57" w:author="AASHUTOSH" w:date="2025-06-16T13:07:00Z">
        <w:r w:rsidR="00AB045B" w:rsidRPr="00AB045B">
          <w:rPr>
            <w:rFonts w:ascii="Calibri" w:hAnsi="Calibri" w:cs="Calibri"/>
            <w:sz w:val="22"/>
            <w:szCs w:val="22"/>
          </w:rPr>
          <w:t xml:space="preserve">ll additional </w:t>
        </w:r>
      </w:ins>
      <w:ins w:id="58" w:author="AASHUTOSH" w:date="2025-06-16T13:17:00Z">
        <w:r>
          <w:rPr>
            <w:rFonts w:ascii="Calibri" w:hAnsi="Calibri" w:cs="Calibri"/>
            <w:sz w:val="22"/>
            <w:szCs w:val="22"/>
          </w:rPr>
          <w:t xml:space="preserve">price </w:t>
        </w:r>
      </w:ins>
      <w:ins w:id="59" w:author="AASHUTOSH" w:date="2025-06-16T13:07:00Z">
        <w:r w:rsidR="00AB045B" w:rsidRPr="00AB045B">
          <w:rPr>
            <w:rFonts w:ascii="Calibri" w:hAnsi="Calibri" w:cs="Calibri"/>
            <w:sz w:val="22"/>
            <w:szCs w:val="22"/>
          </w:rPr>
          <w:t>curves</w:t>
        </w:r>
      </w:ins>
      <w:ins w:id="60" w:author="AASHUTOSH" w:date="2025-06-16T13:17:00Z">
        <w:r>
          <w:rPr>
            <w:rFonts w:ascii="Calibri" w:hAnsi="Calibri" w:cs="Calibri"/>
            <w:sz w:val="22"/>
            <w:szCs w:val="22"/>
          </w:rPr>
          <w:t xml:space="preserve"> will be</w:t>
        </w:r>
      </w:ins>
      <w:ins w:id="61" w:author="AASHUTOSH" w:date="2025-06-16T13:07:00Z">
        <w:r w:rsidR="00AB045B" w:rsidRPr="00AB045B">
          <w:rPr>
            <w:rFonts w:ascii="Calibri" w:hAnsi="Calibri" w:cs="Calibri"/>
            <w:sz w:val="22"/>
            <w:szCs w:val="22"/>
          </w:rPr>
          <w:t xml:space="preserve"> automatically uploaded every 5 </w:t>
        </w:r>
      </w:ins>
      <w:del w:id="62" w:author="AASHUTOSH" w:date="2025-06-16T13:18:00Z">
        <w:r w:rsidR="00C81114" w:rsidRPr="00AB045B" w:rsidDel="00110576">
          <w:rPr>
            <w:rFonts w:ascii="Calibri" w:hAnsi="Calibri" w:cs="Calibri"/>
            <w:sz w:val="22"/>
            <w:szCs w:val="22"/>
          </w:rPr>
          <w:delText xml:space="preserve"> </w:delText>
        </w:r>
      </w:del>
      <w:ins w:id="63" w:author="AASHUTOSH" w:date="2025-06-16T13:18:00Z">
        <w:r w:rsidRPr="00AB045B">
          <w:rPr>
            <w:rFonts w:ascii="Calibri" w:hAnsi="Calibri" w:cs="Calibri"/>
            <w:sz w:val="22"/>
            <w:szCs w:val="22"/>
          </w:rPr>
          <w:t>minutes through</w:t>
        </w:r>
      </w:ins>
      <w:ins w:id="64" w:author="AASHUTOSH" w:date="2025-06-16T13:17:00Z">
        <w:r>
          <w:rPr>
            <w:rFonts w:ascii="Calibri" w:hAnsi="Calibri" w:cs="Calibri"/>
            <w:sz w:val="22"/>
            <w:szCs w:val="22"/>
          </w:rPr>
          <w:t xml:space="preserve"> API integr</w:t>
        </w:r>
      </w:ins>
      <w:ins w:id="65" w:author="AASHUTOSH" w:date="2025-06-16T13:18:00Z">
        <w:r>
          <w:rPr>
            <w:rFonts w:ascii="Calibri" w:hAnsi="Calibri" w:cs="Calibri"/>
            <w:sz w:val="22"/>
            <w:szCs w:val="22"/>
          </w:rPr>
          <w:t>ation.</w:t>
        </w:r>
      </w:ins>
    </w:p>
    <w:p w14:paraId="286BEC80" w14:textId="77777777" w:rsidR="00AB045B" w:rsidRPr="00AB045B" w:rsidRDefault="00AB045B" w:rsidP="00AB045B">
      <w:pPr>
        <w:pStyle w:val="ListParagraph"/>
        <w:rPr>
          <w:ins w:id="66" w:author="AASHUTOSH" w:date="2025-06-16T13:14:00Z"/>
          <w:rFonts w:ascii="Calibri" w:hAnsi="Calibri" w:cs="Calibri"/>
          <w:sz w:val="22"/>
          <w:szCs w:val="22"/>
        </w:rPr>
      </w:pPr>
    </w:p>
    <w:p w14:paraId="4A11C58E" w14:textId="4556E048" w:rsidR="00C81114" w:rsidRPr="00AB045B" w:rsidRDefault="00C81114" w:rsidP="00AB045B">
      <w:pPr>
        <w:rPr>
          <w:rFonts w:ascii="Calibri" w:hAnsi="Calibri" w:cs="Calibri"/>
          <w:sz w:val="22"/>
          <w:szCs w:val="22"/>
        </w:rPr>
      </w:pPr>
      <w:r w:rsidRPr="00AB045B">
        <w:rPr>
          <w:rFonts w:ascii="Calibri" w:hAnsi="Calibri" w:cs="Calibri"/>
          <w:sz w:val="22"/>
          <w:szCs w:val="22"/>
        </w:rPr>
        <w:t>The document specifies the data structure, including parameters such</w:t>
      </w:r>
      <w:r w:rsidR="00D54307" w:rsidRPr="00AB045B">
        <w:rPr>
          <w:rFonts w:ascii="Calibri" w:hAnsi="Calibri" w:cs="Calibri"/>
          <w:sz w:val="22"/>
          <w:szCs w:val="22"/>
        </w:rPr>
        <w:t xml:space="preserve"> </w:t>
      </w:r>
      <w:r w:rsidRPr="00AB045B">
        <w:rPr>
          <w:rFonts w:ascii="Calibri" w:hAnsi="Calibri" w:cs="Calibri"/>
          <w:sz w:val="22"/>
          <w:szCs w:val="22"/>
        </w:rPr>
        <w:t xml:space="preserve">as product_bid, </w:t>
      </w:r>
      <w:proofErr w:type="spellStart"/>
      <w:r w:rsidRPr="00AB045B">
        <w:rPr>
          <w:rFonts w:ascii="Calibri" w:hAnsi="Calibri" w:cs="Calibri"/>
          <w:sz w:val="22"/>
          <w:szCs w:val="22"/>
        </w:rPr>
        <w:t>value_type_shortname</w:t>
      </w:r>
      <w:proofErr w:type="spellEnd"/>
      <w:r w:rsidRPr="00AB045B">
        <w:rPr>
          <w:rFonts w:ascii="Calibri" w:hAnsi="Calibri" w:cs="Calibri"/>
          <w:sz w:val="22"/>
          <w:szCs w:val="22"/>
        </w:rPr>
        <w:t xml:space="preserve">, </w:t>
      </w:r>
      <w:proofErr w:type="spellStart"/>
      <w:r w:rsidRPr="00AB045B">
        <w:rPr>
          <w:rFonts w:ascii="Calibri" w:hAnsi="Calibri" w:cs="Calibri"/>
          <w:sz w:val="22"/>
          <w:szCs w:val="22"/>
        </w:rPr>
        <w:t>price_source_shortname</w:t>
      </w:r>
      <w:proofErr w:type="spellEnd"/>
      <w:r w:rsidRPr="00AB045B">
        <w:rPr>
          <w:rFonts w:ascii="Calibri" w:hAnsi="Calibri" w:cs="Calibri"/>
          <w:sz w:val="22"/>
          <w:szCs w:val="22"/>
        </w:rPr>
        <w:t xml:space="preserve">, </w:t>
      </w:r>
      <w:proofErr w:type="spellStart"/>
      <w:r w:rsidRPr="00AB045B">
        <w:rPr>
          <w:rFonts w:ascii="Calibri" w:hAnsi="Calibri" w:cs="Calibri"/>
          <w:sz w:val="22"/>
          <w:szCs w:val="22"/>
        </w:rPr>
        <w:t>delivery_period_type_shortname</w:t>
      </w:r>
      <w:proofErr w:type="spellEnd"/>
      <w:r w:rsidRPr="00AB045B">
        <w:rPr>
          <w:rFonts w:ascii="Calibri" w:hAnsi="Calibri" w:cs="Calibri"/>
          <w:sz w:val="22"/>
          <w:szCs w:val="22"/>
        </w:rPr>
        <w:t xml:space="preserve">, </w:t>
      </w:r>
      <w:proofErr w:type="spellStart"/>
      <w:r w:rsidRPr="00AB045B">
        <w:rPr>
          <w:rFonts w:ascii="Calibri" w:hAnsi="Calibri" w:cs="Calibri"/>
          <w:sz w:val="22"/>
          <w:szCs w:val="22"/>
        </w:rPr>
        <w:t>price_provider_shortname</w:t>
      </w:r>
      <w:proofErr w:type="spellEnd"/>
      <w:r w:rsidRPr="00AB045B">
        <w:rPr>
          <w:rFonts w:ascii="Calibri" w:hAnsi="Calibri" w:cs="Calibri"/>
          <w:sz w:val="22"/>
          <w:szCs w:val="22"/>
        </w:rPr>
        <w:t xml:space="preserve">, </w:t>
      </w:r>
      <w:proofErr w:type="spellStart"/>
      <w:r w:rsidRPr="00AB045B">
        <w:rPr>
          <w:rFonts w:ascii="Calibri" w:hAnsi="Calibri" w:cs="Calibri"/>
          <w:sz w:val="22"/>
          <w:szCs w:val="22"/>
        </w:rPr>
        <w:t>notationtime</w:t>
      </w:r>
      <w:proofErr w:type="spellEnd"/>
      <w:r w:rsidRPr="00AB045B">
        <w:rPr>
          <w:rFonts w:ascii="Calibri" w:hAnsi="Calibri" w:cs="Calibri"/>
          <w:sz w:val="22"/>
          <w:szCs w:val="22"/>
        </w:rPr>
        <w:t xml:space="preserve">, delivery_start, delivery_end, price, </w:t>
      </w:r>
      <w:proofErr w:type="spellStart"/>
      <w:r w:rsidRPr="00AB045B">
        <w:rPr>
          <w:rFonts w:ascii="Calibri" w:hAnsi="Calibri" w:cs="Calibri"/>
          <w:sz w:val="22"/>
          <w:szCs w:val="22"/>
        </w:rPr>
        <w:t>approved_time</w:t>
      </w:r>
      <w:proofErr w:type="spellEnd"/>
      <w:r w:rsidRPr="00AB045B">
        <w:rPr>
          <w:rFonts w:ascii="Calibri" w:hAnsi="Calibri" w:cs="Calibri"/>
          <w:sz w:val="22"/>
          <w:szCs w:val="22"/>
        </w:rPr>
        <w:t xml:space="preserve">, version, and </w:t>
      </w:r>
      <w:proofErr w:type="spellStart"/>
      <w:r w:rsidRPr="00AB045B">
        <w:rPr>
          <w:rFonts w:ascii="Calibri" w:hAnsi="Calibri" w:cs="Calibri"/>
          <w:sz w:val="22"/>
          <w:szCs w:val="22"/>
        </w:rPr>
        <w:t>price_unit_shortname</w:t>
      </w:r>
      <w:proofErr w:type="spellEnd"/>
      <w:r w:rsidRPr="00AB045B">
        <w:rPr>
          <w:rFonts w:ascii="Calibri" w:hAnsi="Calibri" w:cs="Calibri"/>
          <w:sz w:val="22"/>
          <w:szCs w:val="22"/>
        </w:rPr>
        <w:t>.</w:t>
      </w:r>
    </w:p>
    <w:p w14:paraId="3F03317C" w14:textId="77777777" w:rsidR="00E66641" w:rsidRDefault="00E66641" w:rsidP="002F2FC1">
      <w:pPr>
        <w:rPr>
          <w:ins w:id="67" w:author="AASHUTOSH" w:date="2025-06-16T13:18:00Z"/>
          <w:rFonts w:ascii="Calibri" w:hAnsi="Calibri" w:cs="Calibri"/>
          <w:b/>
          <w:bCs/>
          <w:sz w:val="22"/>
          <w:szCs w:val="22"/>
        </w:rPr>
      </w:pPr>
    </w:p>
    <w:p w14:paraId="01E1FDF4" w14:textId="77777777" w:rsidR="00110576" w:rsidRDefault="00110576" w:rsidP="002F2FC1">
      <w:pPr>
        <w:rPr>
          <w:ins w:id="68" w:author="AASHUTOSH" w:date="2025-06-17T10:17:00Z"/>
          <w:rFonts w:ascii="Calibri" w:hAnsi="Calibri" w:cs="Calibri"/>
          <w:b/>
          <w:bCs/>
          <w:sz w:val="22"/>
          <w:szCs w:val="22"/>
        </w:rPr>
      </w:pPr>
    </w:p>
    <w:p w14:paraId="4084A2A5" w14:textId="77777777" w:rsidR="00A87325" w:rsidRDefault="00A87325" w:rsidP="002F2FC1">
      <w:pPr>
        <w:rPr>
          <w:ins w:id="69" w:author="AASHUTOSH" w:date="2025-06-16T13:18:00Z"/>
          <w:rFonts w:ascii="Calibri" w:hAnsi="Calibri" w:cs="Calibri"/>
          <w:b/>
          <w:bCs/>
          <w:sz w:val="22"/>
          <w:szCs w:val="22"/>
        </w:rPr>
      </w:pPr>
    </w:p>
    <w:p w14:paraId="655C5336" w14:textId="77777777" w:rsidR="00110576" w:rsidRDefault="00110576" w:rsidP="002F2FC1">
      <w:pPr>
        <w:rPr>
          <w:rFonts w:ascii="Calibri" w:hAnsi="Calibri" w:cs="Calibri"/>
          <w:b/>
          <w:bCs/>
          <w:sz w:val="22"/>
          <w:szCs w:val="22"/>
        </w:rPr>
      </w:pPr>
    </w:p>
    <w:p w14:paraId="31105F19" w14:textId="6B874231" w:rsidR="002F2FC1" w:rsidRPr="00E649EE" w:rsidRDefault="002F2FC1" w:rsidP="002F2FC1">
      <w:pPr>
        <w:rPr>
          <w:rFonts w:ascii="Calibri" w:hAnsi="Calibri" w:cs="Calibri"/>
          <w:b/>
          <w:bCs/>
          <w:sz w:val="22"/>
          <w:szCs w:val="22"/>
        </w:rPr>
      </w:pPr>
      <w:r w:rsidRPr="24307E70">
        <w:rPr>
          <w:rFonts w:ascii="Calibri" w:hAnsi="Calibri" w:cs="Calibri"/>
          <w:b/>
          <w:bCs/>
          <w:sz w:val="22"/>
          <w:szCs w:val="22"/>
        </w:rPr>
        <w:t>Hadrian's Role in Orsted's Landscape</w:t>
      </w:r>
    </w:p>
    <w:p w14:paraId="63F8BC14" w14:textId="77777777" w:rsidR="002F2FC1" w:rsidRPr="008334F7" w:rsidRDefault="002F2FC1" w:rsidP="002F2FC1">
      <w:pPr>
        <w:rPr>
          <w:rFonts w:ascii="Calibri" w:hAnsi="Calibri" w:cs="Calibri"/>
          <w:sz w:val="22"/>
          <w:szCs w:val="22"/>
        </w:rPr>
      </w:pPr>
      <w:r w:rsidRPr="008334F7">
        <w:rPr>
          <w:rFonts w:ascii="Calibri" w:hAnsi="Calibri" w:cs="Calibri"/>
          <w:sz w:val="22"/>
          <w:szCs w:val="22"/>
        </w:rPr>
        <w:t>Hadrian plays a pivotal role in Orsted's landscape as an in-house system used for various calculations, including option premiums and hedging contracts. It runs Monte Carlo simulations for different contracts and specifically calculates transportation costs for gas customers. The system integrates with the Midas system, receives data inputs, and performs calculations. Hadrian is flexible, handling various contract types and scenarios, making it a crucial tool for Orsted's operations. It also uses linear optimization to determine the optimal mix of transportation contracts to minimize costs for customers. Additionally, it performs customer-specific calculations, considering historical consumption and expected future usage, and different contract durations. The system is essential for Orsted's operations, ensuring accurate and efficient transportation cost calculations and optimization.</w:t>
      </w:r>
    </w:p>
    <w:p w14:paraId="035D07FC" w14:textId="4582611A" w:rsidR="00E66641" w:rsidDel="00110576" w:rsidRDefault="00E66641" w:rsidP="002F2FC1">
      <w:pPr>
        <w:rPr>
          <w:del w:id="70" w:author="AASHUTOSH" w:date="2025-06-16T13:19:00Z"/>
          <w:rFonts w:ascii="Calibri" w:hAnsi="Calibri" w:cs="Calibri"/>
          <w:b/>
          <w:bCs/>
          <w:sz w:val="22"/>
          <w:szCs w:val="22"/>
        </w:rPr>
      </w:pPr>
    </w:p>
    <w:p w14:paraId="0747DA94" w14:textId="77777777" w:rsidR="00E66641" w:rsidRDefault="00E66641" w:rsidP="002F2FC1">
      <w:pPr>
        <w:rPr>
          <w:rFonts w:ascii="Calibri" w:hAnsi="Calibri" w:cs="Calibri"/>
          <w:b/>
          <w:bCs/>
          <w:sz w:val="22"/>
          <w:szCs w:val="22"/>
        </w:rPr>
      </w:pPr>
    </w:p>
    <w:p w14:paraId="6D0B7462" w14:textId="4A9BEFFF" w:rsidR="002F2FC1" w:rsidRPr="00E649EE" w:rsidRDefault="002F2FC1" w:rsidP="002F2FC1">
      <w:pPr>
        <w:rPr>
          <w:rFonts w:ascii="Calibri" w:hAnsi="Calibri" w:cs="Calibri"/>
          <w:b/>
          <w:bCs/>
          <w:sz w:val="22"/>
          <w:szCs w:val="22"/>
        </w:rPr>
      </w:pPr>
      <w:r w:rsidRPr="00E649EE">
        <w:rPr>
          <w:rFonts w:ascii="Calibri" w:hAnsi="Calibri" w:cs="Calibri"/>
          <w:b/>
          <w:bCs/>
          <w:sz w:val="22"/>
          <w:szCs w:val="22"/>
        </w:rPr>
        <w:t xml:space="preserve">Calculation of </w:t>
      </w:r>
      <w:del w:id="71" w:author="Inger Pilgaard Hay" w:date="2025-06-13T16:04:00Z">
        <w:r w:rsidRPr="00E649EE" w:rsidDel="00BC7897">
          <w:rPr>
            <w:rFonts w:ascii="Calibri" w:hAnsi="Calibri" w:cs="Calibri"/>
            <w:b/>
            <w:bCs/>
            <w:sz w:val="22"/>
            <w:szCs w:val="22"/>
          </w:rPr>
          <w:delText xml:space="preserve">Flex and </w:delText>
        </w:r>
      </w:del>
      <w:r w:rsidRPr="00E649EE">
        <w:rPr>
          <w:rFonts w:ascii="Calibri" w:hAnsi="Calibri" w:cs="Calibri"/>
          <w:b/>
          <w:bCs/>
          <w:sz w:val="22"/>
          <w:szCs w:val="22"/>
        </w:rPr>
        <w:t>Transportation Values in Hadrian</w:t>
      </w:r>
    </w:p>
    <w:p w14:paraId="73808C33" w14:textId="035103B3" w:rsidR="002F2FC1" w:rsidRPr="00E649EE" w:rsidRDefault="002F2FC1" w:rsidP="001433AF">
      <w:pPr>
        <w:rPr>
          <w:rFonts w:ascii="Calibri" w:hAnsi="Calibri" w:cs="Calibri"/>
          <w:sz w:val="22"/>
          <w:szCs w:val="22"/>
        </w:rPr>
      </w:pPr>
      <w:r w:rsidRPr="00E649EE">
        <w:rPr>
          <w:rFonts w:ascii="Calibri" w:hAnsi="Calibri" w:cs="Calibri"/>
          <w:sz w:val="22"/>
          <w:szCs w:val="22"/>
        </w:rPr>
        <w:t xml:space="preserve">Hadrian calculates </w:t>
      </w:r>
      <w:del w:id="72" w:author="Inger Pilgaard Hay" w:date="2025-06-13T16:04:00Z">
        <w:r w:rsidRPr="00E649EE" w:rsidDel="00BC7897">
          <w:rPr>
            <w:rFonts w:ascii="Calibri" w:hAnsi="Calibri" w:cs="Calibri"/>
            <w:sz w:val="22"/>
            <w:szCs w:val="22"/>
          </w:rPr>
          <w:delText xml:space="preserve">flex and </w:delText>
        </w:r>
      </w:del>
      <w:r w:rsidRPr="00E649EE">
        <w:rPr>
          <w:rFonts w:ascii="Calibri" w:hAnsi="Calibri" w:cs="Calibri"/>
          <w:sz w:val="22"/>
          <w:szCs w:val="22"/>
        </w:rPr>
        <w:t xml:space="preserve">transportation values using inputs such as </w:t>
      </w:r>
      <w:r w:rsidRPr="2FF9E753">
        <w:rPr>
          <w:rFonts w:ascii="Calibri" w:hAnsi="Calibri" w:cs="Calibri"/>
          <w:i/>
          <w:sz w:val="22"/>
          <w:szCs w:val="22"/>
        </w:rPr>
        <w:t>historical hourly consumption data, expected future consumption data, prices for different transportation contracts</w:t>
      </w:r>
      <w:ins w:id="73" w:author="Inger Pilgaard Hay" w:date="2025-06-13T16:05:00Z">
        <w:r w:rsidR="00BC7897">
          <w:rPr>
            <w:rFonts w:ascii="Calibri" w:hAnsi="Calibri" w:cs="Calibri"/>
            <w:i/>
            <w:sz w:val="22"/>
            <w:szCs w:val="22"/>
          </w:rPr>
          <w:t>.</w:t>
        </w:r>
      </w:ins>
      <w:del w:id="74" w:author="Inger Pilgaard Hay" w:date="2025-06-13T16:05:00Z">
        <w:r w:rsidRPr="2FF9E753" w:rsidDel="00BC7897">
          <w:rPr>
            <w:rFonts w:ascii="Calibri" w:hAnsi="Calibri" w:cs="Calibri"/>
            <w:i/>
            <w:sz w:val="22"/>
            <w:szCs w:val="22"/>
          </w:rPr>
          <w:delText>, and a general risk premium</w:delText>
        </w:r>
      </w:del>
      <w:r w:rsidRPr="2FF9E753">
        <w:rPr>
          <w:rFonts w:ascii="Calibri" w:hAnsi="Calibri" w:cs="Calibri"/>
          <w:i/>
          <w:sz w:val="22"/>
          <w:szCs w:val="22"/>
        </w:rPr>
        <w:t>.</w:t>
      </w:r>
      <w:r w:rsidRPr="00E649EE">
        <w:rPr>
          <w:rFonts w:ascii="Calibri" w:hAnsi="Calibri" w:cs="Calibri"/>
          <w:sz w:val="22"/>
          <w:szCs w:val="22"/>
        </w:rPr>
        <w:t xml:space="preserve"> The system utilizes linear optimization to calculate transportation costs, considering historical and future consumption, transportation contract prices</w:t>
      </w:r>
      <w:del w:id="75" w:author="Inger Pilgaard Hay" w:date="2025-06-13T16:05:00Z">
        <w:r w:rsidRPr="00E649EE" w:rsidDel="00BC7897">
          <w:rPr>
            <w:rFonts w:ascii="Calibri" w:hAnsi="Calibri" w:cs="Calibri"/>
            <w:sz w:val="22"/>
            <w:szCs w:val="22"/>
          </w:rPr>
          <w:delText>, and the risk premium</w:delText>
        </w:r>
      </w:del>
      <w:r w:rsidRPr="00E649EE">
        <w:rPr>
          <w:rFonts w:ascii="Calibri" w:hAnsi="Calibri" w:cs="Calibri"/>
          <w:sz w:val="22"/>
          <w:szCs w:val="22"/>
        </w:rPr>
        <w:t xml:space="preserve">. </w:t>
      </w:r>
    </w:p>
    <w:p w14:paraId="01182E02" w14:textId="7E268FD0" w:rsidR="002E261E" w:rsidRPr="00E649EE" w:rsidRDefault="002E261E" w:rsidP="001433AF">
      <w:pPr>
        <w:rPr>
          <w:rFonts w:ascii="Calibri" w:hAnsi="Calibri" w:cs="Calibri"/>
          <w:sz w:val="22"/>
          <w:szCs w:val="22"/>
        </w:rPr>
      </w:pPr>
      <w:r w:rsidRPr="00E649EE">
        <w:rPr>
          <w:rFonts w:ascii="Calibri" w:hAnsi="Calibri" w:cs="Calibri"/>
          <w:sz w:val="22"/>
          <w:szCs w:val="22"/>
        </w:rPr>
        <w:t>Energy data manager</w:t>
      </w:r>
      <w:r w:rsidR="42E5A571" w:rsidRPr="35DEC4A3">
        <w:rPr>
          <w:rFonts w:ascii="Calibri" w:hAnsi="Calibri" w:cs="Calibri"/>
          <w:sz w:val="22"/>
          <w:szCs w:val="22"/>
        </w:rPr>
        <w:t xml:space="preserve"> </w:t>
      </w:r>
      <w:r w:rsidR="42E5A571" w:rsidRPr="412B63A7">
        <w:rPr>
          <w:rFonts w:ascii="Calibri" w:hAnsi="Calibri" w:cs="Calibri"/>
          <w:sz w:val="22"/>
          <w:szCs w:val="22"/>
        </w:rPr>
        <w:t>(</w:t>
      </w:r>
      <w:r w:rsidR="42E5A571" w:rsidRPr="0CE3BD47">
        <w:rPr>
          <w:rFonts w:ascii="Calibri" w:hAnsi="Calibri" w:cs="Calibri"/>
          <w:sz w:val="22"/>
          <w:szCs w:val="22"/>
        </w:rPr>
        <w:t>EDM)</w:t>
      </w:r>
      <w:r w:rsidRPr="00E649EE">
        <w:rPr>
          <w:rFonts w:ascii="Calibri" w:hAnsi="Calibri" w:cs="Calibri"/>
          <w:sz w:val="22"/>
          <w:szCs w:val="22"/>
        </w:rPr>
        <w:t xml:space="preserve"> in Bit2Win uses Hadrian interface to fetch transportation values </w:t>
      </w:r>
      <w:del w:id="76" w:author="Inger Pilgaard Hay" w:date="2025-06-13T16:06:00Z">
        <w:r w:rsidRPr="00E649EE" w:rsidDel="00BC7897">
          <w:rPr>
            <w:rFonts w:ascii="Calibri" w:hAnsi="Calibri" w:cs="Calibri"/>
            <w:sz w:val="22"/>
            <w:szCs w:val="22"/>
          </w:rPr>
          <w:delText xml:space="preserve">and flex calculations </w:delText>
        </w:r>
      </w:del>
      <w:r w:rsidRPr="00E649EE">
        <w:rPr>
          <w:rFonts w:ascii="Calibri" w:hAnsi="Calibri" w:cs="Calibri"/>
          <w:sz w:val="22"/>
          <w:szCs w:val="22"/>
        </w:rPr>
        <w:t>for pricing certain types of offers in the Pricing Too</w:t>
      </w:r>
      <w:r w:rsidR="00626BA1">
        <w:rPr>
          <w:rFonts w:ascii="Calibri" w:hAnsi="Calibri" w:cs="Calibri"/>
          <w:sz w:val="22"/>
          <w:szCs w:val="22"/>
        </w:rPr>
        <w:t xml:space="preserve">l. </w:t>
      </w:r>
      <w:r w:rsidRPr="00E649EE">
        <w:rPr>
          <w:rFonts w:ascii="Calibri" w:hAnsi="Calibri" w:cs="Calibri"/>
          <w:sz w:val="22"/>
          <w:szCs w:val="22"/>
        </w:rPr>
        <w:t>Energy data manager in Bit2win communicates with the Hadrian model by sending a request XML file and receiving an XML response file over HTTP.</w:t>
      </w:r>
    </w:p>
    <w:p w14:paraId="4D420C4F" w14:textId="01478342" w:rsidR="002F2FC1" w:rsidRPr="00BC7897" w:rsidRDefault="002F2FC1" w:rsidP="002F2FC1">
      <w:pPr>
        <w:rPr>
          <w:rFonts w:ascii="Calibri" w:hAnsi="Calibri" w:cs="Calibri"/>
          <w:sz w:val="22"/>
          <w:szCs w:val="22"/>
        </w:rPr>
      </w:pPr>
      <w:r w:rsidRPr="00E649EE">
        <w:rPr>
          <w:rFonts w:ascii="Calibri" w:hAnsi="Calibri" w:cs="Calibri"/>
          <w:sz w:val="22"/>
          <w:szCs w:val="22"/>
        </w:rPr>
        <w:t>P</w:t>
      </w:r>
      <w:r w:rsidR="002E261E" w:rsidRPr="00E649EE">
        <w:rPr>
          <w:rFonts w:ascii="Calibri" w:hAnsi="Calibri" w:cs="Calibri"/>
          <w:sz w:val="22"/>
          <w:szCs w:val="22"/>
        </w:rPr>
        <w:t>REP</w:t>
      </w:r>
      <w:r w:rsidRPr="00E649EE">
        <w:rPr>
          <w:rFonts w:ascii="Calibri" w:hAnsi="Calibri" w:cs="Calibri"/>
          <w:sz w:val="22"/>
          <w:szCs w:val="22"/>
        </w:rPr>
        <w:t xml:space="preserve"> and Hadrian are connected to each other. </w:t>
      </w:r>
      <w:del w:id="77" w:author="Inger Pilgaard Hay" w:date="2025-06-13T15:57:00Z">
        <w:r w:rsidRPr="00E649EE" w:rsidDel="00BC7897">
          <w:rPr>
            <w:rFonts w:ascii="Calibri" w:hAnsi="Calibri" w:cs="Calibri"/>
            <w:sz w:val="22"/>
            <w:szCs w:val="22"/>
          </w:rPr>
          <w:delText xml:space="preserve">Hadrian retrieves foreign exchange rates and historical consumption data from the </w:delText>
        </w:r>
      </w:del>
      <w:del w:id="78" w:author="Inger Pilgaard Hay" w:date="2025-06-13T15:55:00Z">
        <w:r w:rsidRPr="00E649EE" w:rsidDel="00BC7897">
          <w:rPr>
            <w:rFonts w:ascii="Calibri" w:hAnsi="Calibri" w:cs="Calibri"/>
            <w:sz w:val="22"/>
            <w:szCs w:val="22"/>
          </w:rPr>
          <w:delText xml:space="preserve">Prep </w:delText>
        </w:r>
      </w:del>
      <w:del w:id="79" w:author="Inger Pilgaard Hay" w:date="2025-06-13T15:57:00Z">
        <w:r w:rsidRPr="00E649EE" w:rsidDel="00BC7897">
          <w:rPr>
            <w:rFonts w:ascii="Calibri" w:hAnsi="Calibri" w:cs="Calibri"/>
            <w:sz w:val="22"/>
            <w:szCs w:val="22"/>
          </w:rPr>
          <w:delText>database to perform its calculations, ensuring access to accurate and up-to-date information for its optimization processes.</w:delText>
        </w:r>
      </w:del>
      <w:ins w:id="80" w:author="Inger Pilgaard Hay" w:date="2025-06-13T15:57:00Z">
        <w:r w:rsidR="00BC7897" w:rsidRPr="00BC7897">
          <w:rPr>
            <w:b/>
            <w:bCs/>
          </w:rPr>
          <w:t xml:space="preserve"> </w:t>
        </w:r>
        <w:r w:rsidR="00BC7897" w:rsidRPr="00BC7897">
          <w:rPr>
            <w:rFonts w:ascii="Calibri" w:hAnsi="Calibri" w:cs="Calibri"/>
            <w:sz w:val="22"/>
            <w:szCs w:val="22"/>
          </w:rPr>
          <w:t>Hadrian retrieves foreign exchange rates from the PREP database and historical consumption data for the Ørsted portfolio from the DONGDW database to perform its calculations, ensuring access to accurate and up-to-date information for its optimization processes.</w:t>
        </w:r>
      </w:ins>
    </w:p>
    <w:p w14:paraId="79DF09FD" w14:textId="77777777" w:rsidR="002F2FC1" w:rsidRPr="00BC7897" w:rsidRDefault="002F2FC1" w:rsidP="004C5147">
      <w:pPr>
        <w:spacing w:after="0"/>
        <w:rPr>
          <w:rFonts w:ascii="Calibri" w:hAnsi="Calibri" w:cs="Calibri"/>
          <w:sz w:val="22"/>
          <w:szCs w:val="22"/>
        </w:rPr>
      </w:pPr>
    </w:p>
    <w:p w14:paraId="407627DB" w14:textId="61537F73" w:rsidR="008E0B10" w:rsidRPr="00E649EE" w:rsidRDefault="002F2FC1" w:rsidP="00C53E48">
      <w:pPr>
        <w:rPr>
          <w:rFonts w:ascii="Calibri" w:hAnsi="Calibri" w:cs="Calibri"/>
          <w:sz w:val="22"/>
          <w:szCs w:val="22"/>
        </w:rPr>
      </w:pPr>
      <w:r w:rsidRPr="00E649EE">
        <w:rPr>
          <w:rFonts w:ascii="Calibri" w:hAnsi="Calibri" w:cs="Calibri"/>
          <w:sz w:val="22"/>
          <w:szCs w:val="22"/>
        </w:rPr>
        <w:t>Hadrian uses a custom</w:t>
      </w:r>
      <w:r w:rsidR="00C53E48" w:rsidRPr="00E649EE">
        <w:rPr>
          <w:rFonts w:ascii="Calibri" w:hAnsi="Calibri" w:cs="Calibri"/>
          <w:sz w:val="22"/>
          <w:szCs w:val="22"/>
        </w:rPr>
        <w:t xml:space="preserve"> </w:t>
      </w:r>
      <w:r w:rsidR="009C6395" w:rsidRPr="00E649EE">
        <w:rPr>
          <w:rFonts w:ascii="Calibri" w:hAnsi="Calibri" w:cs="Calibri"/>
          <w:sz w:val="22"/>
          <w:szCs w:val="22"/>
        </w:rPr>
        <w:t xml:space="preserve">batch </w:t>
      </w:r>
      <w:r w:rsidRPr="00E649EE">
        <w:rPr>
          <w:rFonts w:ascii="Calibri" w:hAnsi="Calibri" w:cs="Calibri"/>
          <w:sz w:val="22"/>
          <w:szCs w:val="22"/>
        </w:rPr>
        <w:t xml:space="preserve">scripting language called CPSL (Contained within XML format) to automate and </w:t>
      </w:r>
      <w:r w:rsidR="00B423EA" w:rsidRPr="00E649EE">
        <w:rPr>
          <w:rFonts w:ascii="Calibri" w:hAnsi="Calibri" w:cs="Calibri"/>
          <w:sz w:val="22"/>
          <w:szCs w:val="22"/>
        </w:rPr>
        <w:t>analyse</w:t>
      </w:r>
      <w:r w:rsidRPr="00E649EE">
        <w:rPr>
          <w:rFonts w:ascii="Calibri" w:hAnsi="Calibri" w:cs="Calibri"/>
          <w:sz w:val="22"/>
          <w:szCs w:val="22"/>
        </w:rPr>
        <w:t xml:space="preserve"> pricing data. This scripting language allows for flexible and detailed configuration of the calculations and processes within Hadrian, ensuring efficient and accurate pricing data analysis.</w:t>
      </w:r>
    </w:p>
    <w:p w14:paraId="01402DB6" w14:textId="77777777" w:rsidR="003E40B2" w:rsidRPr="00E649EE" w:rsidRDefault="003E40B2" w:rsidP="00D54307">
      <w:pPr>
        <w:rPr>
          <w:rFonts w:ascii="Calibri" w:hAnsi="Calibri" w:cs="Calibri"/>
          <w:sz w:val="22"/>
          <w:szCs w:val="22"/>
        </w:rPr>
      </w:pPr>
    </w:p>
    <w:p w14:paraId="50863364" w14:textId="73BA5ADB" w:rsidR="00234805" w:rsidRPr="00DB6C08" w:rsidRDefault="00234805" w:rsidP="00234805">
      <w:pPr>
        <w:rPr>
          <w:b/>
          <w:sz w:val="24"/>
          <w:szCs w:val="24"/>
        </w:rPr>
      </w:pPr>
      <w:r w:rsidRPr="00DB6C08">
        <w:rPr>
          <w:b/>
          <w:sz w:val="24"/>
          <w:szCs w:val="24"/>
        </w:rPr>
        <w:t xml:space="preserve">Hedging </w:t>
      </w:r>
    </w:p>
    <w:p w14:paraId="1C55DFB2" w14:textId="21937172" w:rsidR="007966E1" w:rsidRDefault="007966E1" w:rsidP="007966E1">
      <w:pPr>
        <w:rPr>
          <w:rFonts w:ascii="Calibri" w:hAnsi="Calibri" w:cs="Calibri"/>
          <w:sz w:val="22"/>
          <w:szCs w:val="22"/>
        </w:rPr>
      </w:pPr>
      <w:r w:rsidRPr="007966E1">
        <w:rPr>
          <w:rFonts w:ascii="Calibri" w:hAnsi="Calibri" w:cs="Calibri"/>
          <w:sz w:val="22"/>
          <w:szCs w:val="22"/>
        </w:rPr>
        <w:lastRenderedPageBreak/>
        <w:t xml:space="preserve">Hedging is a risk management strategy employed by companies like Ørsted to mitigate the potential impact of future price movements on their contracts. In the context of power and gas contracts, Ørsted creates contracts in </w:t>
      </w:r>
      <w:r w:rsidR="00C2569C">
        <w:rPr>
          <w:rFonts w:ascii="Calibri" w:hAnsi="Calibri" w:cs="Calibri"/>
          <w:sz w:val="22"/>
          <w:szCs w:val="22"/>
        </w:rPr>
        <w:t>Bit2Win</w:t>
      </w:r>
      <w:r w:rsidRPr="007966E1">
        <w:rPr>
          <w:rFonts w:ascii="Calibri" w:hAnsi="Calibri" w:cs="Calibri"/>
          <w:sz w:val="22"/>
          <w:szCs w:val="22"/>
        </w:rPr>
        <w:t xml:space="preserve"> where customers are promised</w:t>
      </w:r>
      <w:ins w:id="81" w:author="Inger Pilgaard Hay" w:date="2025-06-13T12:53:00Z">
        <w:r w:rsidR="005247E5">
          <w:rPr>
            <w:rFonts w:ascii="Calibri" w:hAnsi="Calibri" w:cs="Calibri"/>
            <w:sz w:val="22"/>
            <w:szCs w:val="22"/>
          </w:rPr>
          <w:t xml:space="preserve"> a</w:t>
        </w:r>
      </w:ins>
      <w:r w:rsidRPr="007966E1">
        <w:rPr>
          <w:rFonts w:ascii="Calibri" w:hAnsi="Calibri" w:cs="Calibri"/>
          <w:sz w:val="22"/>
          <w:szCs w:val="22"/>
        </w:rPr>
        <w:t xml:space="preserve"> fixed price</w:t>
      </w:r>
      <w:ins w:id="82" w:author="Inger Pilgaard Hay" w:date="2025-06-13T12:53:00Z">
        <w:r w:rsidR="005247E5">
          <w:rPr>
            <w:rFonts w:ascii="Calibri" w:hAnsi="Calibri" w:cs="Calibri"/>
            <w:sz w:val="22"/>
            <w:szCs w:val="22"/>
          </w:rPr>
          <w:t xml:space="preserve"> or spre</w:t>
        </w:r>
      </w:ins>
      <w:ins w:id="83" w:author="Inger Pilgaard Hay" w:date="2025-06-13T12:54:00Z">
        <w:r w:rsidR="005247E5">
          <w:rPr>
            <w:rFonts w:ascii="Calibri" w:hAnsi="Calibri" w:cs="Calibri"/>
            <w:sz w:val="22"/>
            <w:szCs w:val="22"/>
          </w:rPr>
          <w:t xml:space="preserve">ad </w:t>
        </w:r>
      </w:ins>
      <w:del w:id="84" w:author="Inger Pilgaard Hay" w:date="2025-06-13T12:53:00Z">
        <w:r w:rsidRPr="007966E1" w:rsidDel="005247E5">
          <w:rPr>
            <w:rFonts w:ascii="Calibri" w:hAnsi="Calibri" w:cs="Calibri"/>
            <w:sz w:val="22"/>
            <w:szCs w:val="22"/>
          </w:rPr>
          <w:delText>s</w:delText>
        </w:r>
      </w:del>
      <w:r w:rsidRPr="007966E1">
        <w:rPr>
          <w:rFonts w:ascii="Calibri" w:hAnsi="Calibri" w:cs="Calibri"/>
          <w:sz w:val="22"/>
          <w:szCs w:val="22"/>
        </w:rPr>
        <w:t xml:space="preserve"> for the delivery period. When these contracts are created, or when meters are added or removed, volumes are adjusted, or contracts are extended or liquidated, a hedge must be made to reduce the risk from future price movements. The contract volumes are then sent to the Market department, which buys or sells the volumes in the market based on the specific requirements.</w:t>
      </w:r>
    </w:p>
    <w:p w14:paraId="03B84972" w14:textId="77777777" w:rsidR="00F17F96" w:rsidRPr="00F17F96" w:rsidRDefault="00F17F96" w:rsidP="00F17F96">
      <w:pPr>
        <w:rPr>
          <w:rFonts w:ascii="Calibri" w:hAnsi="Calibri" w:cs="Calibri"/>
          <w:sz w:val="22"/>
          <w:szCs w:val="22"/>
        </w:rPr>
      </w:pPr>
      <w:r w:rsidRPr="00F17F96">
        <w:rPr>
          <w:rFonts w:ascii="Calibri" w:hAnsi="Calibri" w:cs="Calibri"/>
          <w:sz w:val="22"/>
          <w:szCs w:val="22"/>
          <w:highlight w:val="yellow"/>
        </w:rPr>
        <w:t>For both power and gas contracts, the volumes to be hedged are grouped in portfolios linked to the power and gas products underlying the created contracts. At the end of the day or during the day, the hedge files are created by selecting one or more portfolios containing volumes, and the aggregated monthly volumes of the created contracts for each of the hedge products are included in the hedge files. These files are placed in a specific folder for future reference</w:t>
      </w:r>
      <w:r w:rsidRPr="00F17F96">
        <w:rPr>
          <w:rFonts w:ascii="Calibri" w:hAnsi="Calibri" w:cs="Calibri"/>
          <w:sz w:val="22"/>
          <w:szCs w:val="22"/>
        </w:rPr>
        <w:t>.</w:t>
      </w:r>
    </w:p>
    <w:p w14:paraId="593030E9" w14:textId="77777777" w:rsidR="007966E1" w:rsidRPr="00F17F96" w:rsidRDefault="007966E1" w:rsidP="007966E1">
      <w:pPr>
        <w:rPr>
          <w:rFonts w:ascii="Calibri" w:hAnsi="Calibri" w:cs="Calibri"/>
          <w:strike/>
          <w:sz w:val="22"/>
          <w:szCs w:val="22"/>
        </w:rPr>
      </w:pPr>
      <w:r w:rsidRPr="00F17F96">
        <w:rPr>
          <w:rFonts w:ascii="Calibri" w:hAnsi="Calibri" w:cs="Calibri"/>
          <w:strike/>
          <w:sz w:val="22"/>
          <w:szCs w:val="22"/>
        </w:rPr>
        <w:t>For power contracts, the volumes to be hedged are grouped in portfolios linked to the power products underlying the created contracts. At the end of the day, the hedge files are created by selecting one or more portfolios containing volumes, and the aggregated monthly volumes of the created contracts for each of the hedge products are included in the hedge files. These files are placed in a specific folder for future reference.</w:t>
      </w:r>
    </w:p>
    <w:p w14:paraId="28D135C2" w14:textId="77777777" w:rsidR="007966E1" w:rsidRPr="00F17F96" w:rsidRDefault="007966E1" w:rsidP="007966E1">
      <w:pPr>
        <w:rPr>
          <w:rFonts w:ascii="Calibri" w:hAnsi="Calibri" w:cs="Calibri"/>
          <w:strike/>
          <w:sz w:val="22"/>
          <w:szCs w:val="22"/>
        </w:rPr>
      </w:pPr>
    </w:p>
    <w:p w14:paraId="7D082884" w14:textId="77777777" w:rsidR="007966E1" w:rsidRPr="00F17F96" w:rsidRDefault="007966E1" w:rsidP="007966E1">
      <w:pPr>
        <w:rPr>
          <w:rFonts w:ascii="Calibri" w:hAnsi="Calibri" w:cs="Calibri"/>
          <w:strike/>
          <w:sz w:val="22"/>
          <w:szCs w:val="22"/>
        </w:rPr>
      </w:pPr>
      <w:r w:rsidRPr="00F17F96">
        <w:rPr>
          <w:rFonts w:ascii="Calibri" w:hAnsi="Calibri" w:cs="Calibri"/>
          <w:strike/>
          <w:sz w:val="22"/>
          <w:szCs w:val="22"/>
        </w:rPr>
        <w:t>Similarly, for gas contracts, the volumes to be hedged are grouped in portfolios linked to the gas products underlying the created contracts. The hedge files are created by ticking off one or more of the portfolios containing volumes, and the aggregated monthly volumes of the created contracts for each of the hedge products are included in the files. These files are also placed in a specific folder for future reference.</w:t>
      </w:r>
    </w:p>
    <w:p w14:paraId="3DE6D59C" w14:textId="700FDAA1" w:rsidR="001E4B10" w:rsidRPr="00153013" w:rsidRDefault="007966E1" w:rsidP="00142624">
      <w:pPr>
        <w:rPr>
          <w:rFonts w:ascii="Calibri" w:hAnsi="Calibri" w:cs="Calibri"/>
          <w:sz w:val="22"/>
          <w:szCs w:val="22"/>
        </w:rPr>
      </w:pPr>
      <w:r w:rsidRPr="007966E1">
        <w:rPr>
          <w:rFonts w:ascii="Calibri" w:hAnsi="Calibri" w:cs="Calibri"/>
          <w:sz w:val="22"/>
          <w:szCs w:val="22"/>
        </w:rPr>
        <w:t>In summary, hedging involves the process of buying or selling volumes in the market to reduce the risk from future price movements associated with power and gas contracts. The hedge files contain essential information such as the hedge product, time of extraction, monthly volumes, and an indication of whether the volumes are being bought or sold and are stored in a designated folder for future use.</w:t>
      </w:r>
    </w:p>
    <w:p w14:paraId="4C57C170" w14:textId="1148EA65" w:rsidR="00842C6C" w:rsidRDefault="0044081A" w:rsidP="0044081A">
      <w:pPr>
        <w:keepLines w:val="0"/>
        <w:overflowPunct/>
        <w:autoSpaceDE/>
        <w:autoSpaceDN/>
        <w:adjustRightInd/>
        <w:spacing w:before="0" w:after="0"/>
        <w:ind w:right="-6"/>
        <w:textAlignment w:val="auto"/>
      </w:pPr>
      <w:r w:rsidRPr="003D656C">
        <w:rPr>
          <w:highlight w:val="green"/>
        </w:rPr>
        <w:t xml:space="preserve">The hedged volumes must be displayed on the screen and in the offer/contract to the customer, the hedged volume must be displayed month by month via a table - split at DMS and </w:t>
      </w:r>
      <w:proofErr w:type="spellStart"/>
      <w:r w:rsidRPr="003D656C">
        <w:rPr>
          <w:highlight w:val="green"/>
        </w:rPr>
        <w:t>nDMS</w:t>
      </w:r>
      <w:proofErr w:type="spellEnd"/>
      <w:r w:rsidRPr="003D656C">
        <w:rPr>
          <w:highlight w:val="green"/>
        </w:rPr>
        <w:t>.</w:t>
      </w:r>
    </w:p>
    <w:p w14:paraId="53EEE57A" w14:textId="77777777" w:rsidR="0044081A" w:rsidRDefault="0044081A" w:rsidP="005A2A34">
      <w:pPr>
        <w:keepLines w:val="0"/>
        <w:overflowPunct/>
        <w:autoSpaceDE/>
        <w:autoSpaceDN/>
        <w:adjustRightInd/>
        <w:spacing w:before="0" w:after="0"/>
        <w:ind w:right="-6"/>
        <w:jc w:val="left"/>
        <w:textAlignment w:val="auto"/>
      </w:pPr>
    </w:p>
    <w:p w14:paraId="5C7748DD" w14:textId="54CDE8D8" w:rsidR="008F44FD" w:rsidRDefault="008F44FD" w:rsidP="005A2A34">
      <w:pPr>
        <w:keepLines w:val="0"/>
        <w:overflowPunct/>
        <w:autoSpaceDE/>
        <w:autoSpaceDN/>
        <w:adjustRightInd/>
        <w:spacing w:before="0" w:after="0"/>
        <w:ind w:right="-6"/>
        <w:jc w:val="left"/>
        <w:textAlignment w:val="auto"/>
      </w:pPr>
      <w:r>
        <w:t xml:space="preserve">Below </w:t>
      </w:r>
      <w:r w:rsidRPr="008F44FD">
        <w:t>Visio demonstrate the Heding process flow</w:t>
      </w:r>
    </w:p>
    <w:p w14:paraId="7D8B943E" w14:textId="77777777" w:rsidR="001B0BD7" w:rsidRDefault="001B0BD7" w:rsidP="005A2A34">
      <w:pPr>
        <w:keepLines w:val="0"/>
        <w:overflowPunct/>
        <w:autoSpaceDE/>
        <w:autoSpaceDN/>
        <w:adjustRightInd/>
        <w:spacing w:before="0" w:after="0"/>
        <w:ind w:right="-6"/>
        <w:jc w:val="left"/>
        <w:textAlignment w:val="auto"/>
      </w:pPr>
    </w:p>
    <w:p w14:paraId="1DF65768" w14:textId="77777777" w:rsidR="00BB6C59" w:rsidRDefault="00BB6C59" w:rsidP="48D1CA95">
      <w:pPr>
        <w:pStyle w:val="ListParagraph"/>
      </w:pPr>
    </w:p>
    <w:p w14:paraId="0C0FE600" w14:textId="3A7B0EDF" w:rsidR="00DA16BE" w:rsidRDefault="00BB6C59" w:rsidP="48D1CA95">
      <w:pPr>
        <w:pStyle w:val="ListParagraph"/>
      </w:pPr>
      <w:r>
        <w:object w:dxaOrig="16755" w:dyaOrig="5486" w14:anchorId="61D3C0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8" type="#_x0000_t75" style="width:450.65pt;height:147.85pt" o:ole="">
            <v:imagedata r:id="rId19" o:title=""/>
          </v:shape>
          <o:OLEObject Type="Embed" ProgID="Visio.Drawing.15" ShapeID="_x0000_i1218" DrawAspect="Content" ObjectID="_1817230705" r:id="rId20"/>
        </w:object>
      </w:r>
    </w:p>
    <w:p w14:paraId="122AAD26" w14:textId="77777777" w:rsidR="00220ED6" w:rsidRDefault="00220ED6" w:rsidP="48D1CA95">
      <w:pPr>
        <w:pStyle w:val="ListParagraph"/>
      </w:pPr>
    </w:p>
    <w:p w14:paraId="7295D2B9" w14:textId="2A9A0400" w:rsidR="00225467" w:rsidRDefault="00225467" w:rsidP="00225467">
      <w:pPr>
        <w:keepLines w:val="0"/>
        <w:overflowPunct/>
        <w:autoSpaceDE/>
        <w:autoSpaceDN/>
        <w:adjustRightInd/>
        <w:spacing w:before="0" w:after="0"/>
        <w:ind w:left="0"/>
        <w:jc w:val="left"/>
        <w:textAlignment w:val="auto"/>
        <w:rPr>
          <w:rFonts w:ascii="Times New Roman" w:hAnsi="Times New Roman" w:cs="Times New Roman"/>
          <w:lang w:eastAsia="en-IN"/>
        </w:rPr>
      </w:pPr>
      <w:r>
        <w:lastRenderedPageBreak/>
        <w:t xml:space="preserve">            </w:t>
      </w:r>
      <w:hyperlink r:id="rId21" w:history="1">
        <w:r>
          <w:rPr>
            <w:rStyle w:val="Hyperlink"/>
          </w:rPr>
          <w:t xml:space="preserve">Hedging Process </w:t>
        </w:r>
        <w:proofErr w:type="spellStart"/>
        <w:r>
          <w:rPr>
            <w:rStyle w:val="Hyperlink"/>
          </w:rPr>
          <w:t>Flow.vsdx</w:t>
        </w:r>
        <w:proofErr w:type="spellEnd"/>
      </w:hyperlink>
    </w:p>
    <w:p w14:paraId="724387DF" w14:textId="77777777" w:rsidR="00E66641" w:rsidRDefault="00E66641" w:rsidP="00A87A9E">
      <w:pPr>
        <w:pStyle w:val="ListParagraph"/>
        <w:ind w:right="-6"/>
        <w:rPr>
          <w:rFonts w:ascii="Calibri" w:hAnsi="Calibri" w:cs="Calibri"/>
          <w:sz w:val="22"/>
          <w:szCs w:val="22"/>
        </w:rPr>
      </w:pPr>
    </w:p>
    <w:p w14:paraId="3FD58DC5" w14:textId="77777777" w:rsidR="00AA4966" w:rsidRPr="00BF60A3" w:rsidRDefault="00AA4966" w:rsidP="00A87A9E">
      <w:pPr>
        <w:pStyle w:val="ListParagraph"/>
        <w:ind w:right="-6"/>
        <w:rPr>
          <w:rFonts w:ascii="Calibri" w:hAnsi="Calibri" w:cs="Calibri"/>
          <w:sz w:val="22"/>
          <w:szCs w:val="22"/>
        </w:rPr>
      </w:pPr>
    </w:p>
    <w:p w14:paraId="1661AB4A" w14:textId="4483DDFE" w:rsidR="006C1E06" w:rsidRPr="00AA4966" w:rsidRDefault="006C1E06" w:rsidP="00AA4966">
      <w:pPr>
        <w:pStyle w:val="Heading2"/>
        <w:tabs>
          <w:tab w:val="clear" w:pos="2978"/>
          <w:tab w:val="num" w:pos="0"/>
        </w:tabs>
        <w:ind w:left="0"/>
        <w:jc w:val="left"/>
        <w:rPr>
          <w:rFonts w:asciiTheme="majorHAnsi" w:hAnsiTheme="majorHAnsi"/>
        </w:rPr>
      </w:pPr>
      <w:bookmarkStart w:id="85" w:name="_Toc380598215"/>
      <w:bookmarkStart w:id="86" w:name="_Toc205984817"/>
      <w:r w:rsidRPr="00AA4966">
        <w:rPr>
          <w:rFonts w:asciiTheme="majorHAnsi" w:hAnsiTheme="majorHAnsi"/>
        </w:rPr>
        <w:t>Open Issues</w:t>
      </w:r>
      <w:r w:rsidR="009A3445" w:rsidRPr="00AA4966">
        <w:rPr>
          <w:rFonts w:asciiTheme="majorHAnsi" w:hAnsiTheme="majorHAnsi"/>
        </w:rPr>
        <w:t xml:space="preserve"> / Items</w:t>
      </w:r>
      <w:bookmarkEnd w:id="85"/>
      <w:r w:rsidR="0009629A" w:rsidRPr="00AA4966">
        <w:rPr>
          <w:rFonts w:asciiTheme="majorHAnsi" w:hAnsiTheme="majorHAnsi"/>
        </w:rPr>
        <w:t xml:space="preserve"> /</w:t>
      </w:r>
      <w:r w:rsidR="00A80DFC" w:rsidRPr="00AA4966">
        <w:rPr>
          <w:rFonts w:asciiTheme="majorHAnsi" w:hAnsiTheme="majorHAnsi"/>
        </w:rPr>
        <w:t>Dependencies</w:t>
      </w:r>
      <w:bookmarkEnd w:id="86"/>
    </w:p>
    <w:p w14:paraId="588F9FA7" w14:textId="77777777" w:rsidR="00D47A89" w:rsidRPr="00DB6C04" w:rsidRDefault="00D47A89" w:rsidP="00D47A89">
      <w:pPr>
        <w:pStyle w:val="ListParagraph"/>
        <w:ind w:right="-6"/>
        <w:rPr>
          <w:rFonts w:ascii="Calibri" w:hAnsi="Calibri" w:cs="Calibri"/>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986"/>
        <w:gridCol w:w="141"/>
        <w:gridCol w:w="2687"/>
        <w:gridCol w:w="1055"/>
        <w:gridCol w:w="878"/>
        <w:gridCol w:w="1708"/>
      </w:tblGrid>
      <w:tr w:rsidR="007520FC" w:rsidRPr="00EC6467" w14:paraId="42DEA4C4" w14:textId="77777777" w:rsidTr="0031003D">
        <w:trPr>
          <w:tblHeader/>
        </w:trPr>
        <w:tc>
          <w:tcPr>
            <w:tcW w:w="312" w:type="pct"/>
            <w:shd w:val="clear" w:color="auto" w:fill="0074A6"/>
            <w:vAlign w:val="center"/>
          </w:tcPr>
          <w:p w14:paraId="3BF4F25A" w14:textId="77777777" w:rsidR="007520FC" w:rsidRPr="00EC6467" w:rsidRDefault="007520FC" w:rsidP="00F679EA">
            <w:pPr>
              <w:pStyle w:val="Title"/>
              <w:rPr>
                <w:rFonts w:asciiTheme="majorHAnsi" w:hAnsiTheme="majorHAnsi"/>
                <w:color w:val="FFFFFF" w:themeColor="background1"/>
              </w:rPr>
            </w:pPr>
            <w:r w:rsidRPr="00EC6467">
              <w:rPr>
                <w:rFonts w:asciiTheme="majorHAnsi" w:hAnsiTheme="majorHAnsi"/>
                <w:color w:val="FFFFFF" w:themeColor="background1"/>
              </w:rPr>
              <w:t>No</w:t>
            </w:r>
          </w:p>
        </w:tc>
        <w:tc>
          <w:tcPr>
            <w:tcW w:w="1179" w:type="pct"/>
            <w:gridSpan w:val="2"/>
            <w:shd w:val="clear" w:color="auto" w:fill="0074A6"/>
            <w:vAlign w:val="center"/>
          </w:tcPr>
          <w:p w14:paraId="3F023093" w14:textId="05A84431" w:rsidR="007520FC" w:rsidRPr="00EC6467" w:rsidRDefault="0009629A" w:rsidP="0031003D">
            <w:pPr>
              <w:pStyle w:val="Title"/>
              <w:jc w:val="center"/>
              <w:rPr>
                <w:rFonts w:asciiTheme="majorHAnsi" w:hAnsiTheme="majorHAnsi"/>
                <w:color w:val="FFFFFF" w:themeColor="background1"/>
              </w:rPr>
            </w:pPr>
            <w:r>
              <w:rPr>
                <w:rFonts w:asciiTheme="majorHAnsi" w:hAnsiTheme="majorHAnsi"/>
                <w:color w:val="FFFFFF" w:themeColor="background1"/>
              </w:rPr>
              <w:t>Type (Issue/</w:t>
            </w:r>
            <w:r w:rsidR="0031003D">
              <w:rPr>
                <w:rFonts w:asciiTheme="majorHAnsi" w:hAnsiTheme="majorHAnsi"/>
                <w:color w:val="FFFFFF" w:themeColor="background1"/>
              </w:rPr>
              <w:t>Dependency</w:t>
            </w:r>
            <w:r>
              <w:rPr>
                <w:rFonts w:asciiTheme="majorHAnsi" w:hAnsiTheme="majorHAnsi"/>
                <w:color w:val="FFFFFF" w:themeColor="background1"/>
              </w:rPr>
              <w:t>)</w:t>
            </w:r>
          </w:p>
        </w:tc>
        <w:tc>
          <w:tcPr>
            <w:tcW w:w="1490" w:type="pct"/>
            <w:shd w:val="clear" w:color="auto" w:fill="0074A6"/>
            <w:vAlign w:val="center"/>
          </w:tcPr>
          <w:p w14:paraId="520E54FD" w14:textId="5D592676" w:rsidR="007520FC" w:rsidRPr="00EC6467" w:rsidRDefault="0009629A" w:rsidP="00F679EA">
            <w:pPr>
              <w:pStyle w:val="Title"/>
              <w:rPr>
                <w:rFonts w:asciiTheme="majorHAnsi" w:hAnsiTheme="majorHAnsi"/>
                <w:color w:val="FFFFFF" w:themeColor="background1"/>
              </w:rPr>
            </w:pPr>
            <w:r>
              <w:rPr>
                <w:rFonts w:asciiTheme="majorHAnsi" w:hAnsiTheme="majorHAnsi"/>
                <w:color w:val="FFFFFF" w:themeColor="background1"/>
              </w:rPr>
              <w:t>Description</w:t>
            </w:r>
            <w:r w:rsidR="007520FC" w:rsidRPr="00EC6467">
              <w:rPr>
                <w:rFonts w:asciiTheme="majorHAnsi" w:hAnsiTheme="majorHAnsi"/>
                <w:color w:val="FFFFFF" w:themeColor="background1"/>
              </w:rPr>
              <w:t xml:space="preserve"> </w:t>
            </w:r>
          </w:p>
        </w:tc>
        <w:tc>
          <w:tcPr>
            <w:tcW w:w="585" w:type="pct"/>
            <w:shd w:val="clear" w:color="auto" w:fill="0074A6"/>
            <w:vAlign w:val="center"/>
          </w:tcPr>
          <w:p w14:paraId="0ADF42BC" w14:textId="77777777" w:rsidR="007520FC" w:rsidRPr="00EC6467" w:rsidRDefault="007520FC" w:rsidP="00F679EA">
            <w:pPr>
              <w:pStyle w:val="Title"/>
              <w:rPr>
                <w:rFonts w:asciiTheme="majorHAnsi" w:hAnsiTheme="majorHAnsi"/>
                <w:color w:val="FFFFFF" w:themeColor="background1"/>
              </w:rPr>
            </w:pPr>
            <w:r w:rsidRPr="00EC6467">
              <w:rPr>
                <w:rFonts w:asciiTheme="majorHAnsi" w:hAnsiTheme="majorHAnsi"/>
                <w:color w:val="FFFFFF" w:themeColor="background1"/>
              </w:rPr>
              <w:t>Owner</w:t>
            </w:r>
          </w:p>
        </w:tc>
        <w:tc>
          <w:tcPr>
            <w:tcW w:w="487" w:type="pct"/>
            <w:shd w:val="clear" w:color="auto" w:fill="0074A6"/>
          </w:tcPr>
          <w:p w14:paraId="320FCB16" w14:textId="77777777" w:rsidR="007520FC" w:rsidRPr="00EC6467" w:rsidRDefault="007520FC" w:rsidP="00F679EA">
            <w:pPr>
              <w:pStyle w:val="Title"/>
              <w:rPr>
                <w:rFonts w:asciiTheme="majorHAnsi" w:hAnsiTheme="majorHAnsi"/>
                <w:color w:val="FFFFFF" w:themeColor="background1"/>
              </w:rPr>
            </w:pPr>
            <w:r>
              <w:rPr>
                <w:rFonts w:asciiTheme="majorHAnsi" w:hAnsiTheme="majorHAnsi"/>
                <w:color w:val="FFFFFF" w:themeColor="background1"/>
              </w:rPr>
              <w:t>Status</w:t>
            </w:r>
          </w:p>
        </w:tc>
        <w:tc>
          <w:tcPr>
            <w:tcW w:w="947" w:type="pct"/>
            <w:shd w:val="clear" w:color="auto" w:fill="0074A6"/>
            <w:vAlign w:val="center"/>
          </w:tcPr>
          <w:p w14:paraId="22EEEBF4" w14:textId="77777777" w:rsidR="007520FC" w:rsidRPr="00EC6467" w:rsidRDefault="007520FC" w:rsidP="00F679EA">
            <w:pPr>
              <w:pStyle w:val="Title"/>
              <w:rPr>
                <w:rFonts w:asciiTheme="majorHAnsi" w:hAnsiTheme="majorHAnsi"/>
                <w:color w:val="FFFFFF" w:themeColor="background1"/>
              </w:rPr>
            </w:pPr>
            <w:r w:rsidRPr="00EC6467">
              <w:rPr>
                <w:rFonts w:asciiTheme="majorHAnsi" w:hAnsiTheme="majorHAnsi"/>
                <w:color w:val="FFFFFF" w:themeColor="background1"/>
              </w:rPr>
              <w:t>Target Resolution Date</w:t>
            </w:r>
          </w:p>
        </w:tc>
      </w:tr>
      <w:tr w:rsidR="002D6899" w:rsidRPr="00EC6467" w14:paraId="2580704B" w14:textId="77777777" w:rsidTr="00797FEE">
        <w:trPr>
          <w:tblHeader/>
        </w:trPr>
        <w:tc>
          <w:tcPr>
            <w:tcW w:w="312" w:type="pct"/>
            <w:tcBorders>
              <w:bottom w:val="single" w:sz="4" w:space="0" w:color="auto"/>
            </w:tcBorders>
            <w:shd w:val="clear" w:color="auto" w:fill="FFFFFF" w:themeFill="background1"/>
            <w:vAlign w:val="center"/>
          </w:tcPr>
          <w:p w14:paraId="3F11367B" w14:textId="3CDF2E70" w:rsidR="002D6899" w:rsidRPr="00D051D5" w:rsidRDefault="00EC342C" w:rsidP="00F679EA">
            <w:pPr>
              <w:pStyle w:val="Title"/>
              <w:rPr>
                <w:rFonts w:ascii="Calibri" w:hAnsi="Calibri" w:cs="Calibri"/>
                <w:b w:val="0"/>
                <w:sz w:val="22"/>
                <w:szCs w:val="22"/>
              </w:rPr>
            </w:pPr>
            <w:r>
              <w:rPr>
                <w:rFonts w:ascii="Calibri" w:hAnsi="Calibri" w:cs="Calibri"/>
                <w:b w:val="0"/>
                <w:sz w:val="22"/>
                <w:szCs w:val="22"/>
              </w:rPr>
              <w:t>1</w:t>
            </w:r>
          </w:p>
        </w:tc>
        <w:tc>
          <w:tcPr>
            <w:tcW w:w="1101" w:type="pct"/>
            <w:tcBorders>
              <w:bottom w:val="single" w:sz="4" w:space="0" w:color="auto"/>
            </w:tcBorders>
            <w:shd w:val="clear" w:color="auto" w:fill="FFFFFF" w:themeFill="background1"/>
            <w:vAlign w:val="center"/>
          </w:tcPr>
          <w:p w14:paraId="1263DA63" w14:textId="2B024264" w:rsidR="002D6899" w:rsidRPr="00D051D5" w:rsidRDefault="00026270" w:rsidP="00F679EA">
            <w:pPr>
              <w:pStyle w:val="Title"/>
              <w:rPr>
                <w:rFonts w:ascii="Calibri" w:hAnsi="Calibri" w:cs="Calibri"/>
                <w:b w:val="0"/>
                <w:sz w:val="22"/>
                <w:szCs w:val="22"/>
              </w:rPr>
            </w:pPr>
            <w:r>
              <w:rPr>
                <w:rFonts w:ascii="Calibri" w:hAnsi="Calibri" w:cs="Calibri"/>
                <w:b w:val="0"/>
                <w:sz w:val="22"/>
                <w:szCs w:val="22"/>
              </w:rPr>
              <w:t>Dependency</w:t>
            </w:r>
          </w:p>
        </w:tc>
        <w:tc>
          <w:tcPr>
            <w:tcW w:w="1568" w:type="pct"/>
            <w:gridSpan w:val="2"/>
            <w:tcBorders>
              <w:bottom w:val="single" w:sz="4" w:space="0" w:color="auto"/>
            </w:tcBorders>
            <w:shd w:val="clear" w:color="auto" w:fill="FFFFFF" w:themeFill="background1"/>
            <w:vAlign w:val="center"/>
          </w:tcPr>
          <w:p w14:paraId="1BBDC94E" w14:textId="33508BDD" w:rsidR="002D6899" w:rsidRPr="0031003D" w:rsidRDefault="0031003D" w:rsidP="00F679EA">
            <w:pPr>
              <w:pStyle w:val="Title"/>
              <w:rPr>
                <w:rFonts w:ascii="Calibri" w:hAnsi="Calibri" w:cs="Calibri"/>
                <w:b w:val="0"/>
                <w:sz w:val="22"/>
                <w:szCs w:val="22"/>
              </w:rPr>
            </w:pPr>
            <w:r>
              <w:rPr>
                <w:rFonts w:ascii="Calibri" w:hAnsi="Calibri" w:cs="Calibri"/>
                <w:b w:val="0"/>
                <w:sz w:val="22"/>
                <w:szCs w:val="22"/>
              </w:rPr>
              <w:t>P</w:t>
            </w:r>
            <w:r w:rsidR="00DF5611" w:rsidRPr="0031003D">
              <w:rPr>
                <w:rFonts w:ascii="Calibri" w:hAnsi="Calibri" w:cs="Calibri"/>
                <w:b w:val="0"/>
                <w:sz w:val="22"/>
                <w:szCs w:val="22"/>
              </w:rPr>
              <w:t>roducts for customers not in a contract but Orsted still supply them (“fallback” contracts)</w:t>
            </w:r>
            <w:r w:rsidR="00D01441" w:rsidRPr="0031003D">
              <w:rPr>
                <w:rFonts w:ascii="Calibri" w:hAnsi="Calibri" w:cs="Calibri"/>
                <w:b w:val="0"/>
                <w:sz w:val="22"/>
                <w:szCs w:val="22"/>
              </w:rPr>
              <w:t xml:space="preserve">. As of today, the calculation is done outside of MIDAS manually. Orsted needs to confirm if </w:t>
            </w:r>
            <w:r w:rsidRPr="0031003D">
              <w:rPr>
                <w:rFonts w:ascii="Calibri" w:hAnsi="Calibri" w:cs="Calibri"/>
                <w:b w:val="0"/>
                <w:sz w:val="22"/>
                <w:szCs w:val="22"/>
              </w:rPr>
              <w:t>this requirement</w:t>
            </w:r>
            <w:r w:rsidR="00D01441" w:rsidRPr="0031003D">
              <w:rPr>
                <w:rFonts w:ascii="Calibri" w:hAnsi="Calibri" w:cs="Calibri"/>
                <w:b w:val="0"/>
                <w:sz w:val="22"/>
                <w:szCs w:val="22"/>
              </w:rPr>
              <w:t xml:space="preserve"> </w:t>
            </w:r>
            <w:r w:rsidRPr="0031003D">
              <w:rPr>
                <w:rFonts w:ascii="Calibri" w:hAnsi="Calibri" w:cs="Calibri"/>
                <w:b w:val="0"/>
                <w:sz w:val="22"/>
                <w:szCs w:val="22"/>
              </w:rPr>
              <w:t>must</w:t>
            </w:r>
            <w:r w:rsidR="00D01441" w:rsidRPr="0031003D">
              <w:rPr>
                <w:rFonts w:ascii="Calibri" w:hAnsi="Calibri" w:cs="Calibri"/>
                <w:b w:val="0"/>
                <w:sz w:val="22"/>
                <w:szCs w:val="22"/>
              </w:rPr>
              <w:t xml:space="preserve"> </w:t>
            </w:r>
            <w:r w:rsidR="009C0516" w:rsidRPr="0031003D">
              <w:rPr>
                <w:rFonts w:ascii="Calibri" w:hAnsi="Calibri" w:cs="Calibri"/>
                <w:b w:val="0"/>
                <w:sz w:val="22"/>
                <w:szCs w:val="22"/>
              </w:rPr>
              <w:t>do</w:t>
            </w:r>
            <w:r w:rsidR="00D01441" w:rsidRPr="0031003D">
              <w:rPr>
                <w:rFonts w:ascii="Calibri" w:hAnsi="Calibri" w:cs="Calibri"/>
                <w:b w:val="0"/>
                <w:sz w:val="22"/>
                <w:szCs w:val="22"/>
              </w:rPr>
              <w:t xml:space="preserve"> with Bit2Win</w:t>
            </w:r>
          </w:p>
        </w:tc>
        <w:tc>
          <w:tcPr>
            <w:tcW w:w="585" w:type="pct"/>
            <w:tcBorders>
              <w:bottom w:val="single" w:sz="4" w:space="0" w:color="auto"/>
            </w:tcBorders>
            <w:shd w:val="clear" w:color="auto" w:fill="FFFFFF" w:themeFill="background1"/>
            <w:vAlign w:val="center"/>
          </w:tcPr>
          <w:p w14:paraId="5AE077CC" w14:textId="6DD0987B" w:rsidR="002D6899" w:rsidRPr="0031003D" w:rsidRDefault="00D01441" w:rsidP="0031003D">
            <w:pPr>
              <w:pStyle w:val="Title"/>
              <w:jc w:val="center"/>
              <w:rPr>
                <w:rFonts w:ascii="Calibri" w:hAnsi="Calibri" w:cs="Calibri"/>
                <w:b w:val="0"/>
                <w:sz w:val="22"/>
                <w:szCs w:val="22"/>
              </w:rPr>
            </w:pPr>
            <w:r w:rsidRPr="0031003D">
              <w:rPr>
                <w:rFonts w:ascii="Calibri" w:hAnsi="Calibri" w:cs="Calibri"/>
                <w:b w:val="0"/>
                <w:sz w:val="22"/>
                <w:szCs w:val="22"/>
              </w:rPr>
              <w:t>Orsted</w:t>
            </w:r>
          </w:p>
        </w:tc>
        <w:tc>
          <w:tcPr>
            <w:tcW w:w="487" w:type="pct"/>
            <w:tcBorders>
              <w:bottom w:val="single" w:sz="4" w:space="0" w:color="auto"/>
            </w:tcBorders>
            <w:shd w:val="clear" w:color="auto" w:fill="FFFFFF" w:themeFill="background1"/>
            <w:vAlign w:val="center"/>
          </w:tcPr>
          <w:p w14:paraId="7060AB5E" w14:textId="53B0E6FC" w:rsidR="002D6899" w:rsidRPr="0031003D" w:rsidRDefault="00D01441" w:rsidP="0031003D">
            <w:pPr>
              <w:pStyle w:val="Title"/>
              <w:jc w:val="center"/>
              <w:rPr>
                <w:rFonts w:ascii="Calibri" w:hAnsi="Calibri" w:cs="Calibri"/>
                <w:b w:val="0"/>
                <w:sz w:val="22"/>
                <w:szCs w:val="22"/>
              </w:rPr>
            </w:pPr>
            <w:r w:rsidRPr="0031003D">
              <w:rPr>
                <w:rFonts w:ascii="Calibri" w:hAnsi="Calibri" w:cs="Calibri"/>
                <w:b w:val="0"/>
                <w:sz w:val="22"/>
                <w:szCs w:val="22"/>
              </w:rPr>
              <w:t>Open</w:t>
            </w:r>
          </w:p>
        </w:tc>
        <w:tc>
          <w:tcPr>
            <w:tcW w:w="947" w:type="pct"/>
            <w:tcBorders>
              <w:bottom w:val="single" w:sz="4" w:space="0" w:color="auto"/>
            </w:tcBorders>
            <w:shd w:val="clear" w:color="auto" w:fill="FFFFFF" w:themeFill="background1"/>
            <w:vAlign w:val="center"/>
          </w:tcPr>
          <w:p w14:paraId="479B2252" w14:textId="08576754" w:rsidR="002D6899" w:rsidRPr="0031003D" w:rsidRDefault="007720CA" w:rsidP="0031003D">
            <w:pPr>
              <w:pStyle w:val="Title"/>
              <w:jc w:val="center"/>
              <w:rPr>
                <w:rFonts w:ascii="Calibri" w:hAnsi="Calibri" w:cs="Calibri"/>
                <w:b w:val="0"/>
                <w:sz w:val="22"/>
                <w:szCs w:val="22"/>
              </w:rPr>
            </w:pPr>
            <w:r>
              <w:rPr>
                <w:rFonts w:ascii="Calibri" w:hAnsi="Calibri" w:cs="Calibri"/>
                <w:b w:val="0"/>
                <w:sz w:val="22"/>
                <w:szCs w:val="22"/>
              </w:rPr>
              <w:t>28-May-2025</w:t>
            </w:r>
          </w:p>
        </w:tc>
      </w:tr>
      <w:tr w:rsidR="0031003D" w:rsidRPr="00EC6467" w14:paraId="24B0CF98" w14:textId="77777777" w:rsidTr="00797FEE">
        <w:trPr>
          <w:tblHeader/>
        </w:trPr>
        <w:tc>
          <w:tcPr>
            <w:tcW w:w="312" w:type="pct"/>
            <w:tcBorders>
              <w:bottom w:val="single" w:sz="4" w:space="0" w:color="auto"/>
            </w:tcBorders>
            <w:shd w:val="clear" w:color="auto" w:fill="FFFFFF" w:themeFill="background1"/>
            <w:vAlign w:val="center"/>
          </w:tcPr>
          <w:p w14:paraId="2A18E55D" w14:textId="65577D5D" w:rsidR="0031003D" w:rsidRDefault="006B35D2" w:rsidP="00F679EA">
            <w:pPr>
              <w:pStyle w:val="Title"/>
              <w:rPr>
                <w:rFonts w:ascii="Calibri" w:hAnsi="Calibri" w:cs="Calibri"/>
                <w:b w:val="0"/>
                <w:sz w:val="22"/>
                <w:szCs w:val="22"/>
              </w:rPr>
            </w:pPr>
            <w:r>
              <w:rPr>
                <w:rFonts w:ascii="Calibri" w:hAnsi="Calibri" w:cs="Calibri"/>
                <w:b w:val="0"/>
                <w:sz w:val="22"/>
                <w:szCs w:val="22"/>
              </w:rPr>
              <w:t>2</w:t>
            </w:r>
          </w:p>
        </w:tc>
        <w:tc>
          <w:tcPr>
            <w:tcW w:w="1101" w:type="pct"/>
            <w:tcBorders>
              <w:bottom w:val="single" w:sz="4" w:space="0" w:color="auto"/>
            </w:tcBorders>
            <w:shd w:val="clear" w:color="auto" w:fill="FFFFFF" w:themeFill="background1"/>
            <w:vAlign w:val="center"/>
          </w:tcPr>
          <w:p w14:paraId="1823F7DB" w14:textId="5BCF3D5A" w:rsidR="0031003D" w:rsidRDefault="006B35D2" w:rsidP="00F679EA">
            <w:pPr>
              <w:pStyle w:val="Title"/>
              <w:rPr>
                <w:rFonts w:ascii="Calibri" w:hAnsi="Calibri" w:cs="Calibri"/>
                <w:b w:val="0"/>
                <w:sz w:val="22"/>
                <w:szCs w:val="22"/>
              </w:rPr>
            </w:pPr>
            <w:r>
              <w:rPr>
                <w:rFonts w:ascii="Calibri" w:hAnsi="Calibri" w:cs="Calibri"/>
                <w:b w:val="0"/>
                <w:sz w:val="22"/>
                <w:szCs w:val="22"/>
              </w:rPr>
              <w:t>Dependency</w:t>
            </w:r>
          </w:p>
        </w:tc>
        <w:tc>
          <w:tcPr>
            <w:tcW w:w="1568" w:type="pct"/>
            <w:gridSpan w:val="2"/>
            <w:tcBorders>
              <w:bottom w:val="single" w:sz="4" w:space="0" w:color="auto"/>
            </w:tcBorders>
            <w:shd w:val="clear" w:color="auto" w:fill="FFFFFF" w:themeFill="background1"/>
            <w:vAlign w:val="center"/>
          </w:tcPr>
          <w:p w14:paraId="36E84295" w14:textId="35EC840D" w:rsidR="0031003D" w:rsidRDefault="006B35D2" w:rsidP="00F679EA">
            <w:pPr>
              <w:pStyle w:val="Title"/>
              <w:rPr>
                <w:rFonts w:ascii="Calibri" w:hAnsi="Calibri" w:cs="Calibri"/>
                <w:b w:val="0"/>
                <w:sz w:val="22"/>
                <w:szCs w:val="22"/>
              </w:rPr>
            </w:pPr>
            <w:r>
              <w:rPr>
                <w:rFonts w:ascii="Calibri" w:hAnsi="Calibri" w:cs="Calibri"/>
                <w:b w:val="0"/>
                <w:sz w:val="22"/>
                <w:szCs w:val="22"/>
              </w:rPr>
              <w:t>Forecasting Logic specific to Orsted requirements need to be final</w:t>
            </w:r>
            <w:r w:rsidR="003E0C53">
              <w:rPr>
                <w:rFonts w:ascii="Calibri" w:hAnsi="Calibri" w:cs="Calibri"/>
                <w:b w:val="0"/>
                <w:sz w:val="22"/>
                <w:szCs w:val="22"/>
              </w:rPr>
              <w:t>ized</w:t>
            </w:r>
          </w:p>
        </w:tc>
        <w:tc>
          <w:tcPr>
            <w:tcW w:w="585" w:type="pct"/>
            <w:tcBorders>
              <w:bottom w:val="single" w:sz="4" w:space="0" w:color="auto"/>
            </w:tcBorders>
            <w:shd w:val="clear" w:color="auto" w:fill="FFFFFF" w:themeFill="background1"/>
            <w:vAlign w:val="center"/>
          </w:tcPr>
          <w:p w14:paraId="074F268C" w14:textId="0BD0FD9F" w:rsidR="0031003D" w:rsidRPr="0031003D" w:rsidRDefault="003E0C53" w:rsidP="0031003D">
            <w:pPr>
              <w:pStyle w:val="Title"/>
              <w:jc w:val="center"/>
              <w:rPr>
                <w:rFonts w:ascii="Calibri" w:hAnsi="Calibri" w:cs="Calibri"/>
                <w:b w:val="0"/>
                <w:sz w:val="22"/>
                <w:szCs w:val="22"/>
              </w:rPr>
            </w:pPr>
            <w:r>
              <w:rPr>
                <w:rFonts w:ascii="Calibri" w:hAnsi="Calibri" w:cs="Calibri"/>
                <w:b w:val="0"/>
                <w:sz w:val="22"/>
                <w:szCs w:val="22"/>
              </w:rPr>
              <w:t>Wipro</w:t>
            </w:r>
          </w:p>
        </w:tc>
        <w:tc>
          <w:tcPr>
            <w:tcW w:w="487" w:type="pct"/>
            <w:tcBorders>
              <w:bottom w:val="single" w:sz="4" w:space="0" w:color="auto"/>
            </w:tcBorders>
            <w:shd w:val="clear" w:color="auto" w:fill="FFFFFF" w:themeFill="background1"/>
            <w:vAlign w:val="center"/>
          </w:tcPr>
          <w:p w14:paraId="0286893A" w14:textId="697B5A6E" w:rsidR="0031003D" w:rsidRPr="0031003D" w:rsidRDefault="003E0C53" w:rsidP="0031003D">
            <w:pPr>
              <w:pStyle w:val="Title"/>
              <w:jc w:val="center"/>
              <w:rPr>
                <w:rFonts w:ascii="Calibri" w:hAnsi="Calibri" w:cs="Calibri"/>
                <w:b w:val="0"/>
                <w:sz w:val="22"/>
                <w:szCs w:val="22"/>
              </w:rPr>
            </w:pPr>
            <w:r>
              <w:rPr>
                <w:rFonts w:ascii="Calibri" w:hAnsi="Calibri" w:cs="Calibri"/>
                <w:b w:val="0"/>
                <w:sz w:val="22"/>
                <w:szCs w:val="22"/>
              </w:rPr>
              <w:t>Open</w:t>
            </w:r>
          </w:p>
        </w:tc>
        <w:tc>
          <w:tcPr>
            <w:tcW w:w="947" w:type="pct"/>
            <w:tcBorders>
              <w:bottom w:val="single" w:sz="4" w:space="0" w:color="auto"/>
            </w:tcBorders>
            <w:shd w:val="clear" w:color="auto" w:fill="FFFFFF" w:themeFill="background1"/>
            <w:vAlign w:val="center"/>
          </w:tcPr>
          <w:p w14:paraId="7E4B2AAB" w14:textId="1FE5B6D2" w:rsidR="0031003D" w:rsidRPr="0031003D" w:rsidRDefault="007720CA" w:rsidP="0031003D">
            <w:pPr>
              <w:pStyle w:val="Title"/>
              <w:jc w:val="center"/>
              <w:rPr>
                <w:rFonts w:ascii="Calibri" w:hAnsi="Calibri" w:cs="Calibri"/>
                <w:b w:val="0"/>
                <w:sz w:val="22"/>
                <w:szCs w:val="22"/>
              </w:rPr>
            </w:pPr>
            <w:r>
              <w:rPr>
                <w:rFonts w:ascii="Calibri" w:hAnsi="Calibri" w:cs="Calibri"/>
                <w:b w:val="0"/>
                <w:sz w:val="22"/>
                <w:szCs w:val="22"/>
              </w:rPr>
              <w:t>28-May-2025</w:t>
            </w:r>
          </w:p>
        </w:tc>
      </w:tr>
      <w:tr w:rsidR="00797FEE" w:rsidRPr="00EC6467" w14:paraId="6E787A0F" w14:textId="77777777" w:rsidTr="00797FEE">
        <w:trPr>
          <w:tblHeader/>
        </w:trPr>
        <w:tc>
          <w:tcPr>
            <w:tcW w:w="312" w:type="pct"/>
            <w:tcBorders>
              <w:top w:val="single" w:sz="4" w:space="0" w:color="auto"/>
              <w:left w:val="nil"/>
              <w:bottom w:val="nil"/>
              <w:right w:val="nil"/>
            </w:tcBorders>
            <w:shd w:val="clear" w:color="auto" w:fill="FFFFFF" w:themeFill="background1"/>
            <w:vAlign w:val="center"/>
          </w:tcPr>
          <w:p w14:paraId="427EF3AF" w14:textId="77777777" w:rsidR="00797FEE" w:rsidRDefault="00797FEE" w:rsidP="00F679EA">
            <w:pPr>
              <w:pStyle w:val="Title"/>
              <w:rPr>
                <w:rFonts w:ascii="Calibri" w:hAnsi="Calibri" w:cs="Calibri"/>
                <w:b w:val="0"/>
                <w:sz w:val="22"/>
                <w:szCs w:val="22"/>
              </w:rPr>
            </w:pPr>
          </w:p>
        </w:tc>
        <w:tc>
          <w:tcPr>
            <w:tcW w:w="1101" w:type="pct"/>
            <w:tcBorders>
              <w:top w:val="single" w:sz="4" w:space="0" w:color="auto"/>
              <w:left w:val="nil"/>
              <w:bottom w:val="nil"/>
              <w:right w:val="nil"/>
            </w:tcBorders>
            <w:shd w:val="clear" w:color="auto" w:fill="FFFFFF" w:themeFill="background1"/>
            <w:vAlign w:val="center"/>
          </w:tcPr>
          <w:p w14:paraId="1B574B21" w14:textId="77777777" w:rsidR="00797FEE" w:rsidRDefault="00797FEE" w:rsidP="00F679EA">
            <w:pPr>
              <w:pStyle w:val="Title"/>
              <w:rPr>
                <w:rFonts w:ascii="Calibri" w:hAnsi="Calibri" w:cs="Calibri"/>
                <w:b w:val="0"/>
                <w:sz w:val="22"/>
                <w:szCs w:val="22"/>
              </w:rPr>
            </w:pPr>
          </w:p>
        </w:tc>
        <w:tc>
          <w:tcPr>
            <w:tcW w:w="1568" w:type="pct"/>
            <w:gridSpan w:val="2"/>
            <w:tcBorders>
              <w:top w:val="single" w:sz="4" w:space="0" w:color="auto"/>
              <w:left w:val="nil"/>
              <w:bottom w:val="nil"/>
              <w:right w:val="nil"/>
            </w:tcBorders>
            <w:shd w:val="clear" w:color="auto" w:fill="FFFFFF" w:themeFill="background1"/>
            <w:vAlign w:val="center"/>
          </w:tcPr>
          <w:p w14:paraId="7EEA008F" w14:textId="77777777" w:rsidR="00797FEE" w:rsidRDefault="00797FEE" w:rsidP="00F679EA">
            <w:pPr>
              <w:pStyle w:val="Title"/>
              <w:rPr>
                <w:rFonts w:ascii="Calibri" w:hAnsi="Calibri" w:cs="Calibri"/>
                <w:b w:val="0"/>
                <w:sz w:val="22"/>
                <w:szCs w:val="22"/>
              </w:rPr>
            </w:pPr>
          </w:p>
        </w:tc>
        <w:tc>
          <w:tcPr>
            <w:tcW w:w="585" w:type="pct"/>
            <w:tcBorders>
              <w:top w:val="single" w:sz="4" w:space="0" w:color="auto"/>
              <w:left w:val="nil"/>
              <w:bottom w:val="nil"/>
              <w:right w:val="nil"/>
            </w:tcBorders>
            <w:shd w:val="clear" w:color="auto" w:fill="FFFFFF" w:themeFill="background1"/>
            <w:vAlign w:val="center"/>
          </w:tcPr>
          <w:p w14:paraId="72246A67" w14:textId="77777777" w:rsidR="00797FEE" w:rsidRDefault="00797FEE" w:rsidP="0031003D">
            <w:pPr>
              <w:pStyle w:val="Title"/>
              <w:jc w:val="center"/>
              <w:rPr>
                <w:rFonts w:ascii="Calibri" w:hAnsi="Calibri" w:cs="Calibri"/>
                <w:b w:val="0"/>
                <w:sz w:val="22"/>
                <w:szCs w:val="22"/>
              </w:rPr>
            </w:pPr>
          </w:p>
        </w:tc>
        <w:tc>
          <w:tcPr>
            <w:tcW w:w="487" w:type="pct"/>
            <w:tcBorders>
              <w:top w:val="single" w:sz="4" w:space="0" w:color="auto"/>
              <w:left w:val="nil"/>
              <w:bottom w:val="nil"/>
              <w:right w:val="nil"/>
            </w:tcBorders>
            <w:shd w:val="clear" w:color="auto" w:fill="FFFFFF" w:themeFill="background1"/>
            <w:vAlign w:val="center"/>
          </w:tcPr>
          <w:p w14:paraId="7A12E661" w14:textId="77777777" w:rsidR="00797FEE" w:rsidRDefault="00797FEE" w:rsidP="0031003D">
            <w:pPr>
              <w:pStyle w:val="Title"/>
              <w:jc w:val="center"/>
              <w:rPr>
                <w:rFonts w:ascii="Calibri" w:hAnsi="Calibri" w:cs="Calibri"/>
                <w:b w:val="0"/>
                <w:sz w:val="22"/>
                <w:szCs w:val="22"/>
              </w:rPr>
            </w:pPr>
          </w:p>
        </w:tc>
        <w:tc>
          <w:tcPr>
            <w:tcW w:w="947" w:type="pct"/>
            <w:tcBorders>
              <w:top w:val="single" w:sz="4" w:space="0" w:color="auto"/>
              <w:left w:val="nil"/>
              <w:bottom w:val="nil"/>
              <w:right w:val="nil"/>
            </w:tcBorders>
            <w:shd w:val="clear" w:color="auto" w:fill="FFFFFF" w:themeFill="background1"/>
            <w:vAlign w:val="center"/>
          </w:tcPr>
          <w:p w14:paraId="421D05E8" w14:textId="77777777" w:rsidR="00797FEE" w:rsidRDefault="00797FEE" w:rsidP="0031003D">
            <w:pPr>
              <w:pStyle w:val="Title"/>
              <w:jc w:val="center"/>
              <w:rPr>
                <w:rFonts w:ascii="Calibri" w:hAnsi="Calibri" w:cs="Calibri"/>
                <w:b w:val="0"/>
                <w:sz w:val="22"/>
                <w:szCs w:val="22"/>
              </w:rPr>
            </w:pPr>
          </w:p>
        </w:tc>
      </w:tr>
      <w:tr w:rsidR="00797FEE" w:rsidRPr="00EC6467" w14:paraId="20627FBB" w14:textId="77777777" w:rsidTr="00797FEE">
        <w:trPr>
          <w:tblHeader/>
        </w:trPr>
        <w:tc>
          <w:tcPr>
            <w:tcW w:w="312" w:type="pct"/>
            <w:tcBorders>
              <w:top w:val="nil"/>
              <w:left w:val="nil"/>
              <w:bottom w:val="nil"/>
              <w:right w:val="nil"/>
            </w:tcBorders>
            <w:shd w:val="clear" w:color="auto" w:fill="FFFFFF" w:themeFill="background1"/>
            <w:vAlign w:val="center"/>
          </w:tcPr>
          <w:p w14:paraId="50E504A1" w14:textId="77777777" w:rsidR="00797FEE" w:rsidRDefault="00797FEE" w:rsidP="00F679EA">
            <w:pPr>
              <w:pStyle w:val="Title"/>
              <w:rPr>
                <w:rFonts w:ascii="Calibri" w:hAnsi="Calibri" w:cs="Calibri"/>
                <w:b w:val="0"/>
                <w:sz w:val="22"/>
                <w:szCs w:val="22"/>
              </w:rPr>
            </w:pPr>
          </w:p>
        </w:tc>
        <w:tc>
          <w:tcPr>
            <w:tcW w:w="1101" w:type="pct"/>
            <w:tcBorders>
              <w:top w:val="nil"/>
              <w:left w:val="nil"/>
              <w:bottom w:val="nil"/>
              <w:right w:val="nil"/>
            </w:tcBorders>
            <w:shd w:val="clear" w:color="auto" w:fill="FFFFFF" w:themeFill="background1"/>
            <w:vAlign w:val="center"/>
          </w:tcPr>
          <w:p w14:paraId="7CEF82B4" w14:textId="77777777" w:rsidR="00797FEE" w:rsidRDefault="00797FEE" w:rsidP="00F679EA">
            <w:pPr>
              <w:pStyle w:val="Title"/>
              <w:rPr>
                <w:rFonts w:ascii="Calibri" w:hAnsi="Calibri" w:cs="Calibri"/>
                <w:b w:val="0"/>
                <w:sz w:val="22"/>
                <w:szCs w:val="22"/>
              </w:rPr>
            </w:pPr>
          </w:p>
        </w:tc>
        <w:tc>
          <w:tcPr>
            <w:tcW w:w="1568" w:type="pct"/>
            <w:gridSpan w:val="2"/>
            <w:tcBorders>
              <w:top w:val="nil"/>
              <w:left w:val="nil"/>
              <w:bottom w:val="nil"/>
              <w:right w:val="nil"/>
            </w:tcBorders>
            <w:shd w:val="clear" w:color="auto" w:fill="FFFFFF" w:themeFill="background1"/>
            <w:vAlign w:val="center"/>
          </w:tcPr>
          <w:p w14:paraId="0B763B04" w14:textId="77777777" w:rsidR="00797FEE" w:rsidRDefault="00797FEE" w:rsidP="00F679EA">
            <w:pPr>
              <w:pStyle w:val="Title"/>
              <w:rPr>
                <w:rFonts w:ascii="Calibri" w:hAnsi="Calibri" w:cs="Calibri"/>
                <w:b w:val="0"/>
                <w:sz w:val="22"/>
                <w:szCs w:val="22"/>
              </w:rPr>
            </w:pPr>
          </w:p>
        </w:tc>
        <w:tc>
          <w:tcPr>
            <w:tcW w:w="585" w:type="pct"/>
            <w:tcBorders>
              <w:top w:val="nil"/>
              <w:left w:val="nil"/>
              <w:bottom w:val="nil"/>
              <w:right w:val="nil"/>
            </w:tcBorders>
            <w:shd w:val="clear" w:color="auto" w:fill="FFFFFF" w:themeFill="background1"/>
            <w:vAlign w:val="center"/>
          </w:tcPr>
          <w:p w14:paraId="51C2B33D" w14:textId="77777777" w:rsidR="00797FEE" w:rsidRDefault="00797FEE" w:rsidP="0031003D">
            <w:pPr>
              <w:pStyle w:val="Title"/>
              <w:jc w:val="center"/>
              <w:rPr>
                <w:rFonts w:ascii="Calibri" w:hAnsi="Calibri" w:cs="Calibri"/>
                <w:b w:val="0"/>
                <w:sz w:val="22"/>
                <w:szCs w:val="22"/>
              </w:rPr>
            </w:pPr>
          </w:p>
        </w:tc>
        <w:tc>
          <w:tcPr>
            <w:tcW w:w="487" w:type="pct"/>
            <w:tcBorders>
              <w:top w:val="nil"/>
              <w:left w:val="nil"/>
              <w:bottom w:val="nil"/>
              <w:right w:val="nil"/>
            </w:tcBorders>
            <w:shd w:val="clear" w:color="auto" w:fill="FFFFFF" w:themeFill="background1"/>
            <w:vAlign w:val="center"/>
          </w:tcPr>
          <w:p w14:paraId="3562FA23" w14:textId="77777777" w:rsidR="00797FEE" w:rsidRDefault="00797FEE" w:rsidP="0031003D">
            <w:pPr>
              <w:pStyle w:val="Title"/>
              <w:jc w:val="center"/>
              <w:rPr>
                <w:rFonts w:ascii="Calibri" w:hAnsi="Calibri" w:cs="Calibri"/>
                <w:b w:val="0"/>
                <w:sz w:val="22"/>
                <w:szCs w:val="22"/>
              </w:rPr>
            </w:pPr>
          </w:p>
        </w:tc>
        <w:tc>
          <w:tcPr>
            <w:tcW w:w="947" w:type="pct"/>
            <w:tcBorders>
              <w:top w:val="nil"/>
              <w:left w:val="nil"/>
              <w:bottom w:val="nil"/>
              <w:right w:val="nil"/>
            </w:tcBorders>
            <w:shd w:val="clear" w:color="auto" w:fill="FFFFFF" w:themeFill="background1"/>
            <w:vAlign w:val="center"/>
          </w:tcPr>
          <w:p w14:paraId="3122D56D" w14:textId="77777777" w:rsidR="00797FEE" w:rsidRDefault="00797FEE" w:rsidP="0031003D">
            <w:pPr>
              <w:pStyle w:val="Title"/>
              <w:jc w:val="center"/>
              <w:rPr>
                <w:rFonts w:ascii="Calibri" w:hAnsi="Calibri" w:cs="Calibri"/>
                <w:b w:val="0"/>
                <w:sz w:val="22"/>
                <w:szCs w:val="22"/>
              </w:rPr>
            </w:pPr>
          </w:p>
        </w:tc>
      </w:tr>
      <w:tr w:rsidR="00797FEE" w:rsidRPr="00EC6467" w14:paraId="473A666E" w14:textId="77777777" w:rsidTr="00797FEE">
        <w:trPr>
          <w:tblHeader/>
        </w:trPr>
        <w:tc>
          <w:tcPr>
            <w:tcW w:w="312" w:type="pct"/>
            <w:tcBorders>
              <w:top w:val="nil"/>
              <w:left w:val="nil"/>
              <w:bottom w:val="nil"/>
              <w:right w:val="nil"/>
            </w:tcBorders>
            <w:shd w:val="clear" w:color="auto" w:fill="FFFFFF" w:themeFill="background1"/>
            <w:vAlign w:val="center"/>
          </w:tcPr>
          <w:p w14:paraId="055DE870" w14:textId="77777777" w:rsidR="00797FEE" w:rsidRDefault="00797FEE" w:rsidP="00F679EA">
            <w:pPr>
              <w:pStyle w:val="Title"/>
              <w:rPr>
                <w:rFonts w:ascii="Calibri" w:hAnsi="Calibri" w:cs="Calibri"/>
                <w:b w:val="0"/>
                <w:sz w:val="22"/>
                <w:szCs w:val="22"/>
              </w:rPr>
            </w:pPr>
          </w:p>
        </w:tc>
        <w:tc>
          <w:tcPr>
            <w:tcW w:w="1101" w:type="pct"/>
            <w:tcBorders>
              <w:top w:val="nil"/>
              <w:left w:val="nil"/>
              <w:bottom w:val="nil"/>
              <w:right w:val="nil"/>
            </w:tcBorders>
            <w:shd w:val="clear" w:color="auto" w:fill="FFFFFF" w:themeFill="background1"/>
            <w:vAlign w:val="center"/>
          </w:tcPr>
          <w:p w14:paraId="7EAAB852" w14:textId="77777777" w:rsidR="00797FEE" w:rsidRDefault="00797FEE" w:rsidP="00F679EA">
            <w:pPr>
              <w:pStyle w:val="Title"/>
              <w:rPr>
                <w:rFonts w:ascii="Calibri" w:hAnsi="Calibri" w:cs="Calibri"/>
                <w:b w:val="0"/>
                <w:sz w:val="22"/>
                <w:szCs w:val="22"/>
              </w:rPr>
            </w:pPr>
          </w:p>
        </w:tc>
        <w:tc>
          <w:tcPr>
            <w:tcW w:w="1568" w:type="pct"/>
            <w:gridSpan w:val="2"/>
            <w:tcBorders>
              <w:top w:val="nil"/>
              <w:left w:val="nil"/>
              <w:bottom w:val="nil"/>
              <w:right w:val="nil"/>
            </w:tcBorders>
            <w:shd w:val="clear" w:color="auto" w:fill="FFFFFF" w:themeFill="background1"/>
            <w:vAlign w:val="center"/>
          </w:tcPr>
          <w:p w14:paraId="766E255C" w14:textId="77777777" w:rsidR="00797FEE" w:rsidRDefault="00797FEE" w:rsidP="00F679EA">
            <w:pPr>
              <w:pStyle w:val="Title"/>
              <w:rPr>
                <w:rFonts w:ascii="Calibri" w:hAnsi="Calibri" w:cs="Calibri"/>
                <w:b w:val="0"/>
                <w:sz w:val="22"/>
                <w:szCs w:val="22"/>
              </w:rPr>
            </w:pPr>
          </w:p>
        </w:tc>
        <w:tc>
          <w:tcPr>
            <w:tcW w:w="585" w:type="pct"/>
            <w:tcBorders>
              <w:top w:val="nil"/>
              <w:left w:val="nil"/>
              <w:bottom w:val="nil"/>
              <w:right w:val="nil"/>
            </w:tcBorders>
            <w:shd w:val="clear" w:color="auto" w:fill="FFFFFF" w:themeFill="background1"/>
            <w:vAlign w:val="center"/>
          </w:tcPr>
          <w:p w14:paraId="7A9C391F" w14:textId="77777777" w:rsidR="00797FEE" w:rsidRDefault="00797FEE" w:rsidP="0031003D">
            <w:pPr>
              <w:pStyle w:val="Title"/>
              <w:jc w:val="center"/>
              <w:rPr>
                <w:rFonts w:ascii="Calibri" w:hAnsi="Calibri" w:cs="Calibri"/>
                <w:b w:val="0"/>
                <w:sz w:val="22"/>
                <w:szCs w:val="22"/>
              </w:rPr>
            </w:pPr>
          </w:p>
        </w:tc>
        <w:tc>
          <w:tcPr>
            <w:tcW w:w="487" w:type="pct"/>
            <w:tcBorders>
              <w:top w:val="nil"/>
              <w:left w:val="nil"/>
              <w:bottom w:val="nil"/>
              <w:right w:val="nil"/>
            </w:tcBorders>
            <w:shd w:val="clear" w:color="auto" w:fill="FFFFFF" w:themeFill="background1"/>
            <w:vAlign w:val="center"/>
          </w:tcPr>
          <w:p w14:paraId="56486075" w14:textId="77777777" w:rsidR="00797FEE" w:rsidRDefault="00797FEE" w:rsidP="0031003D">
            <w:pPr>
              <w:pStyle w:val="Title"/>
              <w:jc w:val="center"/>
              <w:rPr>
                <w:rFonts w:ascii="Calibri" w:hAnsi="Calibri" w:cs="Calibri"/>
                <w:b w:val="0"/>
                <w:sz w:val="22"/>
                <w:szCs w:val="22"/>
              </w:rPr>
            </w:pPr>
          </w:p>
        </w:tc>
        <w:tc>
          <w:tcPr>
            <w:tcW w:w="947" w:type="pct"/>
            <w:tcBorders>
              <w:top w:val="nil"/>
              <w:left w:val="nil"/>
              <w:bottom w:val="nil"/>
              <w:right w:val="nil"/>
            </w:tcBorders>
            <w:shd w:val="clear" w:color="auto" w:fill="FFFFFF" w:themeFill="background1"/>
            <w:vAlign w:val="center"/>
          </w:tcPr>
          <w:p w14:paraId="31A94EA2" w14:textId="77777777" w:rsidR="00797FEE" w:rsidRDefault="00797FEE" w:rsidP="0031003D">
            <w:pPr>
              <w:pStyle w:val="Title"/>
              <w:jc w:val="center"/>
              <w:rPr>
                <w:rFonts w:ascii="Calibri" w:hAnsi="Calibri" w:cs="Calibri"/>
                <w:b w:val="0"/>
                <w:sz w:val="22"/>
                <w:szCs w:val="22"/>
              </w:rPr>
            </w:pPr>
          </w:p>
        </w:tc>
      </w:tr>
      <w:tr w:rsidR="00797FEE" w:rsidRPr="00EC6467" w14:paraId="0713042E" w14:textId="77777777" w:rsidTr="00797FEE">
        <w:trPr>
          <w:tblHeader/>
        </w:trPr>
        <w:tc>
          <w:tcPr>
            <w:tcW w:w="312" w:type="pct"/>
            <w:tcBorders>
              <w:top w:val="nil"/>
              <w:left w:val="nil"/>
              <w:bottom w:val="nil"/>
              <w:right w:val="nil"/>
            </w:tcBorders>
            <w:shd w:val="clear" w:color="auto" w:fill="FFFFFF" w:themeFill="background1"/>
            <w:vAlign w:val="center"/>
          </w:tcPr>
          <w:p w14:paraId="0617DB11" w14:textId="77777777" w:rsidR="00797FEE" w:rsidRDefault="00797FEE" w:rsidP="00F679EA">
            <w:pPr>
              <w:pStyle w:val="Title"/>
              <w:rPr>
                <w:rFonts w:ascii="Calibri" w:hAnsi="Calibri" w:cs="Calibri"/>
                <w:b w:val="0"/>
                <w:sz w:val="22"/>
                <w:szCs w:val="22"/>
              </w:rPr>
            </w:pPr>
          </w:p>
        </w:tc>
        <w:tc>
          <w:tcPr>
            <w:tcW w:w="1101" w:type="pct"/>
            <w:tcBorders>
              <w:top w:val="nil"/>
              <w:left w:val="nil"/>
              <w:bottom w:val="nil"/>
              <w:right w:val="nil"/>
            </w:tcBorders>
            <w:shd w:val="clear" w:color="auto" w:fill="FFFFFF" w:themeFill="background1"/>
            <w:vAlign w:val="center"/>
          </w:tcPr>
          <w:p w14:paraId="5C3BC3C9" w14:textId="77777777" w:rsidR="00797FEE" w:rsidRDefault="00797FEE" w:rsidP="00F679EA">
            <w:pPr>
              <w:pStyle w:val="Title"/>
              <w:rPr>
                <w:rFonts w:ascii="Calibri" w:hAnsi="Calibri" w:cs="Calibri"/>
                <w:b w:val="0"/>
                <w:sz w:val="22"/>
                <w:szCs w:val="22"/>
              </w:rPr>
            </w:pPr>
          </w:p>
        </w:tc>
        <w:tc>
          <w:tcPr>
            <w:tcW w:w="1568" w:type="pct"/>
            <w:gridSpan w:val="2"/>
            <w:tcBorders>
              <w:top w:val="nil"/>
              <w:left w:val="nil"/>
              <w:bottom w:val="nil"/>
              <w:right w:val="nil"/>
            </w:tcBorders>
            <w:shd w:val="clear" w:color="auto" w:fill="FFFFFF" w:themeFill="background1"/>
            <w:vAlign w:val="center"/>
          </w:tcPr>
          <w:p w14:paraId="7BD2E117" w14:textId="77777777" w:rsidR="00797FEE" w:rsidRDefault="00797FEE" w:rsidP="00F679EA">
            <w:pPr>
              <w:pStyle w:val="Title"/>
              <w:rPr>
                <w:rFonts w:ascii="Calibri" w:hAnsi="Calibri" w:cs="Calibri"/>
                <w:b w:val="0"/>
                <w:sz w:val="22"/>
                <w:szCs w:val="22"/>
              </w:rPr>
            </w:pPr>
          </w:p>
        </w:tc>
        <w:tc>
          <w:tcPr>
            <w:tcW w:w="585" w:type="pct"/>
            <w:tcBorders>
              <w:top w:val="nil"/>
              <w:left w:val="nil"/>
              <w:bottom w:val="nil"/>
              <w:right w:val="nil"/>
            </w:tcBorders>
            <w:shd w:val="clear" w:color="auto" w:fill="FFFFFF" w:themeFill="background1"/>
            <w:vAlign w:val="center"/>
          </w:tcPr>
          <w:p w14:paraId="64121ED9" w14:textId="77777777" w:rsidR="00797FEE" w:rsidRDefault="00797FEE" w:rsidP="0031003D">
            <w:pPr>
              <w:pStyle w:val="Title"/>
              <w:jc w:val="center"/>
              <w:rPr>
                <w:rFonts w:ascii="Calibri" w:hAnsi="Calibri" w:cs="Calibri"/>
                <w:b w:val="0"/>
                <w:sz w:val="22"/>
                <w:szCs w:val="22"/>
              </w:rPr>
            </w:pPr>
          </w:p>
        </w:tc>
        <w:tc>
          <w:tcPr>
            <w:tcW w:w="487" w:type="pct"/>
            <w:tcBorders>
              <w:top w:val="nil"/>
              <w:left w:val="nil"/>
              <w:bottom w:val="nil"/>
              <w:right w:val="nil"/>
            </w:tcBorders>
            <w:shd w:val="clear" w:color="auto" w:fill="FFFFFF" w:themeFill="background1"/>
            <w:vAlign w:val="center"/>
          </w:tcPr>
          <w:p w14:paraId="26364F76" w14:textId="77777777" w:rsidR="00797FEE" w:rsidRDefault="00797FEE" w:rsidP="0031003D">
            <w:pPr>
              <w:pStyle w:val="Title"/>
              <w:jc w:val="center"/>
              <w:rPr>
                <w:rFonts w:ascii="Calibri" w:hAnsi="Calibri" w:cs="Calibri"/>
                <w:b w:val="0"/>
                <w:sz w:val="22"/>
                <w:szCs w:val="22"/>
              </w:rPr>
            </w:pPr>
          </w:p>
        </w:tc>
        <w:tc>
          <w:tcPr>
            <w:tcW w:w="947" w:type="pct"/>
            <w:tcBorders>
              <w:top w:val="nil"/>
              <w:left w:val="nil"/>
              <w:bottom w:val="nil"/>
              <w:right w:val="nil"/>
            </w:tcBorders>
            <w:shd w:val="clear" w:color="auto" w:fill="FFFFFF" w:themeFill="background1"/>
            <w:vAlign w:val="center"/>
          </w:tcPr>
          <w:p w14:paraId="0C933989" w14:textId="77777777" w:rsidR="00797FEE" w:rsidRDefault="00797FEE" w:rsidP="0031003D">
            <w:pPr>
              <w:pStyle w:val="Title"/>
              <w:jc w:val="center"/>
              <w:rPr>
                <w:rFonts w:ascii="Calibri" w:hAnsi="Calibri" w:cs="Calibri"/>
                <w:b w:val="0"/>
                <w:sz w:val="22"/>
                <w:szCs w:val="22"/>
              </w:rPr>
            </w:pPr>
          </w:p>
        </w:tc>
      </w:tr>
      <w:tr w:rsidR="00797FEE" w:rsidRPr="00EC6467" w14:paraId="0B3CDE14" w14:textId="77777777" w:rsidTr="00797FEE">
        <w:trPr>
          <w:tblHeader/>
        </w:trPr>
        <w:tc>
          <w:tcPr>
            <w:tcW w:w="312" w:type="pct"/>
            <w:tcBorders>
              <w:top w:val="nil"/>
              <w:left w:val="nil"/>
              <w:bottom w:val="nil"/>
              <w:right w:val="nil"/>
            </w:tcBorders>
            <w:shd w:val="clear" w:color="auto" w:fill="FFFFFF" w:themeFill="background1"/>
            <w:vAlign w:val="center"/>
          </w:tcPr>
          <w:p w14:paraId="0BCD88E7" w14:textId="77777777" w:rsidR="00797FEE" w:rsidRDefault="00797FEE" w:rsidP="00F679EA">
            <w:pPr>
              <w:pStyle w:val="Title"/>
              <w:rPr>
                <w:rFonts w:ascii="Calibri" w:hAnsi="Calibri" w:cs="Calibri"/>
                <w:b w:val="0"/>
                <w:sz w:val="22"/>
                <w:szCs w:val="22"/>
              </w:rPr>
            </w:pPr>
          </w:p>
        </w:tc>
        <w:tc>
          <w:tcPr>
            <w:tcW w:w="1101" w:type="pct"/>
            <w:tcBorders>
              <w:top w:val="nil"/>
              <w:left w:val="nil"/>
              <w:bottom w:val="nil"/>
              <w:right w:val="nil"/>
            </w:tcBorders>
            <w:shd w:val="clear" w:color="auto" w:fill="FFFFFF" w:themeFill="background1"/>
            <w:vAlign w:val="center"/>
          </w:tcPr>
          <w:p w14:paraId="6709AE87" w14:textId="77777777" w:rsidR="00797FEE" w:rsidRDefault="00797FEE" w:rsidP="00F679EA">
            <w:pPr>
              <w:pStyle w:val="Title"/>
              <w:rPr>
                <w:rFonts w:ascii="Calibri" w:hAnsi="Calibri" w:cs="Calibri"/>
                <w:b w:val="0"/>
                <w:sz w:val="22"/>
                <w:szCs w:val="22"/>
              </w:rPr>
            </w:pPr>
          </w:p>
        </w:tc>
        <w:tc>
          <w:tcPr>
            <w:tcW w:w="1568" w:type="pct"/>
            <w:gridSpan w:val="2"/>
            <w:tcBorders>
              <w:top w:val="nil"/>
              <w:left w:val="nil"/>
              <w:bottom w:val="nil"/>
              <w:right w:val="nil"/>
            </w:tcBorders>
            <w:shd w:val="clear" w:color="auto" w:fill="FFFFFF" w:themeFill="background1"/>
            <w:vAlign w:val="center"/>
          </w:tcPr>
          <w:p w14:paraId="79795C1D" w14:textId="77777777" w:rsidR="00797FEE" w:rsidRDefault="00797FEE" w:rsidP="00F679EA">
            <w:pPr>
              <w:pStyle w:val="Title"/>
              <w:rPr>
                <w:rFonts w:ascii="Calibri" w:hAnsi="Calibri" w:cs="Calibri"/>
                <w:b w:val="0"/>
                <w:sz w:val="22"/>
                <w:szCs w:val="22"/>
              </w:rPr>
            </w:pPr>
          </w:p>
        </w:tc>
        <w:tc>
          <w:tcPr>
            <w:tcW w:w="585" w:type="pct"/>
            <w:tcBorders>
              <w:top w:val="nil"/>
              <w:left w:val="nil"/>
              <w:bottom w:val="nil"/>
              <w:right w:val="nil"/>
            </w:tcBorders>
            <w:shd w:val="clear" w:color="auto" w:fill="FFFFFF" w:themeFill="background1"/>
            <w:vAlign w:val="center"/>
          </w:tcPr>
          <w:p w14:paraId="3FCFB407" w14:textId="77777777" w:rsidR="00797FEE" w:rsidRDefault="00797FEE" w:rsidP="0031003D">
            <w:pPr>
              <w:pStyle w:val="Title"/>
              <w:jc w:val="center"/>
              <w:rPr>
                <w:rFonts w:ascii="Calibri" w:hAnsi="Calibri" w:cs="Calibri"/>
                <w:b w:val="0"/>
                <w:sz w:val="22"/>
                <w:szCs w:val="22"/>
              </w:rPr>
            </w:pPr>
          </w:p>
        </w:tc>
        <w:tc>
          <w:tcPr>
            <w:tcW w:w="487" w:type="pct"/>
            <w:tcBorders>
              <w:top w:val="nil"/>
              <w:left w:val="nil"/>
              <w:bottom w:val="nil"/>
              <w:right w:val="nil"/>
            </w:tcBorders>
            <w:shd w:val="clear" w:color="auto" w:fill="FFFFFF" w:themeFill="background1"/>
            <w:vAlign w:val="center"/>
          </w:tcPr>
          <w:p w14:paraId="1E3A552D" w14:textId="77777777" w:rsidR="00797FEE" w:rsidRDefault="00797FEE" w:rsidP="0031003D">
            <w:pPr>
              <w:pStyle w:val="Title"/>
              <w:jc w:val="center"/>
              <w:rPr>
                <w:rFonts w:ascii="Calibri" w:hAnsi="Calibri" w:cs="Calibri"/>
                <w:b w:val="0"/>
                <w:sz w:val="22"/>
                <w:szCs w:val="22"/>
              </w:rPr>
            </w:pPr>
          </w:p>
        </w:tc>
        <w:tc>
          <w:tcPr>
            <w:tcW w:w="947" w:type="pct"/>
            <w:tcBorders>
              <w:top w:val="nil"/>
              <w:left w:val="nil"/>
              <w:bottom w:val="nil"/>
              <w:right w:val="nil"/>
            </w:tcBorders>
            <w:shd w:val="clear" w:color="auto" w:fill="FFFFFF" w:themeFill="background1"/>
            <w:vAlign w:val="center"/>
          </w:tcPr>
          <w:p w14:paraId="3EE250A7" w14:textId="77777777" w:rsidR="00797FEE" w:rsidRDefault="00797FEE" w:rsidP="0031003D">
            <w:pPr>
              <w:pStyle w:val="Title"/>
              <w:jc w:val="center"/>
              <w:rPr>
                <w:rFonts w:ascii="Calibri" w:hAnsi="Calibri" w:cs="Calibri"/>
                <w:b w:val="0"/>
                <w:sz w:val="22"/>
                <w:szCs w:val="22"/>
              </w:rPr>
            </w:pPr>
          </w:p>
        </w:tc>
      </w:tr>
    </w:tbl>
    <w:p w14:paraId="25906CD8" w14:textId="482770BA" w:rsidR="00A12183" w:rsidRPr="00F679EA" w:rsidRDefault="00A12183" w:rsidP="00AA4966">
      <w:pPr>
        <w:pStyle w:val="Heading2"/>
        <w:tabs>
          <w:tab w:val="clear" w:pos="2978"/>
          <w:tab w:val="num" w:pos="0"/>
        </w:tabs>
        <w:ind w:left="0"/>
        <w:jc w:val="left"/>
        <w:rPr>
          <w:rFonts w:asciiTheme="majorHAnsi" w:hAnsiTheme="majorHAnsi"/>
        </w:rPr>
      </w:pPr>
      <w:bookmarkStart w:id="87" w:name="_Toc380598216"/>
      <w:bookmarkStart w:id="88" w:name="_Toc205984818"/>
      <w:r w:rsidRPr="00F679EA">
        <w:rPr>
          <w:rFonts w:asciiTheme="majorHAnsi" w:hAnsiTheme="majorHAnsi"/>
        </w:rPr>
        <w:t>Assumptions</w:t>
      </w:r>
      <w:bookmarkEnd w:id="87"/>
      <w:bookmarkEnd w:id="88"/>
    </w:p>
    <w:tbl>
      <w:tblPr>
        <w:tblW w:w="491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7"/>
        <w:gridCol w:w="5108"/>
        <w:gridCol w:w="1397"/>
        <w:gridCol w:w="1814"/>
      </w:tblGrid>
      <w:tr w:rsidR="00A12183" w:rsidRPr="00EC6467" w14:paraId="19D04848" w14:textId="77777777" w:rsidTr="002D6899">
        <w:trPr>
          <w:tblHeader/>
        </w:trPr>
        <w:tc>
          <w:tcPr>
            <w:tcW w:w="303" w:type="pct"/>
            <w:shd w:val="clear" w:color="auto" w:fill="0074A6"/>
            <w:vAlign w:val="center"/>
          </w:tcPr>
          <w:p w14:paraId="30AC63AD" w14:textId="77777777" w:rsidR="00A12183" w:rsidRPr="00EC6467" w:rsidRDefault="00A12183" w:rsidP="00891F50">
            <w:pPr>
              <w:pStyle w:val="Title"/>
              <w:rPr>
                <w:rFonts w:asciiTheme="majorHAnsi" w:hAnsiTheme="majorHAnsi"/>
                <w:color w:val="FFFFFF" w:themeColor="background1"/>
              </w:rPr>
            </w:pPr>
            <w:r w:rsidRPr="00EC6467">
              <w:rPr>
                <w:rFonts w:asciiTheme="majorHAnsi" w:hAnsiTheme="majorHAnsi"/>
                <w:color w:val="FFFFFF" w:themeColor="background1"/>
              </w:rPr>
              <w:t>No.</w:t>
            </w:r>
          </w:p>
        </w:tc>
        <w:tc>
          <w:tcPr>
            <w:tcW w:w="2884" w:type="pct"/>
            <w:shd w:val="clear" w:color="auto" w:fill="0074A6"/>
            <w:vAlign w:val="center"/>
          </w:tcPr>
          <w:p w14:paraId="6078A914" w14:textId="77777777" w:rsidR="00A12183" w:rsidRPr="00EC6467" w:rsidRDefault="00A12183" w:rsidP="00891F50">
            <w:pPr>
              <w:pStyle w:val="Title"/>
              <w:rPr>
                <w:rFonts w:asciiTheme="majorHAnsi" w:hAnsiTheme="majorHAnsi"/>
                <w:color w:val="FFFFFF" w:themeColor="background1"/>
              </w:rPr>
            </w:pPr>
            <w:r w:rsidRPr="00EC6467">
              <w:rPr>
                <w:rFonts w:asciiTheme="majorHAnsi" w:hAnsiTheme="majorHAnsi"/>
                <w:color w:val="FFFFFF" w:themeColor="background1"/>
              </w:rPr>
              <w:t>Description</w:t>
            </w:r>
          </w:p>
        </w:tc>
        <w:tc>
          <w:tcPr>
            <w:tcW w:w="789" w:type="pct"/>
            <w:shd w:val="clear" w:color="auto" w:fill="0074A6"/>
            <w:vAlign w:val="center"/>
          </w:tcPr>
          <w:p w14:paraId="0FFB5E2D" w14:textId="77777777" w:rsidR="00A12183" w:rsidRPr="00EC6467" w:rsidRDefault="00A12183" w:rsidP="00891F50">
            <w:pPr>
              <w:pStyle w:val="Title"/>
              <w:rPr>
                <w:rFonts w:asciiTheme="majorHAnsi" w:hAnsiTheme="majorHAnsi"/>
                <w:color w:val="FFFFFF" w:themeColor="background1"/>
              </w:rPr>
            </w:pPr>
            <w:r w:rsidRPr="00EC6467">
              <w:rPr>
                <w:rFonts w:asciiTheme="majorHAnsi" w:hAnsiTheme="majorHAnsi"/>
                <w:color w:val="FFFFFF" w:themeColor="background1"/>
              </w:rPr>
              <w:t>Process Step</w:t>
            </w:r>
            <w:r>
              <w:rPr>
                <w:rFonts w:asciiTheme="majorHAnsi" w:hAnsiTheme="majorHAnsi"/>
                <w:color w:val="FFFFFF" w:themeColor="background1"/>
              </w:rPr>
              <w:t xml:space="preserve"> Reference</w:t>
            </w:r>
          </w:p>
        </w:tc>
        <w:tc>
          <w:tcPr>
            <w:tcW w:w="1024" w:type="pct"/>
            <w:shd w:val="clear" w:color="auto" w:fill="0074A6"/>
            <w:vAlign w:val="center"/>
          </w:tcPr>
          <w:p w14:paraId="3958AC21" w14:textId="77777777" w:rsidR="00A12183" w:rsidRPr="00EC6467" w:rsidRDefault="00A12183" w:rsidP="00891F50">
            <w:pPr>
              <w:pStyle w:val="Title"/>
              <w:rPr>
                <w:rFonts w:asciiTheme="majorHAnsi" w:hAnsiTheme="majorHAnsi"/>
                <w:color w:val="FFFFFF" w:themeColor="background1"/>
              </w:rPr>
            </w:pPr>
            <w:r w:rsidRPr="00EC6467">
              <w:rPr>
                <w:rFonts w:asciiTheme="majorHAnsi" w:hAnsiTheme="majorHAnsi"/>
                <w:color w:val="FFFFFF" w:themeColor="background1"/>
              </w:rPr>
              <w:t>Areas impacted</w:t>
            </w:r>
          </w:p>
        </w:tc>
      </w:tr>
      <w:tr w:rsidR="002D6899" w:rsidRPr="00EC6467" w14:paraId="11F9C163" w14:textId="77777777" w:rsidTr="002D6899">
        <w:trPr>
          <w:tblHeader/>
        </w:trPr>
        <w:tc>
          <w:tcPr>
            <w:tcW w:w="303" w:type="pct"/>
            <w:shd w:val="clear" w:color="auto" w:fill="FFFFFF" w:themeFill="background1"/>
            <w:vAlign w:val="center"/>
          </w:tcPr>
          <w:p w14:paraId="6D2DE473" w14:textId="59054F29" w:rsidR="002D6899" w:rsidRPr="00EC342C" w:rsidRDefault="00EC342C" w:rsidP="00891F50">
            <w:pPr>
              <w:pStyle w:val="Title"/>
              <w:rPr>
                <w:rFonts w:ascii="Calibri" w:hAnsi="Calibri" w:cs="Calibri"/>
                <w:b w:val="0"/>
                <w:sz w:val="22"/>
                <w:szCs w:val="22"/>
              </w:rPr>
            </w:pPr>
            <w:r w:rsidRPr="00EC342C">
              <w:rPr>
                <w:rFonts w:ascii="Calibri" w:hAnsi="Calibri" w:cs="Calibri"/>
                <w:b w:val="0"/>
                <w:sz w:val="22"/>
                <w:szCs w:val="22"/>
              </w:rPr>
              <w:t>1</w:t>
            </w:r>
          </w:p>
        </w:tc>
        <w:tc>
          <w:tcPr>
            <w:tcW w:w="2884" w:type="pct"/>
            <w:shd w:val="clear" w:color="auto" w:fill="FFFFFF" w:themeFill="background1"/>
            <w:vAlign w:val="center"/>
          </w:tcPr>
          <w:p w14:paraId="14A1F1A3" w14:textId="29B83821" w:rsidR="002D6899" w:rsidRPr="00093293" w:rsidRDefault="00180BC3" w:rsidP="00CD7965">
            <w:pPr>
              <w:pStyle w:val="Title"/>
              <w:ind w:left="0" w:firstLine="0"/>
              <w:rPr>
                <w:rFonts w:ascii="Calibri" w:hAnsi="Calibri" w:cs="Calibri"/>
                <w:b w:val="0"/>
                <w:sz w:val="22"/>
                <w:szCs w:val="22"/>
              </w:rPr>
            </w:pPr>
            <w:r w:rsidRPr="00093293">
              <w:rPr>
                <w:rFonts w:ascii="Calibri" w:hAnsi="Calibri" w:cs="Calibri"/>
                <w:b w:val="0"/>
                <w:sz w:val="22"/>
                <w:szCs w:val="22"/>
              </w:rPr>
              <w:t>The values received from PREP are</w:t>
            </w:r>
            <w:ins w:id="89" w:author="AASHUTOSH" w:date="2025-07-23T15:24:00Z" w16du:dateUtc="2025-07-23T09:54:00Z">
              <w:r w:rsidR="00D5297C">
                <w:rPr>
                  <w:rFonts w:ascii="Calibri" w:hAnsi="Calibri" w:cs="Calibri"/>
                  <w:b w:val="0"/>
                  <w:sz w:val="22"/>
                  <w:szCs w:val="22"/>
                </w:rPr>
                <w:t xml:space="preserve"> monthly granulated</w:t>
              </w:r>
            </w:ins>
            <w:ins w:id="90" w:author="AASHUTOSH" w:date="2025-07-23T16:16:00Z" w16du:dateUtc="2025-07-23T10:46:00Z">
              <w:r w:rsidR="008A5C22">
                <w:rPr>
                  <w:rFonts w:ascii="Calibri" w:hAnsi="Calibri" w:cs="Calibri"/>
                  <w:b w:val="0"/>
                  <w:sz w:val="22"/>
                  <w:szCs w:val="22"/>
                </w:rPr>
                <w:t>.</w:t>
              </w:r>
            </w:ins>
            <w:ins w:id="91" w:author="AASHUTOSH" w:date="2025-07-23T16:15:00Z" w16du:dateUtc="2025-07-23T10:45:00Z">
              <w:r w:rsidR="008A5C22">
                <w:rPr>
                  <w:rFonts w:ascii="Calibri" w:hAnsi="Calibri" w:cs="Calibri"/>
                  <w:b w:val="0"/>
                  <w:sz w:val="22"/>
                  <w:szCs w:val="22"/>
                </w:rPr>
                <w:t xml:space="preserve"> </w:t>
              </w:r>
            </w:ins>
            <w:r w:rsidRPr="00093293">
              <w:rPr>
                <w:rFonts w:ascii="Calibri" w:hAnsi="Calibri" w:cs="Calibri"/>
                <w:b w:val="0"/>
                <w:sz w:val="22"/>
                <w:szCs w:val="22"/>
              </w:rPr>
              <w:t xml:space="preserve"> </w:t>
            </w:r>
            <w:ins w:id="92" w:author="AASHUTOSH" w:date="2025-06-16T13:34:00Z">
              <w:r w:rsidR="005E3F32" w:rsidRPr="008A5C22">
                <w:rPr>
                  <w:rFonts w:ascii="Calibri" w:hAnsi="Calibri" w:cs="Calibri"/>
                  <w:b w:val="0"/>
                  <w:strike/>
                  <w:sz w:val="22"/>
                  <w:szCs w:val="22"/>
                </w:rPr>
                <w:t>based on the gra</w:t>
              </w:r>
            </w:ins>
            <w:ins w:id="93" w:author="AASHUTOSH" w:date="2025-06-16T13:35:00Z">
              <w:r w:rsidR="005E3F32" w:rsidRPr="008A5C22">
                <w:rPr>
                  <w:rFonts w:ascii="Calibri" w:hAnsi="Calibri" w:cs="Calibri"/>
                  <w:b w:val="0"/>
                  <w:strike/>
                  <w:sz w:val="22"/>
                  <w:szCs w:val="22"/>
                </w:rPr>
                <w:t xml:space="preserve">nularity of the meter type </w:t>
              </w:r>
            </w:ins>
            <w:ins w:id="94" w:author="AASHUTOSH" w:date="2025-06-16T13:37:00Z">
              <w:r w:rsidR="001D201C" w:rsidRPr="008A5C22">
                <w:rPr>
                  <w:rFonts w:ascii="Calibri" w:hAnsi="Calibri" w:cs="Calibri"/>
                  <w:b w:val="0"/>
                  <w:strike/>
                  <w:sz w:val="22"/>
                  <w:szCs w:val="22"/>
                </w:rPr>
                <w:t>(15min, Hourly, monthly and yearly)</w:t>
              </w:r>
            </w:ins>
            <w:del w:id="95" w:author="AASHUTOSH" w:date="2025-06-16T13:35:00Z">
              <w:r w:rsidRPr="008A5C22" w:rsidDel="005E3F32">
                <w:rPr>
                  <w:rFonts w:ascii="Calibri" w:hAnsi="Calibri" w:cs="Calibri"/>
                  <w:b w:val="0"/>
                  <w:strike/>
                  <w:sz w:val="22"/>
                  <w:szCs w:val="22"/>
                </w:rPr>
                <w:delText>monthly values</w:delText>
              </w:r>
            </w:del>
            <w:r w:rsidRPr="008A5C22">
              <w:rPr>
                <w:rFonts w:ascii="Calibri" w:hAnsi="Calibri" w:cs="Calibri"/>
                <w:b w:val="0"/>
                <w:strike/>
                <w:sz w:val="22"/>
                <w:szCs w:val="22"/>
              </w:rPr>
              <w:t xml:space="preserve">. </w:t>
            </w:r>
            <w:r w:rsidRPr="00093293">
              <w:rPr>
                <w:rFonts w:ascii="Calibri" w:hAnsi="Calibri" w:cs="Calibri"/>
                <w:b w:val="0"/>
                <w:sz w:val="22"/>
                <w:szCs w:val="22"/>
              </w:rPr>
              <w:t xml:space="preserve">Hence the </w:t>
            </w:r>
            <w:r w:rsidR="002B78B2">
              <w:rPr>
                <w:rFonts w:ascii="Calibri" w:hAnsi="Calibri" w:cs="Calibri"/>
                <w:b w:val="0"/>
                <w:sz w:val="22"/>
                <w:szCs w:val="22"/>
              </w:rPr>
              <w:t>forecasted</w:t>
            </w:r>
            <w:r w:rsidRPr="00093293">
              <w:rPr>
                <w:rFonts w:ascii="Calibri" w:hAnsi="Calibri" w:cs="Calibri"/>
                <w:b w:val="0"/>
                <w:sz w:val="22"/>
                <w:szCs w:val="22"/>
              </w:rPr>
              <w:t xml:space="preserve"> consumption </w:t>
            </w:r>
            <w:r w:rsidR="002B78B2">
              <w:rPr>
                <w:rFonts w:ascii="Calibri" w:hAnsi="Calibri" w:cs="Calibri"/>
                <w:b w:val="0"/>
                <w:sz w:val="22"/>
                <w:szCs w:val="22"/>
              </w:rPr>
              <w:t xml:space="preserve">and the offer price will be </w:t>
            </w:r>
            <w:proofErr w:type="gramStart"/>
            <w:r w:rsidRPr="00093293">
              <w:rPr>
                <w:rFonts w:ascii="Calibri" w:hAnsi="Calibri" w:cs="Calibri"/>
                <w:b w:val="0"/>
                <w:sz w:val="22"/>
                <w:szCs w:val="22"/>
              </w:rPr>
              <w:t>calculated  based</w:t>
            </w:r>
            <w:proofErr w:type="gramEnd"/>
            <w:r w:rsidRPr="00093293">
              <w:rPr>
                <w:rFonts w:ascii="Calibri" w:hAnsi="Calibri" w:cs="Calibri"/>
                <w:b w:val="0"/>
                <w:sz w:val="22"/>
                <w:szCs w:val="22"/>
              </w:rPr>
              <w:t xml:space="preserve"> on </w:t>
            </w:r>
            <w:r w:rsidR="002B78B2">
              <w:rPr>
                <w:rFonts w:ascii="Calibri" w:hAnsi="Calibri" w:cs="Calibri"/>
                <w:b w:val="0"/>
                <w:sz w:val="22"/>
                <w:szCs w:val="22"/>
              </w:rPr>
              <w:t xml:space="preserve">monthly values </w:t>
            </w:r>
            <w:del w:id="96" w:author="AASHUTOSH" w:date="2025-06-16T13:35:00Z">
              <w:r w:rsidRPr="00093293" w:rsidDel="005E3F32">
                <w:rPr>
                  <w:rFonts w:ascii="Calibri" w:hAnsi="Calibri" w:cs="Calibri"/>
                  <w:b w:val="0"/>
                  <w:sz w:val="22"/>
                  <w:szCs w:val="22"/>
                </w:rPr>
                <w:delText>monthly values.</w:delText>
              </w:r>
            </w:del>
          </w:p>
        </w:tc>
        <w:tc>
          <w:tcPr>
            <w:tcW w:w="789" w:type="pct"/>
            <w:shd w:val="clear" w:color="auto" w:fill="FFFFFF" w:themeFill="background1"/>
            <w:vAlign w:val="center"/>
          </w:tcPr>
          <w:p w14:paraId="23BFB63C" w14:textId="37725CB2" w:rsidR="002D6899" w:rsidRPr="00093293" w:rsidRDefault="00B47527" w:rsidP="00891F50">
            <w:pPr>
              <w:pStyle w:val="Title"/>
              <w:rPr>
                <w:rFonts w:asciiTheme="majorHAnsi" w:hAnsiTheme="majorHAnsi"/>
                <w:b w:val="0"/>
                <w:bCs/>
              </w:rPr>
            </w:pPr>
            <w:r>
              <w:rPr>
                <w:rFonts w:asciiTheme="majorHAnsi" w:hAnsiTheme="majorHAnsi"/>
                <w:b w:val="0"/>
                <w:bCs/>
              </w:rPr>
              <w:t xml:space="preserve">4.3.3 </w:t>
            </w:r>
            <w:r w:rsidR="00093293" w:rsidRPr="00093293">
              <w:rPr>
                <w:rFonts w:asciiTheme="majorHAnsi" w:hAnsiTheme="majorHAnsi"/>
                <w:b w:val="0"/>
                <w:bCs/>
              </w:rPr>
              <w:t>Pricing</w:t>
            </w:r>
            <w:r>
              <w:rPr>
                <w:rFonts w:asciiTheme="majorHAnsi" w:hAnsiTheme="majorHAnsi"/>
                <w:b w:val="0"/>
                <w:bCs/>
              </w:rPr>
              <w:t xml:space="preserve"> Calculation</w:t>
            </w:r>
          </w:p>
        </w:tc>
        <w:tc>
          <w:tcPr>
            <w:tcW w:w="1024" w:type="pct"/>
            <w:shd w:val="clear" w:color="auto" w:fill="FFFFFF" w:themeFill="background1"/>
            <w:vAlign w:val="center"/>
          </w:tcPr>
          <w:p w14:paraId="0CBEE23C" w14:textId="7FB9A092" w:rsidR="002D6899" w:rsidRPr="00084B83" w:rsidRDefault="00700A71" w:rsidP="00891F50">
            <w:pPr>
              <w:pStyle w:val="Title"/>
              <w:rPr>
                <w:rFonts w:asciiTheme="majorHAnsi" w:hAnsiTheme="majorHAnsi"/>
                <w:b w:val="0"/>
                <w:bCs/>
                <w:color w:val="FFFFFF" w:themeColor="background1"/>
              </w:rPr>
            </w:pPr>
            <w:r>
              <w:rPr>
                <w:rFonts w:asciiTheme="majorHAnsi" w:hAnsiTheme="majorHAnsi"/>
                <w:b w:val="0"/>
                <w:bCs/>
              </w:rPr>
              <w:t xml:space="preserve">Sample </w:t>
            </w:r>
            <w:r w:rsidR="00084B83" w:rsidRPr="00084B83">
              <w:rPr>
                <w:rFonts w:asciiTheme="majorHAnsi" w:hAnsiTheme="majorHAnsi"/>
                <w:b w:val="0"/>
                <w:bCs/>
              </w:rPr>
              <w:t>Pricing</w:t>
            </w:r>
            <w:r w:rsidR="00180BC3" w:rsidRPr="00084B83">
              <w:rPr>
                <w:rFonts w:asciiTheme="majorHAnsi" w:hAnsiTheme="majorHAnsi"/>
                <w:b w:val="0"/>
                <w:bCs/>
              </w:rPr>
              <w:t xml:space="preserve"> </w:t>
            </w:r>
            <w:r w:rsidR="00084B83" w:rsidRPr="00084B83">
              <w:rPr>
                <w:rFonts w:asciiTheme="majorHAnsi" w:hAnsiTheme="majorHAnsi"/>
                <w:b w:val="0"/>
                <w:bCs/>
              </w:rPr>
              <w:t>calculation</w:t>
            </w:r>
            <w:r w:rsidR="00B47527">
              <w:rPr>
                <w:rFonts w:asciiTheme="majorHAnsi" w:hAnsiTheme="majorHAnsi"/>
                <w:b w:val="0"/>
                <w:bCs/>
              </w:rPr>
              <w:t xml:space="preserve"> for Power</w:t>
            </w:r>
          </w:p>
        </w:tc>
      </w:tr>
      <w:tr w:rsidR="001C14FC" w:rsidRPr="00EC6467" w14:paraId="27A0E7C9" w14:textId="77777777" w:rsidTr="002D6899">
        <w:trPr>
          <w:tblHeader/>
        </w:trPr>
        <w:tc>
          <w:tcPr>
            <w:tcW w:w="303" w:type="pct"/>
            <w:shd w:val="clear" w:color="auto" w:fill="FFFFFF" w:themeFill="background1"/>
            <w:vAlign w:val="center"/>
          </w:tcPr>
          <w:p w14:paraId="1D2D41F1" w14:textId="024D09A0" w:rsidR="001C14FC" w:rsidRPr="00EC342C" w:rsidRDefault="00292853" w:rsidP="00891F50">
            <w:pPr>
              <w:pStyle w:val="Title"/>
              <w:rPr>
                <w:rFonts w:ascii="Calibri" w:hAnsi="Calibri" w:cs="Calibri"/>
                <w:b w:val="0"/>
                <w:sz w:val="22"/>
                <w:szCs w:val="22"/>
              </w:rPr>
            </w:pPr>
            <w:r>
              <w:rPr>
                <w:rFonts w:ascii="Calibri" w:hAnsi="Calibri" w:cs="Calibri"/>
                <w:b w:val="0"/>
                <w:sz w:val="22"/>
                <w:szCs w:val="22"/>
              </w:rPr>
              <w:t>2</w:t>
            </w:r>
          </w:p>
        </w:tc>
        <w:tc>
          <w:tcPr>
            <w:tcW w:w="2884" w:type="pct"/>
            <w:shd w:val="clear" w:color="auto" w:fill="FFFFFF" w:themeFill="background1"/>
            <w:vAlign w:val="center"/>
          </w:tcPr>
          <w:p w14:paraId="6C476D5A" w14:textId="163D5D0C" w:rsidR="001C14FC" w:rsidRPr="001979AD" w:rsidRDefault="001C14FC" w:rsidP="00891F50">
            <w:pPr>
              <w:pStyle w:val="Title"/>
              <w:rPr>
                <w:rFonts w:ascii="Calibri" w:hAnsi="Calibri" w:cs="Calibri"/>
                <w:b w:val="0"/>
                <w:sz w:val="22"/>
                <w:szCs w:val="22"/>
              </w:rPr>
            </w:pPr>
          </w:p>
        </w:tc>
        <w:tc>
          <w:tcPr>
            <w:tcW w:w="789" w:type="pct"/>
            <w:shd w:val="clear" w:color="auto" w:fill="FFFFFF" w:themeFill="background1"/>
            <w:vAlign w:val="center"/>
          </w:tcPr>
          <w:p w14:paraId="0B3AF562" w14:textId="624F4600" w:rsidR="001C14FC" w:rsidRPr="001979AD" w:rsidRDefault="001C14FC" w:rsidP="00891F50">
            <w:pPr>
              <w:pStyle w:val="Title"/>
              <w:rPr>
                <w:rFonts w:ascii="Calibri" w:hAnsi="Calibri" w:cs="Calibri"/>
                <w:b w:val="0"/>
                <w:sz w:val="22"/>
                <w:szCs w:val="22"/>
              </w:rPr>
            </w:pPr>
          </w:p>
        </w:tc>
        <w:tc>
          <w:tcPr>
            <w:tcW w:w="1024" w:type="pct"/>
            <w:shd w:val="clear" w:color="auto" w:fill="FFFFFF" w:themeFill="background1"/>
            <w:vAlign w:val="center"/>
          </w:tcPr>
          <w:p w14:paraId="6FE4626D" w14:textId="3D32D62D" w:rsidR="001C14FC" w:rsidRPr="001979AD" w:rsidRDefault="001C14FC" w:rsidP="00891F50">
            <w:pPr>
              <w:pStyle w:val="Title"/>
              <w:rPr>
                <w:rFonts w:ascii="Calibri" w:hAnsi="Calibri" w:cs="Calibri"/>
                <w:b w:val="0"/>
                <w:sz w:val="22"/>
                <w:szCs w:val="22"/>
              </w:rPr>
            </w:pPr>
          </w:p>
        </w:tc>
      </w:tr>
    </w:tbl>
    <w:p w14:paraId="7D536D2A" w14:textId="5175F071" w:rsidR="001E7982" w:rsidRPr="001B0BD7" w:rsidRDefault="00A12183" w:rsidP="00AA4966">
      <w:pPr>
        <w:pStyle w:val="Heading2"/>
        <w:tabs>
          <w:tab w:val="clear" w:pos="2978"/>
          <w:tab w:val="num" w:pos="0"/>
        </w:tabs>
        <w:spacing w:line="276" w:lineRule="auto"/>
        <w:ind w:left="0"/>
        <w:jc w:val="left"/>
        <w:rPr>
          <w:rFonts w:asciiTheme="majorHAnsi" w:hAnsiTheme="majorHAnsi"/>
        </w:rPr>
      </w:pPr>
      <w:bookmarkStart w:id="97" w:name="_Toc380598217"/>
      <w:bookmarkStart w:id="98" w:name="_Toc205984819"/>
      <w:r>
        <w:rPr>
          <w:rFonts w:asciiTheme="majorHAnsi" w:hAnsiTheme="majorHAnsi"/>
        </w:rPr>
        <w:t>Cross Stream Dependencies</w:t>
      </w:r>
      <w:bookmarkEnd w:id="97"/>
      <w:bookmarkEnd w:id="98"/>
    </w:p>
    <w:p w14:paraId="1D98A77F" w14:textId="29235369" w:rsidR="001E7982" w:rsidRPr="00DA7F0F" w:rsidRDefault="000279A0" w:rsidP="00DA7F0F">
      <w:pPr>
        <w:ind w:left="0"/>
        <w:jc w:val="left"/>
        <w:rPr>
          <w:rFonts w:ascii="Calibri" w:hAnsi="Calibri" w:cs="Calibri"/>
          <w:sz w:val="22"/>
          <w:szCs w:val="22"/>
          <w:lang w:val="en-US"/>
        </w:rPr>
      </w:pPr>
      <w:r w:rsidRPr="00DA7F0F">
        <w:rPr>
          <w:rFonts w:ascii="Calibri" w:hAnsi="Calibri" w:cs="Calibri"/>
          <w:sz w:val="22"/>
          <w:szCs w:val="22"/>
          <w:lang w:val="en-US"/>
        </w:rPr>
        <w:t>The following</w:t>
      </w:r>
      <w:r w:rsidR="001E7982" w:rsidRPr="00DA7F0F">
        <w:rPr>
          <w:rFonts w:ascii="Calibri" w:hAnsi="Calibri" w:cs="Calibri"/>
          <w:sz w:val="22"/>
          <w:szCs w:val="22"/>
          <w:lang w:val="en-US"/>
        </w:rPr>
        <w:t xml:space="preserve"> tables are to be </w:t>
      </w:r>
      <w:r w:rsidR="002A062E" w:rsidRPr="00DA7F0F">
        <w:rPr>
          <w:rFonts w:ascii="Calibri" w:hAnsi="Calibri" w:cs="Calibri"/>
          <w:sz w:val="22"/>
          <w:szCs w:val="22"/>
          <w:lang w:val="en-US"/>
        </w:rPr>
        <w:t>listed</w:t>
      </w:r>
      <w:r w:rsidR="001E7982" w:rsidRPr="00DA7F0F">
        <w:rPr>
          <w:rFonts w:ascii="Calibri" w:hAnsi="Calibri" w:cs="Calibri"/>
          <w:sz w:val="22"/>
          <w:szCs w:val="22"/>
          <w:lang w:val="en-US"/>
        </w:rPr>
        <w:t xml:space="preserve"> down cross stream dependencies </w:t>
      </w:r>
      <w:r w:rsidR="00496CB1">
        <w:rPr>
          <w:rFonts w:ascii="Calibri" w:hAnsi="Calibri" w:cs="Calibri"/>
          <w:sz w:val="22"/>
          <w:szCs w:val="22"/>
          <w:lang w:val="en-US"/>
        </w:rPr>
        <w:t>for Pricing</w:t>
      </w:r>
      <w:r w:rsidR="001E7982" w:rsidRPr="00DA7F0F">
        <w:rPr>
          <w:rFonts w:ascii="Calibri" w:hAnsi="Calibri" w:cs="Calibri"/>
          <w:sz w:val="22"/>
          <w:szCs w:val="22"/>
          <w:lang w:val="en-US"/>
        </w:rPr>
        <w:t xml:space="preserve"> process flow represented in section 4 *</w:t>
      </w:r>
    </w:p>
    <w:tbl>
      <w:tblPr>
        <w:tblW w:w="50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92"/>
        <w:gridCol w:w="3965"/>
        <w:gridCol w:w="1189"/>
        <w:gridCol w:w="1430"/>
        <w:gridCol w:w="1865"/>
      </w:tblGrid>
      <w:tr w:rsidR="002C0A8B" w:rsidRPr="00EC6467" w14:paraId="63A5B773" w14:textId="77777777" w:rsidTr="001106C4">
        <w:trPr>
          <w:tblHeader/>
        </w:trPr>
        <w:tc>
          <w:tcPr>
            <w:tcW w:w="379" w:type="pct"/>
            <w:shd w:val="clear" w:color="auto" w:fill="0074A6"/>
            <w:vAlign w:val="center"/>
          </w:tcPr>
          <w:p w14:paraId="50823519" w14:textId="77777777" w:rsidR="00A12183" w:rsidRPr="00EC6467" w:rsidRDefault="00A12183" w:rsidP="002C0A8B">
            <w:pPr>
              <w:pStyle w:val="Title"/>
              <w:jc w:val="center"/>
              <w:rPr>
                <w:rFonts w:asciiTheme="majorHAnsi" w:hAnsiTheme="majorHAnsi"/>
                <w:color w:val="FFFFFF" w:themeColor="background1"/>
              </w:rPr>
            </w:pPr>
            <w:r w:rsidRPr="00EC6467">
              <w:rPr>
                <w:rFonts w:asciiTheme="majorHAnsi" w:hAnsiTheme="majorHAnsi"/>
                <w:color w:val="FFFFFF" w:themeColor="background1"/>
              </w:rPr>
              <w:lastRenderedPageBreak/>
              <w:t>No.</w:t>
            </w:r>
          </w:p>
        </w:tc>
        <w:tc>
          <w:tcPr>
            <w:tcW w:w="2169" w:type="pct"/>
            <w:shd w:val="clear" w:color="auto" w:fill="0074A6"/>
            <w:vAlign w:val="center"/>
          </w:tcPr>
          <w:p w14:paraId="2E3BEB9B" w14:textId="77777777" w:rsidR="00A12183" w:rsidRPr="00EC6467" w:rsidRDefault="00A12183" w:rsidP="00F679EA">
            <w:pPr>
              <w:pStyle w:val="Title"/>
              <w:rPr>
                <w:rFonts w:asciiTheme="majorHAnsi" w:hAnsiTheme="majorHAnsi"/>
                <w:color w:val="FFFFFF" w:themeColor="background1"/>
              </w:rPr>
            </w:pPr>
            <w:r w:rsidRPr="00EC6467">
              <w:rPr>
                <w:rFonts w:asciiTheme="majorHAnsi" w:hAnsiTheme="majorHAnsi"/>
                <w:color w:val="FFFFFF" w:themeColor="background1"/>
              </w:rPr>
              <w:t>Description</w:t>
            </w:r>
          </w:p>
        </w:tc>
        <w:tc>
          <w:tcPr>
            <w:tcW w:w="650" w:type="pct"/>
            <w:shd w:val="clear" w:color="auto" w:fill="0074A6"/>
            <w:vAlign w:val="center"/>
          </w:tcPr>
          <w:p w14:paraId="4BCA65E3" w14:textId="77777777" w:rsidR="00A12183" w:rsidRPr="00EC6467" w:rsidRDefault="00A12183" w:rsidP="00F679EA">
            <w:pPr>
              <w:pStyle w:val="Title"/>
              <w:rPr>
                <w:rFonts w:asciiTheme="majorHAnsi" w:hAnsiTheme="majorHAnsi"/>
                <w:color w:val="FFFFFF" w:themeColor="background1"/>
              </w:rPr>
            </w:pPr>
            <w:r w:rsidRPr="00EC6467">
              <w:rPr>
                <w:rFonts w:asciiTheme="majorHAnsi" w:hAnsiTheme="majorHAnsi"/>
                <w:color w:val="FFFFFF" w:themeColor="background1"/>
              </w:rPr>
              <w:t>Process Step</w:t>
            </w:r>
            <w:r>
              <w:rPr>
                <w:rFonts w:asciiTheme="majorHAnsi" w:hAnsiTheme="majorHAnsi"/>
                <w:color w:val="FFFFFF" w:themeColor="background1"/>
              </w:rPr>
              <w:t xml:space="preserve"> Reference</w:t>
            </w:r>
          </w:p>
        </w:tc>
        <w:tc>
          <w:tcPr>
            <w:tcW w:w="782" w:type="pct"/>
            <w:shd w:val="clear" w:color="auto" w:fill="0074A6"/>
            <w:vAlign w:val="center"/>
          </w:tcPr>
          <w:p w14:paraId="2EB3815E" w14:textId="77777777" w:rsidR="00A12183" w:rsidRPr="00EC6467" w:rsidRDefault="00A12183" w:rsidP="00891F50">
            <w:pPr>
              <w:pStyle w:val="Title"/>
              <w:rPr>
                <w:rFonts w:asciiTheme="majorHAnsi" w:hAnsiTheme="majorHAnsi"/>
                <w:color w:val="FFFFFF" w:themeColor="background1"/>
              </w:rPr>
            </w:pPr>
            <w:r>
              <w:rPr>
                <w:rFonts w:asciiTheme="majorHAnsi" w:hAnsiTheme="majorHAnsi"/>
                <w:color w:val="FFFFFF" w:themeColor="background1"/>
              </w:rPr>
              <w:t>Cross stream</w:t>
            </w:r>
            <w:r w:rsidR="000D7010">
              <w:rPr>
                <w:rFonts w:asciiTheme="majorHAnsi" w:hAnsiTheme="majorHAnsi"/>
                <w:color w:val="FFFFFF" w:themeColor="background1"/>
              </w:rPr>
              <w:t xml:space="preserve"> </w:t>
            </w:r>
            <w:r>
              <w:rPr>
                <w:rFonts w:asciiTheme="majorHAnsi" w:hAnsiTheme="majorHAnsi"/>
                <w:color w:val="FFFFFF" w:themeColor="background1"/>
              </w:rPr>
              <w:t>/</w:t>
            </w:r>
            <w:r w:rsidR="000D7010">
              <w:rPr>
                <w:rFonts w:asciiTheme="majorHAnsi" w:hAnsiTheme="majorHAnsi"/>
                <w:color w:val="FFFFFF" w:themeColor="background1"/>
              </w:rPr>
              <w:t xml:space="preserve"> </w:t>
            </w:r>
            <w:r w:rsidRPr="00EC6467">
              <w:rPr>
                <w:rFonts w:asciiTheme="majorHAnsi" w:hAnsiTheme="majorHAnsi"/>
                <w:color w:val="FFFFFF" w:themeColor="background1"/>
              </w:rPr>
              <w:t>Areas impacted</w:t>
            </w:r>
          </w:p>
        </w:tc>
        <w:tc>
          <w:tcPr>
            <w:tcW w:w="1020" w:type="pct"/>
            <w:shd w:val="clear" w:color="auto" w:fill="0074A6"/>
            <w:vAlign w:val="center"/>
          </w:tcPr>
          <w:p w14:paraId="3776CD10" w14:textId="77777777" w:rsidR="00A12183" w:rsidRPr="00EC6467" w:rsidRDefault="00A12183" w:rsidP="00A12183">
            <w:pPr>
              <w:pStyle w:val="Title"/>
              <w:ind w:left="0" w:firstLine="0"/>
              <w:rPr>
                <w:rFonts w:asciiTheme="majorHAnsi" w:hAnsiTheme="majorHAnsi"/>
                <w:color w:val="FFFFFF" w:themeColor="background1"/>
              </w:rPr>
            </w:pPr>
            <w:r>
              <w:rPr>
                <w:rFonts w:asciiTheme="majorHAnsi" w:hAnsiTheme="majorHAnsi"/>
                <w:color w:val="FFFFFF" w:themeColor="background1"/>
              </w:rPr>
              <w:t>Ownership &amp; Status</w:t>
            </w:r>
          </w:p>
        </w:tc>
      </w:tr>
      <w:tr w:rsidR="002C0A8B" w:rsidRPr="00EC6467" w14:paraId="338F82AF" w14:textId="77777777" w:rsidTr="001106C4">
        <w:trPr>
          <w:tblHeader/>
        </w:trPr>
        <w:tc>
          <w:tcPr>
            <w:tcW w:w="379" w:type="pct"/>
            <w:shd w:val="clear" w:color="auto" w:fill="FFFFFF" w:themeFill="background1"/>
            <w:vAlign w:val="center"/>
          </w:tcPr>
          <w:p w14:paraId="2DC509A2" w14:textId="03B1444C" w:rsidR="001427B6" w:rsidRPr="00631714" w:rsidRDefault="00631714" w:rsidP="002C0A8B">
            <w:pPr>
              <w:pStyle w:val="Title"/>
              <w:ind w:left="0" w:firstLine="0"/>
              <w:rPr>
                <w:rFonts w:ascii="Calibri" w:hAnsi="Calibri" w:cs="Calibri"/>
                <w:b w:val="0"/>
                <w:sz w:val="22"/>
                <w:szCs w:val="22"/>
              </w:rPr>
            </w:pPr>
            <w:r w:rsidRPr="00631714">
              <w:rPr>
                <w:rFonts w:ascii="Calibri" w:hAnsi="Calibri" w:cs="Calibri"/>
                <w:b w:val="0"/>
                <w:sz w:val="22"/>
                <w:szCs w:val="22"/>
              </w:rPr>
              <w:t>1</w:t>
            </w:r>
          </w:p>
        </w:tc>
        <w:tc>
          <w:tcPr>
            <w:tcW w:w="2169" w:type="pct"/>
            <w:shd w:val="clear" w:color="auto" w:fill="FFFFFF" w:themeFill="background1"/>
            <w:vAlign w:val="center"/>
          </w:tcPr>
          <w:p w14:paraId="7B0F59A0" w14:textId="0F4FCEDB" w:rsidR="001427B6" w:rsidRPr="002C0A8B" w:rsidRDefault="001427B6" w:rsidP="00F679EA">
            <w:pPr>
              <w:pStyle w:val="Title"/>
              <w:rPr>
                <w:rFonts w:ascii="Calibri" w:hAnsi="Calibri" w:cs="Calibri"/>
                <w:sz w:val="22"/>
                <w:szCs w:val="22"/>
              </w:rPr>
            </w:pPr>
            <w:r w:rsidRPr="002C0A8B">
              <w:rPr>
                <w:rFonts w:ascii="Calibri" w:hAnsi="Calibri" w:cs="Calibri"/>
                <w:sz w:val="22"/>
                <w:szCs w:val="22"/>
              </w:rPr>
              <w:t>Hadrian</w:t>
            </w:r>
            <w:r w:rsidR="001E7982">
              <w:rPr>
                <w:rFonts w:ascii="Calibri" w:hAnsi="Calibri" w:cs="Calibri"/>
                <w:sz w:val="22"/>
                <w:szCs w:val="22"/>
              </w:rPr>
              <w:t>/PREP</w:t>
            </w:r>
          </w:p>
        </w:tc>
        <w:tc>
          <w:tcPr>
            <w:tcW w:w="650" w:type="pct"/>
            <w:shd w:val="clear" w:color="auto" w:fill="FFFFFF" w:themeFill="background1"/>
            <w:vAlign w:val="center"/>
          </w:tcPr>
          <w:p w14:paraId="16EE3DCC" w14:textId="726B1A41" w:rsidR="001427B6" w:rsidRPr="00DE5DBB" w:rsidRDefault="001E7982" w:rsidP="00F679EA">
            <w:pPr>
              <w:pStyle w:val="Title"/>
              <w:rPr>
                <w:rFonts w:ascii="Calibri" w:hAnsi="Calibri" w:cs="Calibri"/>
                <w:b w:val="0"/>
              </w:rPr>
            </w:pPr>
            <w:r w:rsidRPr="00DE5DBB">
              <w:rPr>
                <w:rFonts w:ascii="Calibri" w:hAnsi="Calibri" w:cs="Calibri"/>
                <w:b w:val="0"/>
              </w:rPr>
              <w:t>Send price details</w:t>
            </w:r>
          </w:p>
        </w:tc>
        <w:tc>
          <w:tcPr>
            <w:tcW w:w="782" w:type="pct"/>
            <w:shd w:val="clear" w:color="auto" w:fill="FFFFFF" w:themeFill="background1"/>
            <w:vAlign w:val="center"/>
          </w:tcPr>
          <w:p w14:paraId="4CC57986" w14:textId="51EFE0D1" w:rsidR="001427B6" w:rsidRPr="00DE5DBB" w:rsidRDefault="001E7982" w:rsidP="00891F50">
            <w:pPr>
              <w:pStyle w:val="Title"/>
              <w:rPr>
                <w:rFonts w:ascii="Calibri" w:hAnsi="Calibri" w:cs="Calibri"/>
                <w:b w:val="0"/>
              </w:rPr>
            </w:pPr>
            <w:r w:rsidRPr="00DE5DBB">
              <w:rPr>
                <w:rFonts w:ascii="Calibri" w:hAnsi="Calibri" w:cs="Calibri"/>
                <w:b w:val="0"/>
              </w:rPr>
              <w:t>Pricing</w:t>
            </w:r>
          </w:p>
        </w:tc>
        <w:tc>
          <w:tcPr>
            <w:tcW w:w="1020" w:type="pct"/>
            <w:shd w:val="clear" w:color="auto" w:fill="FFFFFF" w:themeFill="background1"/>
            <w:vAlign w:val="center"/>
          </w:tcPr>
          <w:p w14:paraId="4ED3EF48" w14:textId="4E55E110" w:rsidR="001427B6" w:rsidRPr="00DE5DBB" w:rsidRDefault="001E7982" w:rsidP="00A12183">
            <w:pPr>
              <w:pStyle w:val="Title"/>
              <w:ind w:left="0" w:firstLine="0"/>
              <w:rPr>
                <w:rFonts w:ascii="Calibri" w:hAnsi="Calibri" w:cs="Calibri"/>
                <w:b w:val="0"/>
              </w:rPr>
            </w:pPr>
            <w:r w:rsidRPr="00DE5DBB">
              <w:rPr>
                <w:rFonts w:ascii="Calibri" w:hAnsi="Calibri" w:cs="Calibri"/>
                <w:b w:val="0"/>
              </w:rPr>
              <w:t>Agreed with workstream owner and Business SME’s</w:t>
            </w:r>
          </w:p>
        </w:tc>
      </w:tr>
      <w:tr w:rsidR="00DE5DBB" w:rsidRPr="00EC6467" w14:paraId="424801BE" w14:textId="77777777" w:rsidTr="00DE5DBB">
        <w:trPr>
          <w:trHeight w:val="854"/>
          <w:tblHeader/>
        </w:trPr>
        <w:tc>
          <w:tcPr>
            <w:tcW w:w="379" w:type="pct"/>
            <w:shd w:val="clear" w:color="auto" w:fill="FFFFFF" w:themeFill="background1"/>
            <w:vAlign w:val="center"/>
          </w:tcPr>
          <w:p w14:paraId="255573E9" w14:textId="5330D832" w:rsidR="00DE5DBB" w:rsidRPr="00631714" w:rsidRDefault="00E848D8" w:rsidP="00631714">
            <w:pPr>
              <w:pStyle w:val="Title"/>
              <w:rPr>
                <w:rFonts w:ascii="Calibri" w:hAnsi="Calibri" w:cs="Calibri"/>
                <w:b w:val="0"/>
                <w:sz w:val="22"/>
                <w:szCs w:val="22"/>
              </w:rPr>
            </w:pPr>
            <w:r>
              <w:rPr>
                <w:rFonts w:ascii="Calibri" w:hAnsi="Calibri" w:cs="Calibri"/>
                <w:b w:val="0"/>
                <w:sz w:val="22"/>
                <w:szCs w:val="22"/>
              </w:rPr>
              <w:t>2</w:t>
            </w:r>
          </w:p>
        </w:tc>
        <w:tc>
          <w:tcPr>
            <w:tcW w:w="2169" w:type="pct"/>
            <w:shd w:val="clear" w:color="auto" w:fill="FFFFFF" w:themeFill="background1"/>
            <w:vAlign w:val="center"/>
          </w:tcPr>
          <w:p w14:paraId="5A4C7993" w14:textId="686609FB" w:rsidR="00DE5DBB" w:rsidRPr="002C0A8B" w:rsidRDefault="00217E0F" w:rsidP="00F679EA">
            <w:pPr>
              <w:pStyle w:val="Title"/>
              <w:rPr>
                <w:rFonts w:ascii="Calibri" w:hAnsi="Calibri" w:cs="Calibri"/>
                <w:sz w:val="22"/>
                <w:szCs w:val="22"/>
              </w:rPr>
            </w:pPr>
            <w:del w:id="99" w:author="AASHUTOSH" w:date="2025-06-16T11:23:00Z">
              <w:r w:rsidDel="00CD17B7">
                <w:rPr>
                  <w:rFonts w:ascii="Calibri" w:hAnsi="Calibri" w:cs="Calibri"/>
                  <w:sz w:val="22"/>
                  <w:szCs w:val="22"/>
                </w:rPr>
                <w:delText>Endur</w:delText>
              </w:r>
            </w:del>
          </w:p>
        </w:tc>
        <w:tc>
          <w:tcPr>
            <w:tcW w:w="650" w:type="pct"/>
            <w:shd w:val="clear" w:color="auto" w:fill="FFFFFF" w:themeFill="background1"/>
            <w:vAlign w:val="center"/>
          </w:tcPr>
          <w:p w14:paraId="42E0E4A1" w14:textId="77777777" w:rsidR="00DE5DBB" w:rsidRPr="00CD17B7" w:rsidRDefault="00DE5DBB" w:rsidP="00F679EA">
            <w:pPr>
              <w:pStyle w:val="Title"/>
              <w:rPr>
                <w:rFonts w:ascii="Calibri" w:hAnsi="Calibri" w:cs="Calibri"/>
                <w:b w:val="0"/>
                <w:strike/>
                <w:sz w:val="22"/>
                <w:szCs w:val="22"/>
              </w:rPr>
            </w:pPr>
          </w:p>
        </w:tc>
        <w:tc>
          <w:tcPr>
            <w:tcW w:w="782" w:type="pct"/>
            <w:shd w:val="clear" w:color="auto" w:fill="FFFFFF" w:themeFill="background1"/>
            <w:vAlign w:val="center"/>
          </w:tcPr>
          <w:p w14:paraId="48AFC15D" w14:textId="44A09DFB" w:rsidR="00DE5DBB" w:rsidRPr="00CD17B7" w:rsidRDefault="00217E0F" w:rsidP="00891F50">
            <w:pPr>
              <w:pStyle w:val="Title"/>
              <w:rPr>
                <w:rFonts w:ascii="Calibri" w:hAnsi="Calibri" w:cs="Calibri"/>
                <w:b w:val="0"/>
                <w:strike/>
                <w:sz w:val="22"/>
                <w:szCs w:val="22"/>
              </w:rPr>
            </w:pPr>
            <w:r w:rsidRPr="00CD17B7">
              <w:rPr>
                <w:rFonts w:ascii="Calibri" w:hAnsi="Calibri" w:cs="Calibri"/>
                <w:b w:val="0"/>
                <w:strike/>
              </w:rPr>
              <w:t>Pricing</w:t>
            </w:r>
          </w:p>
        </w:tc>
        <w:tc>
          <w:tcPr>
            <w:tcW w:w="1020" w:type="pct"/>
            <w:shd w:val="clear" w:color="auto" w:fill="FFFFFF" w:themeFill="background1"/>
            <w:vAlign w:val="center"/>
          </w:tcPr>
          <w:p w14:paraId="1999F490" w14:textId="77777777" w:rsidR="00DE5DBB" w:rsidRDefault="00DE5DBB" w:rsidP="00A12183">
            <w:pPr>
              <w:pStyle w:val="Title"/>
              <w:ind w:left="0" w:firstLine="0"/>
              <w:rPr>
                <w:rFonts w:ascii="Calibri" w:hAnsi="Calibri" w:cs="Calibri"/>
                <w:b w:val="0"/>
                <w:sz w:val="22"/>
                <w:szCs w:val="22"/>
              </w:rPr>
            </w:pPr>
          </w:p>
        </w:tc>
      </w:tr>
      <w:tr w:rsidR="009D6AFC" w:rsidRPr="00EC6467" w14:paraId="6365FBD1" w14:textId="77777777" w:rsidTr="00DE5DBB">
        <w:trPr>
          <w:trHeight w:val="854"/>
          <w:tblHeader/>
        </w:trPr>
        <w:tc>
          <w:tcPr>
            <w:tcW w:w="379" w:type="pct"/>
            <w:shd w:val="clear" w:color="auto" w:fill="FFFFFF" w:themeFill="background1"/>
            <w:vAlign w:val="center"/>
          </w:tcPr>
          <w:p w14:paraId="57B5A24D" w14:textId="0765E0FE" w:rsidR="009D6AFC" w:rsidRDefault="009D6AFC" w:rsidP="00631714">
            <w:pPr>
              <w:pStyle w:val="Title"/>
              <w:rPr>
                <w:rFonts w:ascii="Calibri" w:hAnsi="Calibri" w:cs="Calibri"/>
                <w:b w:val="0"/>
                <w:sz w:val="22"/>
                <w:szCs w:val="22"/>
              </w:rPr>
            </w:pPr>
            <w:r>
              <w:rPr>
                <w:rFonts w:ascii="Calibri" w:hAnsi="Calibri" w:cs="Calibri"/>
                <w:b w:val="0"/>
                <w:sz w:val="22"/>
                <w:szCs w:val="22"/>
              </w:rPr>
              <w:t>3</w:t>
            </w:r>
          </w:p>
        </w:tc>
        <w:tc>
          <w:tcPr>
            <w:tcW w:w="2169" w:type="pct"/>
            <w:shd w:val="clear" w:color="auto" w:fill="FFFFFF" w:themeFill="background1"/>
            <w:vAlign w:val="center"/>
          </w:tcPr>
          <w:p w14:paraId="6E203D49" w14:textId="1E463B83" w:rsidR="009D6AFC" w:rsidRDefault="009D6AFC" w:rsidP="00F679EA">
            <w:pPr>
              <w:pStyle w:val="Title"/>
              <w:rPr>
                <w:rFonts w:ascii="Calibri" w:hAnsi="Calibri" w:cs="Calibri"/>
                <w:sz w:val="22"/>
                <w:szCs w:val="22"/>
              </w:rPr>
            </w:pPr>
            <w:r>
              <w:rPr>
                <w:rFonts w:ascii="Calibri" w:hAnsi="Calibri" w:cs="Calibri"/>
                <w:sz w:val="22"/>
                <w:szCs w:val="22"/>
              </w:rPr>
              <w:t>BFUS/EASY</w:t>
            </w:r>
          </w:p>
        </w:tc>
        <w:tc>
          <w:tcPr>
            <w:tcW w:w="650" w:type="pct"/>
            <w:shd w:val="clear" w:color="auto" w:fill="FFFFFF" w:themeFill="background1"/>
            <w:vAlign w:val="center"/>
          </w:tcPr>
          <w:p w14:paraId="65DC0723" w14:textId="77777777" w:rsidR="009D6AFC" w:rsidRPr="001979AD" w:rsidRDefault="009D6AFC" w:rsidP="00F679EA">
            <w:pPr>
              <w:pStyle w:val="Title"/>
              <w:rPr>
                <w:rFonts w:ascii="Calibri" w:hAnsi="Calibri" w:cs="Calibri"/>
                <w:b w:val="0"/>
                <w:sz w:val="22"/>
                <w:szCs w:val="22"/>
              </w:rPr>
            </w:pPr>
          </w:p>
        </w:tc>
        <w:tc>
          <w:tcPr>
            <w:tcW w:w="782" w:type="pct"/>
            <w:shd w:val="clear" w:color="auto" w:fill="FFFFFF" w:themeFill="background1"/>
            <w:vAlign w:val="center"/>
          </w:tcPr>
          <w:p w14:paraId="450AC007" w14:textId="54493351" w:rsidR="009D6AFC" w:rsidRPr="00DE5DBB" w:rsidRDefault="00221A0B" w:rsidP="00891F50">
            <w:pPr>
              <w:pStyle w:val="Title"/>
              <w:rPr>
                <w:rFonts w:ascii="Calibri" w:hAnsi="Calibri" w:cs="Calibri"/>
                <w:b w:val="0"/>
              </w:rPr>
            </w:pPr>
            <w:r>
              <w:rPr>
                <w:rFonts w:ascii="Calibri" w:hAnsi="Calibri" w:cs="Calibri"/>
                <w:b w:val="0"/>
              </w:rPr>
              <w:t>Pricing</w:t>
            </w:r>
          </w:p>
        </w:tc>
        <w:tc>
          <w:tcPr>
            <w:tcW w:w="1020" w:type="pct"/>
            <w:shd w:val="clear" w:color="auto" w:fill="FFFFFF" w:themeFill="background1"/>
            <w:vAlign w:val="center"/>
          </w:tcPr>
          <w:p w14:paraId="48759F1D" w14:textId="77777777" w:rsidR="009D6AFC" w:rsidRDefault="009D6AFC" w:rsidP="00A12183">
            <w:pPr>
              <w:pStyle w:val="Title"/>
              <w:ind w:left="0" w:firstLine="0"/>
              <w:rPr>
                <w:rFonts w:ascii="Calibri" w:hAnsi="Calibri" w:cs="Calibri"/>
                <w:b w:val="0"/>
                <w:sz w:val="22"/>
                <w:szCs w:val="22"/>
              </w:rPr>
            </w:pPr>
          </w:p>
        </w:tc>
      </w:tr>
    </w:tbl>
    <w:p w14:paraId="0AB710EB" w14:textId="5FD57ABC" w:rsidR="00736FCC" w:rsidRPr="00AA4966" w:rsidRDefault="32301B68" w:rsidP="00AA4966">
      <w:pPr>
        <w:pStyle w:val="Heading2"/>
        <w:tabs>
          <w:tab w:val="clear" w:pos="2978"/>
          <w:tab w:val="num" w:pos="0"/>
        </w:tabs>
        <w:spacing w:line="276" w:lineRule="auto"/>
        <w:ind w:left="0"/>
        <w:jc w:val="left"/>
        <w:rPr>
          <w:rFonts w:asciiTheme="majorHAnsi" w:hAnsiTheme="majorHAnsi"/>
        </w:rPr>
      </w:pPr>
      <w:bookmarkStart w:id="100" w:name="_Toc380598220"/>
      <w:bookmarkStart w:id="101" w:name="_Toc205984820"/>
      <w:bookmarkEnd w:id="0"/>
      <w:bookmarkEnd w:id="1"/>
      <w:bookmarkEnd w:id="2"/>
      <w:bookmarkEnd w:id="3"/>
      <w:bookmarkEnd w:id="4"/>
      <w:bookmarkEnd w:id="5"/>
      <w:bookmarkEnd w:id="6"/>
      <w:bookmarkEnd w:id="7"/>
      <w:bookmarkEnd w:id="8"/>
      <w:bookmarkEnd w:id="9"/>
      <w:bookmarkEnd w:id="10"/>
      <w:r w:rsidRPr="6C8B675D">
        <w:rPr>
          <w:rFonts w:asciiTheme="majorHAnsi" w:hAnsiTheme="majorHAnsi"/>
        </w:rPr>
        <w:t>Background</w:t>
      </w:r>
      <w:bookmarkEnd w:id="100"/>
      <w:bookmarkEnd w:id="101"/>
      <w:r w:rsidR="002F76AA">
        <w:rPr>
          <w:rFonts w:asciiTheme="majorHAnsi" w:hAnsiTheme="majorHAnsi"/>
        </w:rPr>
        <w:t xml:space="preserve">   </w:t>
      </w:r>
    </w:p>
    <w:p w14:paraId="5BF1BC0A" w14:textId="5A88008A" w:rsidR="006619A4" w:rsidRPr="00DA7F0F" w:rsidRDefault="00395A28" w:rsidP="002A062E">
      <w:pPr>
        <w:ind w:left="0"/>
        <w:jc w:val="left"/>
        <w:rPr>
          <w:rFonts w:ascii="Calibri" w:hAnsi="Calibri" w:cs="Calibri"/>
          <w:sz w:val="22"/>
          <w:szCs w:val="22"/>
          <w:lang w:val="en-US"/>
        </w:rPr>
      </w:pPr>
      <w:r w:rsidRPr="00DA7F0F">
        <w:rPr>
          <w:rFonts w:ascii="Calibri" w:hAnsi="Calibri" w:cs="Calibri"/>
          <w:sz w:val="22"/>
          <w:szCs w:val="22"/>
          <w:lang w:val="en-US"/>
        </w:rPr>
        <w:t xml:space="preserve">Based on </w:t>
      </w:r>
      <w:r w:rsidR="00736FCC">
        <w:rPr>
          <w:rFonts w:ascii="Calibri" w:hAnsi="Calibri" w:cs="Calibri"/>
          <w:sz w:val="22"/>
          <w:szCs w:val="22"/>
          <w:lang w:val="en-US"/>
        </w:rPr>
        <w:t>Pricing</w:t>
      </w:r>
      <w:r w:rsidRPr="00DA7F0F">
        <w:rPr>
          <w:rFonts w:ascii="Calibri" w:hAnsi="Calibri" w:cs="Calibri"/>
          <w:sz w:val="22"/>
          <w:szCs w:val="22"/>
          <w:lang w:val="en-US"/>
        </w:rPr>
        <w:t xml:space="preserve"> </w:t>
      </w:r>
      <w:r w:rsidR="00736FCC">
        <w:rPr>
          <w:rFonts w:ascii="Calibri" w:hAnsi="Calibri" w:cs="Calibri"/>
          <w:sz w:val="22"/>
          <w:szCs w:val="22"/>
          <w:lang w:val="en-US"/>
        </w:rPr>
        <w:t xml:space="preserve">calculation </w:t>
      </w:r>
      <w:r w:rsidRPr="00DA7F0F">
        <w:rPr>
          <w:rFonts w:ascii="Calibri" w:hAnsi="Calibri" w:cs="Calibri"/>
          <w:sz w:val="22"/>
          <w:szCs w:val="22"/>
          <w:lang w:val="en-US"/>
        </w:rPr>
        <w:t xml:space="preserve">process in Bit2win – we would be listing down from </w:t>
      </w:r>
      <w:r w:rsidR="00736FCC">
        <w:rPr>
          <w:rFonts w:ascii="Calibri" w:hAnsi="Calibri" w:cs="Calibri"/>
          <w:sz w:val="22"/>
          <w:szCs w:val="22"/>
          <w:lang w:val="en-US"/>
        </w:rPr>
        <w:t>Price</w:t>
      </w:r>
      <w:r w:rsidRPr="00DA7F0F">
        <w:rPr>
          <w:rFonts w:ascii="Calibri" w:hAnsi="Calibri" w:cs="Calibri"/>
          <w:sz w:val="22"/>
          <w:szCs w:val="22"/>
          <w:lang w:val="en-US"/>
        </w:rPr>
        <w:t xml:space="preserve"> </w:t>
      </w:r>
      <w:r w:rsidR="00846930">
        <w:rPr>
          <w:rFonts w:ascii="Calibri" w:hAnsi="Calibri" w:cs="Calibri"/>
          <w:sz w:val="22"/>
          <w:szCs w:val="22"/>
          <w:lang w:val="en-US"/>
        </w:rPr>
        <w:t xml:space="preserve">Product </w:t>
      </w:r>
      <w:r w:rsidRPr="00DA7F0F">
        <w:rPr>
          <w:rFonts w:ascii="Calibri" w:hAnsi="Calibri" w:cs="Calibri"/>
          <w:sz w:val="22"/>
          <w:szCs w:val="22"/>
          <w:lang w:val="en-US"/>
        </w:rPr>
        <w:t xml:space="preserve">level till </w:t>
      </w:r>
      <w:r w:rsidR="00736FCC">
        <w:rPr>
          <w:rFonts w:ascii="Calibri" w:hAnsi="Calibri" w:cs="Calibri"/>
          <w:sz w:val="22"/>
          <w:szCs w:val="22"/>
          <w:lang w:val="en-US"/>
        </w:rPr>
        <w:t>Add Ons</w:t>
      </w:r>
      <w:r w:rsidRPr="00DA7F0F">
        <w:rPr>
          <w:rFonts w:ascii="Calibri" w:hAnsi="Calibri" w:cs="Calibri"/>
          <w:sz w:val="22"/>
          <w:szCs w:val="22"/>
          <w:lang w:val="en-US"/>
        </w:rPr>
        <w:t xml:space="preserve"> in a process as L1, L2, L3. ***</w:t>
      </w:r>
    </w:p>
    <w:p w14:paraId="6FAA03BC" w14:textId="77777777" w:rsidR="009D11A2" w:rsidRDefault="009D11A2" w:rsidP="00F679EA">
      <w:pPr>
        <w:jc w:val="left"/>
        <w:rPr>
          <w:rFonts w:asciiTheme="majorHAnsi" w:hAnsiTheme="majorHAnsi"/>
        </w:rPr>
      </w:pPr>
    </w:p>
    <w:tbl>
      <w:tblPr>
        <w:tblStyle w:val="TableGrid"/>
        <w:tblW w:w="4741" w:type="pct"/>
        <w:jc w:val="center"/>
        <w:tblLayout w:type="fixed"/>
        <w:tblLook w:val="04A0" w:firstRow="1" w:lastRow="0" w:firstColumn="1" w:lastColumn="0" w:noHBand="0" w:noVBand="1"/>
      </w:tblPr>
      <w:tblGrid>
        <w:gridCol w:w="1025"/>
        <w:gridCol w:w="1664"/>
        <w:gridCol w:w="1985"/>
        <w:gridCol w:w="1843"/>
        <w:gridCol w:w="2033"/>
      </w:tblGrid>
      <w:tr w:rsidR="00D37F4E" w:rsidRPr="00EC6467" w14:paraId="4A9E4B8E" w14:textId="43ED84F0" w:rsidTr="00D37F4E">
        <w:trPr>
          <w:tblHeader/>
          <w:jc w:val="center"/>
        </w:trPr>
        <w:tc>
          <w:tcPr>
            <w:tcW w:w="599" w:type="pct"/>
            <w:shd w:val="clear" w:color="auto" w:fill="0074A6"/>
          </w:tcPr>
          <w:p w14:paraId="11962A92" w14:textId="77777777" w:rsidR="00D37F4E" w:rsidRPr="00185E72" w:rsidRDefault="00D37F4E">
            <w:pPr>
              <w:pStyle w:val="Title"/>
              <w:rPr>
                <w:rFonts w:asciiTheme="majorHAnsi" w:hAnsiTheme="majorHAnsi"/>
                <w:color w:val="FFFFFF" w:themeColor="background1"/>
              </w:rPr>
            </w:pPr>
            <w:r w:rsidRPr="00185E72">
              <w:rPr>
                <w:rFonts w:asciiTheme="majorHAnsi" w:hAnsiTheme="majorHAnsi"/>
                <w:color w:val="FFFFFF" w:themeColor="background1"/>
              </w:rPr>
              <w:t>Level 1</w:t>
            </w:r>
          </w:p>
        </w:tc>
        <w:tc>
          <w:tcPr>
            <w:tcW w:w="973" w:type="pct"/>
            <w:shd w:val="clear" w:color="auto" w:fill="0074A6"/>
          </w:tcPr>
          <w:p w14:paraId="48EBE640" w14:textId="77777777" w:rsidR="00D37F4E" w:rsidRPr="00185E72" w:rsidRDefault="00D37F4E">
            <w:pPr>
              <w:pStyle w:val="Title"/>
              <w:rPr>
                <w:rFonts w:asciiTheme="majorHAnsi" w:hAnsiTheme="majorHAnsi"/>
                <w:color w:val="FFFFFF" w:themeColor="background1"/>
              </w:rPr>
            </w:pPr>
            <w:r w:rsidRPr="00185E72">
              <w:rPr>
                <w:rFonts w:asciiTheme="majorHAnsi" w:hAnsiTheme="majorHAnsi"/>
                <w:color w:val="FFFFFF" w:themeColor="background1"/>
              </w:rPr>
              <w:t>Level 2</w:t>
            </w:r>
          </w:p>
        </w:tc>
        <w:tc>
          <w:tcPr>
            <w:tcW w:w="1161" w:type="pct"/>
            <w:shd w:val="clear" w:color="auto" w:fill="0074A6"/>
          </w:tcPr>
          <w:p w14:paraId="1CECFC78" w14:textId="77777777" w:rsidR="00D37F4E" w:rsidRPr="00185E72" w:rsidRDefault="00D37F4E">
            <w:pPr>
              <w:pStyle w:val="Title"/>
              <w:rPr>
                <w:rFonts w:asciiTheme="majorHAnsi" w:hAnsiTheme="majorHAnsi"/>
                <w:color w:val="FFFFFF" w:themeColor="background1"/>
              </w:rPr>
            </w:pPr>
            <w:r w:rsidRPr="00185E72">
              <w:rPr>
                <w:rFonts w:asciiTheme="majorHAnsi" w:hAnsiTheme="majorHAnsi"/>
                <w:color w:val="FFFFFF" w:themeColor="background1"/>
              </w:rPr>
              <w:t>Level 3</w:t>
            </w:r>
          </w:p>
        </w:tc>
        <w:tc>
          <w:tcPr>
            <w:tcW w:w="1078" w:type="pct"/>
            <w:shd w:val="clear" w:color="auto" w:fill="0074A6"/>
          </w:tcPr>
          <w:p w14:paraId="48CFB947" w14:textId="4C05F753" w:rsidR="00D37F4E" w:rsidRPr="00185E72" w:rsidRDefault="00D37F4E">
            <w:pPr>
              <w:pStyle w:val="Title"/>
              <w:rPr>
                <w:rFonts w:asciiTheme="majorHAnsi" w:hAnsiTheme="majorHAnsi"/>
                <w:color w:val="FFFFFF" w:themeColor="background1"/>
              </w:rPr>
            </w:pPr>
            <w:ins w:id="102" w:author="AASHUTOSH" w:date="2025-06-17T11:15:00Z">
              <w:r>
                <w:rPr>
                  <w:rFonts w:asciiTheme="majorHAnsi" w:hAnsiTheme="majorHAnsi"/>
                  <w:color w:val="FFFFFF" w:themeColor="background1"/>
                </w:rPr>
                <w:t>Level 4</w:t>
              </w:r>
            </w:ins>
          </w:p>
        </w:tc>
        <w:tc>
          <w:tcPr>
            <w:tcW w:w="1189" w:type="pct"/>
            <w:shd w:val="clear" w:color="auto" w:fill="0074A6"/>
          </w:tcPr>
          <w:p w14:paraId="653E6833" w14:textId="78A54123" w:rsidR="00D37F4E" w:rsidRPr="00185E72" w:rsidRDefault="00D37F4E">
            <w:pPr>
              <w:pStyle w:val="Title"/>
              <w:rPr>
                <w:rFonts w:asciiTheme="majorHAnsi" w:hAnsiTheme="majorHAnsi"/>
                <w:color w:val="FFFFFF" w:themeColor="background1"/>
              </w:rPr>
            </w:pPr>
            <w:ins w:id="103" w:author="AASHUTOSH" w:date="2025-06-17T11:15:00Z">
              <w:r>
                <w:rPr>
                  <w:rFonts w:asciiTheme="majorHAnsi" w:hAnsiTheme="majorHAnsi"/>
                  <w:color w:val="FFFFFF" w:themeColor="background1"/>
                </w:rPr>
                <w:t>Level 5</w:t>
              </w:r>
            </w:ins>
          </w:p>
        </w:tc>
      </w:tr>
      <w:tr w:rsidR="00D37F4E" w:rsidRPr="008321E3" w14:paraId="53748EFC" w14:textId="69303326" w:rsidTr="00D37F4E">
        <w:trPr>
          <w:jc w:val="center"/>
        </w:trPr>
        <w:tc>
          <w:tcPr>
            <w:tcW w:w="599" w:type="pct"/>
          </w:tcPr>
          <w:p w14:paraId="35C556C3" w14:textId="6F94DC8E" w:rsidR="00D37F4E" w:rsidRPr="00520501" w:rsidRDefault="00D37F4E">
            <w:pPr>
              <w:pStyle w:val="NoSpacing"/>
              <w:rPr>
                <w:rFonts w:asciiTheme="majorHAnsi" w:hAnsiTheme="majorHAnsi"/>
                <w:b/>
                <w:bCs/>
                <w:highlight w:val="yellow"/>
              </w:rPr>
            </w:pPr>
            <w:del w:id="104" w:author="AASHUTOSH" w:date="2025-06-17T11:07:00Z">
              <w:r w:rsidRPr="00520501" w:rsidDel="00E44C81">
                <w:rPr>
                  <w:rFonts w:asciiTheme="majorHAnsi" w:hAnsiTheme="majorHAnsi"/>
                  <w:b/>
                  <w:bCs/>
                </w:rPr>
                <w:delText>Spot Product</w:delText>
              </w:r>
            </w:del>
            <w:ins w:id="105" w:author="AASHUTOSH" w:date="2025-06-17T11:07:00Z">
              <w:r>
                <w:rPr>
                  <w:rFonts w:asciiTheme="majorHAnsi" w:hAnsiTheme="majorHAnsi"/>
                  <w:b/>
                  <w:bCs/>
                </w:rPr>
                <w:t xml:space="preserve"> Complex Product</w:t>
              </w:r>
            </w:ins>
          </w:p>
        </w:tc>
        <w:tc>
          <w:tcPr>
            <w:tcW w:w="973" w:type="pct"/>
          </w:tcPr>
          <w:p w14:paraId="6E9E37F3" w14:textId="304B1712" w:rsidR="00D37F4E" w:rsidRPr="00520501" w:rsidRDefault="00D37F4E" w:rsidP="00D6162C">
            <w:pPr>
              <w:pStyle w:val="NoSpacing"/>
              <w:numPr>
                <w:ilvl w:val="0"/>
                <w:numId w:val="12"/>
              </w:numPr>
              <w:rPr>
                <w:rFonts w:asciiTheme="majorHAnsi" w:hAnsiTheme="majorHAnsi"/>
                <w:b/>
                <w:bCs/>
              </w:rPr>
            </w:pPr>
            <w:del w:id="106" w:author="AASHUTOSH" w:date="2025-06-16T13:41:00Z">
              <w:r w:rsidRPr="00520501" w:rsidDel="001D201C">
                <w:rPr>
                  <w:rFonts w:asciiTheme="majorHAnsi" w:hAnsiTheme="majorHAnsi"/>
                  <w:b/>
                  <w:bCs/>
                </w:rPr>
                <w:delText>Fees</w:delText>
              </w:r>
            </w:del>
            <w:ins w:id="107" w:author="AASHUTOSH" w:date="2025-06-17T11:05:00Z">
              <w:r>
                <w:rPr>
                  <w:rFonts w:asciiTheme="majorHAnsi" w:hAnsiTheme="majorHAnsi"/>
                  <w:b/>
                  <w:bCs/>
                </w:rPr>
                <w:t>Category</w:t>
              </w:r>
            </w:ins>
          </w:p>
        </w:tc>
        <w:tc>
          <w:tcPr>
            <w:tcW w:w="1161" w:type="pct"/>
          </w:tcPr>
          <w:p w14:paraId="15575C17" w14:textId="5997DE93" w:rsidR="00D37F4E" w:rsidRPr="00520501" w:rsidRDefault="00D37F4E" w:rsidP="00D6162C">
            <w:pPr>
              <w:pStyle w:val="NoSpacing"/>
              <w:numPr>
                <w:ilvl w:val="0"/>
                <w:numId w:val="12"/>
              </w:numPr>
              <w:rPr>
                <w:rFonts w:asciiTheme="majorHAnsi" w:hAnsiTheme="majorHAnsi"/>
                <w:b/>
                <w:bCs/>
              </w:rPr>
            </w:pPr>
            <w:del w:id="108" w:author="AASHUTOSH" w:date="2025-06-17T11:06:00Z">
              <w:r w:rsidRPr="00520501" w:rsidDel="00E44C81">
                <w:rPr>
                  <w:rFonts w:asciiTheme="majorHAnsi" w:hAnsiTheme="majorHAnsi"/>
                  <w:b/>
                  <w:bCs/>
                </w:rPr>
                <w:delText>Add Ons</w:delText>
              </w:r>
            </w:del>
            <w:ins w:id="109" w:author="AASHUTOSH" w:date="2025-06-17T11:07:00Z">
              <w:r>
                <w:rPr>
                  <w:rFonts w:asciiTheme="majorHAnsi" w:hAnsiTheme="majorHAnsi"/>
                  <w:b/>
                  <w:bCs/>
                </w:rPr>
                <w:t>Simple/Child</w:t>
              </w:r>
            </w:ins>
          </w:p>
        </w:tc>
        <w:tc>
          <w:tcPr>
            <w:tcW w:w="1078" w:type="pct"/>
          </w:tcPr>
          <w:p w14:paraId="00021ED5" w14:textId="32DFCB09" w:rsidR="00D37F4E" w:rsidRPr="00520501" w:rsidRDefault="00D37F4E" w:rsidP="00D6162C">
            <w:pPr>
              <w:pStyle w:val="NoSpacing"/>
              <w:numPr>
                <w:ilvl w:val="0"/>
                <w:numId w:val="12"/>
              </w:numPr>
              <w:rPr>
                <w:rFonts w:asciiTheme="majorHAnsi" w:hAnsiTheme="majorHAnsi"/>
                <w:b/>
                <w:bCs/>
              </w:rPr>
            </w:pPr>
            <w:ins w:id="110" w:author="AASHUTOSH" w:date="2025-06-17T11:10:00Z">
              <w:r>
                <w:rPr>
                  <w:rFonts w:asciiTheme="majorHAnsi" w:hAnsiTheme="majorHAnsi"/>
                  <w:b/>
                  <w:bCs/>
                </w:rPr>
                <w:t>Families</w:t>
              </w:r>
            </w:ins>
          </w:p>
        </w:tc>
        <w:tc>
          <w:tcPr>
            <w:tcW w:w="1189" w:type="pct"/>
          </w:tcPr>
          <w:p w14:paraId="27E554D8" w14:textId="41E6638B" w:rsidR="00D37F4E" w:rsidRPr="00520501" w:rsidRDefault="00D37F4E" w:rsidP="00D6162C">
            <w:pPr>
              <w:pStyle w:val="NoSpacing"/>
              <w:numPr>
                <w:ilvl w:val="0"/>
                <w:numId w:val="12"/>
              </w:numPr>
              <w:rPr>
                <w:rFonts w:asciiTheme="majorHAnsi" w:hAnsiTheme="majorHAnsi"/>
                <w:b/>
                <w:bCs/>
              </w:rPr>
            </w:pPr>
            <w:ins w:id="111" w:author="AASHUTOSH" w:date="2025-06-17T11:11:00Z">
              <w:r>
                <w:rPr>
                  <w:rFonts w:asciiTheme="majorHAnsi" w:hAnsiTheme="majorHAnsi"/>
                  <w:b/>
                  <w:bCs/>
                </w:rPr>
                <w:t>Attributes</w:t>
              </w:r>
            </w:ins>
          </w:p>
        </w:tc>
      </w:tr>
      <w:tr w:rsidR="00D37F4E" w:rsidRPr="008321E3" w14:paraId="15E90C75" w14:textId="6EE888BC" w:rsidTr="00D37F4E">
        <w:trPr>
          <w:jc w:val="center"/>
        </w:trPr>
        <w:tc>
          <w:tcPr>
            <w:tcW w:w="599" w:type="pct"/>
          </w:tcPr>
          <w:p w14:paraId="399E45F8" w14:textId="2B2C0D5C" w:rsidR="00D37F4E" w:rsidRPr="00185E72" w:rsidRDefault="00D37F4E" w:rsidP="005D3FE0">
            <w:pPr>
              <w:pStyle w:val="NoSpacing"/>
              <w:rPr>
                <w:rFonts w:asciiTheme="majorHAnsi" w:hAnsiTheme="majorHAnsi"/>
                <w:highlight w:val="yellow"/>
              </w:rPr>
            </w:pPr>
            <w:ins w:id="112" w:author="AASHUTOSH" w:date="2025-06-17T11:07:00Z">
              <w:r w:rsidRPr="00E44C81">
                <w:rPr>
                  <w:rFonts w:asciiTheme="majorHAnsi" w:hAnsiTheme="majorHAnsi"/>
                </w:rPr>
                <w:t>Power S</w:t>
              </w:r>
            </w:ins>
            <w:ins w:id="113" w:author="AASHUTOSH" w:date="2025-06-17T11:08:00Z">
              <w:r w:rsidRPr="00E44C81">
                <w:rPr>
                  <w:rFonts w:asciiTheme="majorHAnsi" w:hAnsiTheme="majorHAnsi"/>
                </w:rPr>
                <w:t>pot</w:t>
              </w:r>
            </w:ins>
          </w:p>
        </w:tc>
        <w:tc>
          <w:tcPr>
            <w:tcW w:w="973" w:type="pct"/>
          </w:tcPr>
          <w:p w14:paraId="07EF0E91" w14:textId="52A3CFC8" w:rsidR="00D37F4E" w:rsidRPr="00185E72" w:rsidRDefault="00D37F4E" w:rsidP="00D6162C">
            <w:pPr>
              <w:pStyle w:val="NoSpacing"/>
              <w:numPr>
                <w:ilvl w:val="0"/>
                <w:numId w:val="12"/>
              </w:numPr>
              <w:rPr>
                <w:rFonts w:asciiTheme="majorHAnsi" w:hAnsiTheme="majorHAnsi"/>
              </w:rPr>
            </w:pPr>
            <w:del w:id="114" w:author="AASHUTOSH" w:date="2025-06-16T13:41:00Z">
              <w:r w:rsidRPr="00036C8D" w:rsidDel="001D201C">
                <w:rPr>
                  <w:rFonts w:asciiTheme="majorHAnsi" w:hAnsiTheme="majorHAnsi"/>
                </w:rPr>
                <w:delText>Nord Pool trading fee</w:delText>
              </w:r>
            </w:del>
            <w:ins w:id="115" w:author="AASHUTOSH" w:date="2025-06-17T11:05:00Z">
              <w:r>
                <w:rPr>
                  <w:rFonts w:asciiTheme="majorHAnsi" w:hAnsiTheme="majorHAnsi"/>
                </w:rPr>
                <w:t xml:space="preserve"> Add Ons</w:t>
              </w:r>
            </w:ins>
          </w:p>
        </w:tc>
        <w:tc>
          <w:tcPr>
            <w:tcW w:w="1161" w:type="pct"/>
          </w:tcPr>
          <w:p w14:paraId="5FD154EB" w14:textId="77777777" w:rsidR="00D37F4E" w:rsidRDefault="00D37F4E" w:rsidP="00D6162C">
            <w:pPr>
              <w:pStyle w:val="NoSpacing"/>
              <w:numPr>
                <w:ilvl w:val="0"/>
                <w:numId w:val="12"/>
              </w:numPr>
              <w:rPr>
                <w:ins w:id="116" w:author="AASHUTOSH" w:date="2025-06-17T11:08:00Z"/>
                <w:rFonts w:asciiTheme="majorHAnsi" w:hAnsiTheme="majorHAnsi"/>
              </w:rPr>
            </w:pPr>
            <w:del w:id="117" w:author="AASHUTOSH" w:date="2025-06-17T11:06:00Z">
              <w:r w:rsidDel="00E44C81">
                <w:rPr>
                  <w:rFonts w:asciiTheme="majorHAnsi" w:hAnsiTheme="majorHAnsi"/>
                </w:rPr>
                <w:delText>Certificate margin</w:delText>
              </w:r>
            </w:del>
            <w:ins w:id="118" w:author="AASHUTOSH" w:date="2025-06-17T11:08:00Z">
              <w:r>
                <w:rPr>
                  <w:rFonts w:asciiTheme="majorHAnsi" w:hAnsiTheme="majorHAnsi"/>
                </w:rPr>
                <w:t xml:space="preserve">Power Certificates </w:t>
              </w:r>
            </w:ins>
          </w:p>
          <w:p w14:paraId="22D9BB09" w14:textId="7E07D0AC" w:rsidR="00D37F4E" w:rsidRPr="00E44C81" w:rsidRDefault="00D37F4E" w:rsidP="00D6162C">
            <w:pPr>
              <w:pStyle w:val="NoSpacing"/>
              <w:numPr>
                <w:ilvl w:val="0"/>
                <w:numId w:val="12"/>
              </w:numPr>
              <w:rPr>
                <w:rFonts w:asciiTheme="majorHAnsi" w:hAnsiTheme="majorHAnsi"/>
              </w:rPr>
            </w:pPr>
            <w:ins w:id="119" w:author="AASHUTOSH" w:date="2025-06-17T11:08:00Z">
              <w:r>
                <w:rPr>
                  <w:rFonts w:asciiTheme="majorHAnsi" w:hAnsiTheme="majorHAnsi"/>
                </w:rPr>
                <w:t>Extended Payments</w:t>
              </w:r>
            </w:ins>
          </w:p>
        </w:tc>
        <w:tc>
          <w:tcPr>
            <w:tcW w:w="1078" w:type="pct"/>
          </w:tcPr>
          <w:p w14:paraId="182FC1EA" w14:textId="77777777" w:rsidR="00D37F4E" w:rsidRDefault="00D37F4E" w:rsidP="00D6162C">
            <w:pPr>
              <w:pStyle w:val="NoSpacing"/>
              <w:numPr>
                <w:ilvl w:val="0"/>
                <w:numId w:val="12"/>
              </w:numPr>
              <w:rPr>
                <w:ins w:id="120" w:author="AASHUTOSH" w:date="2025-06-17T11:10:00Z"/>
                <w:rFonts w:asciiTheme="majorHAnsi" w:hAnsiTheme="majorHAnsi"/>
              </w:rPr>
            </w:pPr>
            <w:ins w:id="121" w:author="AASHUTOSH" w:date="2025-06-17T11:10:00Z">
              <w:r>
                <w:rPr>
                  <w:rFonts w:asciiTheme="majorHAnsi" w:hAnsiTheme="majorHAnsi"/>
                </w:rPr>
                <w:t xml:space="preserve">Power Certificates </w:t>
              </w:r>
            </w:ins>
          </w:p>
          <w:p w14:paraId="0F9AC0BC" w14:textId="7B2EEF7E" w:rsidR="00D37F4E" w:rsidRDefault="00D37F4E" w:rsidP="00D6162C">
            <w:pPr>
              <w:pStyle w:val="NoSpacing"/>
              <w:numPr>
                <w:ilvl w:val="0"/>
                <w:numId w:val="12"/>
              </w:numPr>
              <w:rPr>
                <w:rFonts w:asciiTheme="majorHAnsi" w:hAnsiTheme="majorHAnsi"/>
              </w:rPr>
            </w:pPr>
            <w:ins w:id="122" w:author="AASHUTOSH" w:date="2025-06-17T11:10:00Z">
              <w:r>
                <w:rPr>
                  <w:rFonts w:asciiTheme="majorHAnsi" w:hAnsiTheme="majorHAnsi"/>
                </w:rPr>
                <w:t>Extended Payments</w:t>
              </w:r>
            </w:ins>
          </w:p>
        </w:tc>
        <w:tc>
          <w:tcPr>
            <w:tcW w:w="1189" w:type="pct"/>
          </w:tcPr>
          <w:p w14:paraId="4816320C" w14:textId="0097D3B5" w:rsidR="00D37F4E" w:rsidRDefault="00D37F4E" w:rsidP="00D6162C">
            <w:pPr>
              <w:pStyle w:val="NoSpacing"/>
              <w:numPr>
                <w:ilvl w:val="0"/>
                <w:numId w:val="12"/>
              </w:numPr>
              <w:rPr>
                <w:ins w:id="123" w:author="AASHUTOSH" w:date="2025-06-17T11:11:00Z"/>
                <w:rFonts w:asciiTheme="majorHAnsi" w:hAnsiTheme="majorHAnsi"/>
              </w:rPr>
            </w:pPr>
            <w:ins w:id="124" w:author="AASHUTOSH" w:date="2025-06-17T11:15:00Z">
              <w:r w:rsidRPr="00E44C81">
                <w:rPr>
                  <w:rFonts w:asciiTheme="majorHAnsi" w:hAnsiTheme="majorHAnsi"/>
                </w:rPr>
                <w:t>Certificate</w:t>
              </w:r>
            </w:ins>
            <w:ins w:id="125" w:author="AASHUTOSH" w:date="2025-06-17T11:11:00Z">
              <w:r w:rsidRPr="00E44C81">
                <w:rPr>
                  <w:rFonts w:asciiTheme="majorHAnsi" w:hAnsiTheme="majorHAnsi"/>
                </w:rPr>
                <w:t xml:space="preserve"> cost</w:t>
              </w:r>
            </w:ins>
          </w:p>
          <w:p w14:paraId="65AEDAFA" w14:textId="5000DDC8" w:rsidR="00D37F4E" w:rsidRDefault="00D37F4E" w:rsidP="00D6162C">
            <w:pPr>
              <w:pStyle w:val="NoSpacing"/>
              <w:numPr>
                <w:ilvl w:val="0"/>
                <w:numId w:val="12"/>
              </w:numPr>
              <w:rPr>
                <w:ins w:id="126" w:author="AASHUTOSH" w:date="2025-06-17T11:12:00Z"/>
                <w:rFonts w:asciiTheme="majorHAnsi" w:hAnsiTheme="majorHAnsi"/>
              </w:rPr>
            </w:pPr>
            <w:ins w:id="127" w:author="AASHUTOSH" w:date="2025-06-17T11:15:00Z">
              <w:r w:rsidRPr="00E44C81">
                <w:rPr>
                  <w:rFonts w:asciiTheme="majorHAnsi" w:hAnsiTheme="majorHAnsi"/>
                </w:rPr>
                <w:t>Certificate</w:t>
              </w:r>
            </w:ins>
            <w:ins w:id="128" w:author="AASHUTOSH" w:date="2025-06-17T11:12:00Z">
              <w:r w:rsidRPr="00E44C81">
                <w:rPr>
                  <w:rFonts w:asciiTheme="majorHAnsi" w:hAnsiTheme="majorHAnsi"/>
                </w:rPr>
                <w:t xml:space="preserve"> margin</w:t>
              </w:r>
            </w:ins>
          </w:p>
          <w:p w14:paraId="05F64937" w14:textId="77777777" w:rsidR="00D37F4E" w:rsidRDefault="00D37F4E" w:rsidP="00D6162C">
            <w:pPr>
              <w:pStyle w:val="NoSpacing"/>
              <w:numPr>
                <w:ilvl w:val="0"/>
                <w:numId w:val="12"/>
              </w:numPr>
              <w:rPr>
                <w:ins w:id="129" w:author="AASHUTOSH" w:date="2025-06-17T11:12:00Z"/>
                <w:rFonts w:asciiTheme="majorHAnsi" w:hAnsiTheme="majorHAnsi"/>
              </w:rPr>
            </w:pPr>
            <w:proofErr w:type="spellStart"/>
            <w:ins w:id="130" w:author="AASHUTOSH" w:date="2025-06-17T11:12:00Z">
              <w:r w:rsidRPr="00E44C81">
                <w:rPr>
                  <w:rFonts w:asciiTheme="majorHAnsi" w:hAnsiTheme="majorHAnsi"/>
                </w:rPr>
                <w:t>ExtendedPaymentTermsFee</w:t>
              </w:r>
              <w:proofErr w:type="spellEnd"/>
            </w:ins>
          </w:p>
          <w:p w14:paraId="7C95EF23" w14:textId="1C7504B6" w:rsidR="00D37F4E" w:rsidRDefault="00D37F4E" w:rsidP="00D6162C">
            <w:pPr>
              <w:pStyle w:val="NoSpacing"/>
              <w:numPr>
                <w:ilvl w:val="0"/>
                <w:numId w:val="12"/>
              </w:numPr>
              <w:rPr>
                <w:rFonts w:asciiTheme="majorHAnsi" w:hAnsiTheme="majorHAnsi"/>
              </w:rPr>
            </w:pPr>
            <w:ins w:id="131" w:author="AASHUTOSH" w:date="2025-06-17T11:15:00Z">
              <w:r w:rsidRPr="00E44C81">
                <w:rPr>
                  <w:rFonts w:asciiTheme="majorHAnsi" w:hAnsiTheme="majorHAnsi"/>
                </w:rPr>
                <w:t>Extended Payment Terms Days</w:t>
              </w:r>
            </w:ins>
          </w:p>
        </w:tc>
      </w:tr>
      <w:tr w:rsidR="00D37F4E" w:rsidRPr="008321E3" w14:paraId="781BD8E9" w14:textId="4CF41721" w:rsidTr="00D37F4E">
        <w:trPr>
          <w:jc w:val="center"/>
        </w:trPr>
        <w:tc>
          <w:tcPr>
            <w:tcW w:w="599" w:type="pct"/>
          </w:tcPr>
          <w:p w14:paraId="677DC55E" w14:textId="77777777" w:rsidR="00D37F4E" w:rsidRPr="00185E72" w:rsidRDefault="00D37F4E" w:rsidP="005D3FE0">
            <w:pPr>
              <w:pStyle w:val="NoSpacing"/>
              <w:rPr>
                <w:rFonts w:asciiTheme="majorHAnsi" w:hAnsiTheme="majorHAnsi"/>
                <w:highlight w:val="yellow"/>
              </w:rPr>
            </w:pPr>
          </w:p>
        </w:tc>
        <w:tc>
          <w:tcPr>
            <w:tcW w:w="973" w:type="pct"/>
          </w:tcPr>
          <w:p w14:paraId="5F09A45A" w14:textId="0D0E6B1D" w:rsidR="00D37F4E" w:rsidRPr="00520501" w:rsidRDefault="00D37F4E" w:rsidP="00D6162C">
            <w:pPr>
              <w:pStyle w:val="NoSpacing"/>
              <w:numPr>
                <w:ilvl w:val="0"/>
                <w:numId w:val="12"/>
              </w:numPr>
              <w:rPr>
                <w:rFonts w:asciiTheme="majorHAnsi" w:hAnsiTheme="majorHAnsi"/>
              </w:rPr>
            </w:pPr>
            <w:del w:id="132" w:author="AASHUTOSH" w:date="2025-06-16T13:41:00Z">
              <w:r w:rsidRPr="00520501" w:rsidDel="001D201C">
                <w:rPr>
                  <w:rFonts w:asciiTheme="majorHAnsi" w:hAnsiTheme="majorHAnsi"/>
                </w:rPr>
                <w:delText>Nord Pool annual fee</w:delText>
              </w:r>
            </w:del>
            <w:ins w:id="133" w:author="AASHUTOSH" w:date="2025-06-17T11:06:00Z">
              <w:r>
                <w:rPr>
                  <w:rFonts w:asciiTheme="majorHAnsi" w:hAnsiTheme="majorHAnsi"/>
                </w:rPr>
                <w:t>Components</w:t>
              </w:r>
            </w:ins>
          </w:p>
        </w:tc>
        <w:tc>
          <w:tcPr>
            <w:tcW w:w="1161" w:type="pct"/>
          </w:tcPr>
          <w:p w14:paraId="0FF2FE8B" w14:textId="6B069234" w:rsidR="00D37F4E" w:rsidRPr="00185E72" w:rsidRDefault="00D37F4E" w:rsidP="00D6162C">
            <w:pPr>
              <w:pStyle w:val="NoSpacing"/>
              <w:numPr>
                <w:ilvl w:val="0"/>
                <w:numId w:val="12"/>
              </w:numPr>
              <w:rPr>
                <w:rFonts w:asciiTheme="majorHAnsi" w:hAnsiTheme="majorHAnsi"/>
              </w:rPr>
            </w:pPr>
            <w:del w:id="134" w:author="AASHUTOSH" w:date="2025-06-17T11:06:00Z">
              <w:r w:rsidDel="00E44C81">
                <w:rPr>
                  <w:rFonts w:asciiTheme="majorHAnsi" w:hAnsiTheme="majorHAnsi"/>
                </w:rPr>
                <w:delText>Imbalance fee DK1</w:delText>
              </w:r>
            </w:del>
            <w:ins w:id="135" w:author="AASHUTOSH" w:date="2025-06-17T11:09:00Z">
              <w:r>
                <w:rPr>
                  <w:rFonts w:asciiTheme="majorHAnsi" w:hAnsiTheme="majorHAnsi"/>
                </w:rPr>
                <w:t>Power Spot Price</w:t>
              </w:r>
            </w:ins>
          </w:p>
        </w:tc>
        <w:tc>
          <w:tcPr>
            <w:tcW w:w="1078" w:type="pct"/>
          </w:tcPr>
          <w:p w14:paraId="1DE158B5" w14:textId="77777777" w:rsidR="00D37F4E" w:rsidRDefault="00D37F4E" w:rsidP="00D6162C">
            <w:pPr>
              <w:pStyle w:val="NoSpacing"/>
              <w:numPr>
                <w:ilvl w:val="0"/>
                <w:numId w:val="12"/>
              </w:numPr>
              <w:rPr>
                <w:ins w:id="136" w:author="AASHUTOSH" w:date="2025-06-17T11:10:00Z"/>
                <w:rFonts w:asciiTheme="majorHAnsi" w:hAnsiTheme="majorHAnsi"/>
              </w:rPr>
            </w:pPr>
            <w:ins w:id="137" w:author="AASHUTOSH" w:date="2025-06-17T11:10:00Z">
              <w:r w:rsidRPr="00E44C81">
                <w:rPr>
                  <w:rFonts w:asciiTheme="majorHAnsi" w:hAnsiTheme="majorHAnsi"/>
                </w:rPr>
                <w:t>Power Additional fees</w:t>
              </w:r>
            </w:ins>
          </w:p>
          <w:p w14:paraId="3ED2A420" w14:textId="77777777" w:rsidR="00D37F4E" w:rsidRDefault="00D37F4E" w:rsidP="00D6162C">
            <w:pPr>
              <w:pStyle w:val="NoSpacing"/>
              <w:numPr>
                <w:ilvl w:val="0"/>
                <w:numId w:val="12"/>
              </w:numPr>
              <w:rPr>
                <w:ins w:id="138" w:author="AASHUTOSH" w:date="2025-06-17T11:10:00Z"/>
                <w:rFonts w:asciiTheme="majorHAnsi" w:hAnsiTheme="majorHAnsi"/>
              </w:rPr>
            </w:pPr>
            <w:ins w:id="139" w:author="AASHUTOSH" w:date="2025-06-17T11:10:00Z">
              <w:r w:rsidRPr="00E44C81">
                <w:rPr>
                  <w:rFonts w:asciiTheme="majorHAnsi" w:hAnsiTheme="majorHAnsi"/>
                </w:rPr>
                <w:t>Power Additional Price</w:t>
              </w:r>
            </w:ins>
          </w:p>
          <w:p w14:paraId="486A171B" w14:textId="38C027AD" w:rsidR="00D37F4E" w:rsidRDefault="00D37F4E" w:rsidP="00D6162C">
            <w:pPr>
              <w:pStyle w:val="NoSpacing"/>
              <w:numPr>
                <w:ilvl w:val="0"/>
                <w:numId w:val="12"/>
              </w:numPr>
              <w:rPr>
                <w:rFonts w:asciiTheme="majorHAnsi" w:hAnsiTheme="majorHAnsi"/>
              </w:rPr>
            </w:pPr>
            <w:ins w:id="140" w:author="AASHUTOSH" w:date="2025-06-17T11:10:00Z">
              <w:r w:rsidRPr="00E44C81">
                <w:rPr>
                  <w:rFonts w:asciiTheme="majorHAnsi" w:hAnsiTheme="majorHAnsi"/>
                </w:rPr>
                <w:t>Power Price</w:t>
              </w:r>
            </w:ins>
          </w:p>
        </w:tc>
        <w:tc>
          <w:tcPr>
            <w:tcW w:w="1189" w:type="pct"/>
          </w:tcPr>
          <w:p w14:paraId="575D7A72" w14:textId="77777777" w:rsidR="00D37F4E" w:rsidRDefault="00D37F4E" w:rsidP="00D6162C">
            <w:pPr>
              <w:pStyle w:val="NoSpacing"/>
              <w:numPr>
                <w:ilvl w:val="0"/>
                <w:numId w:val="12"/>
              </w:numPr>
              <w:rPr>
                <w:ins w:id="141" w:author="AASHUTOSH" w:date="2025-06-17T11:12:00Z"/>
                <w:rFonts w:asciiTheme="majorHAnsi" w:hAnsiTheme="majorHAnsi"/>
              </w:rPr>
            </w:pPr>
            <w:ins w:id="142" w:author="AASHUTOSH" w:date="2025-06-17T11:12:00Z">
              <w:r w:rsidRPr="00E44C81">
                <w:rPr>
                  <w:rFonts w:asciiTheme="majorHAnsi" w:hAnsiTheme="majorHAnsi"/>
                </w:rPr>
                <w:t>CreditFeeDK1</w:t>
              </w:r>
            </w:ins>
          </w:p>
          <w:p w14:paraId="27DA4C6A" w14:textId="77777777" w:rsidR="00D37F4E" w:rsidRDefault="00D37F4E" w:rsidP="00D6162C">
            <w:pPr>
              <w:pStyle w:val="NoSpacing"/>
              <w:numPr>
                <w:ilvl w:val="0"/>
                <w:numId w:val="12"/>
              </w:numPr>
              <w:rPr>
                <w:ins w:id="143" w:author="AASHUTOSH" w:date="2025-06-17T11:12:00Z"/>
                <w:rFonts w:asciiTheme="majorHAnsi" w:hAnsiTheme="majorHAnsi"/>
              </w:rPr>
            </w:pPr>
            <w:ins w:id="144" w:author="AASHUTOSH" w:date="2025-06-17T11:12:00Z">
              <w:r w:rsidRPr="00E44C81">
                <w:rPr>
                  <w:rFonts w:asciiTheme="majorHAnsi" w:hAnsiTheme="majorHAnsi"/>
                </w:rPr>
                <w:t>ImbalanceFeeDK1</w:t>
              </w:r>
            </w:ins>
          </w:p>
          <w:p w14:paraId="5328EA82" w14:textId="058ADAD7" w:rsidR="00D37F4E" w:rsidRDefault="00D37F4E" w:rsidP="00D6162C">
            <w:pPr>
              <w:pStyle w:val="NoSpacing"/>
              <w:numPr>
                <w:ilvl w:val="0"/>
                <w:numId w:val="12"/>
              </w:numPr>
              <w:rPr>
                <w:ins w:id="145" w:author="AASHUTOSH" w:date="2025-06-17T11:12:00Z"/>
                <w:rFonts w:asciiTheme="majorHAnsi" w:hAnsiTheme="majorHAnsi"/>
              </w:rPr>
            </w:pPr>
            <w:ins w:id="146" w:author="AASHUTOSH" w:date="2025-06-17T11:15:00Z">
              <w:r w:rsidRPr="00E44C81">
                <w:rPr>
                  <w:rFonts w:asciiTheme="majorHAnsi" w:hAnsiTheme="majorHAnsi"/>
                </w:rPr>
                <w:t>Nord Pool Annual fee</w:t>
              </w:r>
            </w:ins>
          </w:p>
          <w:p w14:paraId="10F1BE8A" w14:textId="518BFE3F" w:rsidR="00D37F4E" w:rsidRDefault="00D37F4E" w:rsidP="00D6162C">
            <w:pPr>
              <w:pStyle w:val="NoSpacing"/>
              <w:numPr>
                <w:ilvl w:val="0"/>
                <w:numId w:val="12"/>
              </w:numPr>
              <w:rPr>
                <w:ins w:id="147" w:author="AASHUTOSH" w:date="2025-06-17T11:13:00Z"/>
                <w:rFonts w:asciiTheme="majorHAnsi" w:hAnsiTheme="majorHAnsi"/>
              </w:rPr>
            </w:pPr>
            <w:ins w:id="148" w:author="AASHUTOSH" w:date="2025-06-17T11:15:00Z">
              <w:r w:rsidRPr="00E44C81">
                <w:rPr>
                  <w:rFonts w:asciiTheme="majorHAnsi" w:hAnsiTheme="majorHAnsi"/>
                </w:rPr>
                <w:t>Nord Pool Trading Fee</w:t>
              </w:r>
            </w:ins>
          </w:p>
          <w:p w14:paraId="5F939FF7" w14:textId="77777777" w:rsidR="00D37F4E" w:rsidRDefault="00D37F4E" w:rsidP="00D6162C">
            <w:pPr>
              <w:pStyle w:val="NoSpacing"/>
              <w:numPr>
                <w:ilvl w:val="0"/>
                <w:numId w:val="12"/>
              </w:numPr>
              <w:rPr>
                <w:ins w:id="149" w:author="AASHUTOSH" w:date="2025-06-17T11:13:00Z"/>
                <w:rFonts w:asciiTheme="majorHAnsi" w:hAnsiTheme="majorHAnsi"/>
              </w:rPr>
            </w:pPr>
            <w:ins w:id="150" w:author="AASHUTOSH" w:date="2025-06-17T11:13:00Z">
              <w:r w:rsidRPr="00E44C81">
                <w:rPr>
                  <w:rFonts w:asciiTheme="majorHAnsi" w:hAnsiTheme="majorHAnsi"/>
                </w:rPr>
                <w:t>MarginDK1</w:t>
              </w:r>
            </w:ins>
          </w:p>
          <w:p w14:paraId="1AA9F7C2" w14:textId="77777777" w:rsidR="00D37F4E" w:rsidRDefault="00D37F4E" w:rsidP="00D6162C">
            <w:pPr>
              <w:pStyle w:val="NoSpacing"/>
              <w:numPr>
                <w:ilvl w:val="0"/>
                <w:numId w:val="12"/>
              </w:numPr>
              <w:rPr>
                <w:ins w:id="151" w:author="AASHUTOSH" w:date="2025-06-17T11:13:00Z"/>
                <w:rFonts w:asciiTheme="majorHAnsi" w:hAnsiTheme="majorHAnsi"/>
              </w:rPr>
            </w:pPr>
            <w:ins w:id="152" w:author="AASHUTOSH" w:date="2025-06-17T11:13:00Z">
              <w:r w:rsidRPr="00E44C81">
                <w:rPr>
                  <w:rFonts w:asciiTheme="majorHAnsi" w:hAnsiTheme="majorHAnsi"/>
                </w:rPr>
                <w:t>EPADDK1</w:t>
              </w:r>
            </w:ins>
          </w:p>
          <w:p w14:paraId="5A73C863" w14:textId="77777777" w:rsidR="00D37F4E" w:rsidRDefault="00D37F4E" w:rsidP="00D6162C">
            <w:pPr>
              <w:pStyle w:val="NoSpacing"/>
              <w:numPr>
                <w:ilvl w:val="0"/>
                <w:numId w:val="12"/>
              </w:numPr>
              <w:rPr>
                <w:ins w:id="153" w:author="AASHUTOSH" w:date="2025-06-17T11:13:00Z"/>
                <w:rFonts w:asciiTheme="majorHAnsi" w:hAnsiTheme="majorHAnsi"/>
              </w:rPr>
            </w:pPr>
            <w:ins w:id="154" w:author="AASHUTOSH" w:date="2025-06-17T11:13:00Z">
              <w:r w:rsidRPr="00E44C81">
                <w:rPr>
                  <w:rFonts w:asciiTheme="majorHAnsi" w:hAnsiTheme="majorHAnsi"/>
                </w:rPr>
                <w:t>PeakDK1</w:t>
              </w:r>
            </w:ins>
          </w:p>
          <w:p w14:paraId="7B7AC751" w14:textId="46A52D9C" w:rsidR="00D37F4E" w:rsidRDefault="00D37F4E" w:rsidP="00D6162C">
            <w:pPr>
              <w:pStyle w:val="NoSpacing"/>
              <w:numPr>
                <w:ilvl w:val="0"/>
                <w:numId w:val="12"/>
              </w:numPr>
              <w:rPr>
                <w:rFonts w:asciiTheme="majorHAnsi" w:hAnsiTheme="majorHAnsi"/>
              </w:rPr>
            </w:pPr>
            <w:ins w:id="155" w:author="AASHUTOSH" w:date="2025-06-17T11:13:00Z">
              <w:r w:rsidRPr="00E44C81">
                <w:rPr>
                  <w:rFonts w:asciiTheme="majorHAnsi" w:hAnsiTheme="majorHAnsi"/>
                </w:rPr>
                <w:t>System Price</w:t>
              </w:r>
            </w:ins>
          </w:p>
        </w:tc>
      </w:tr>
      <w:tr w:rsidR="00D37F4E" w:rsidRPr="008321E3" w:rsidDel="00E44C81" w14:paraId="439CAE02" w14:textId="77777777" w:rsidTr="00D37F4E">
        <w:trPr>
          <w:jc w:val="center"/>
          <w:del w:id="156" w:author="AASHUTOSH" w:date="2025-06-17T11:14:00Z"/>
        </w:trPr>
        <w:tc>
          <w:tcPr>
            <w:tcW w:w="599" w:type="pct"/>
          </w:tcPr>
          <w:p w14:paraId="288FA338" w14:textId="552C1CB8" w:rsidR="00D37F4E" w:rsidRPr="00185E72" w:rsidDel="00E44C81" w:rsidRDefault="00D37F4E" w:rsidP="005D3FE0">
            <w:pPr>
              <w:pStyle w:val="NoSpacing"/>
              <w:rPr>
                <w:del w:id="157" w:author="AASHUTOSH" w:date="2025-06-17T11:14:00Z"/>
                <w:rFonts w:asciiTheme="majorHAnsi" w:hAnsiTheme="majorHAnsi"/>
                <w:highlight w:val="yellow"/>
              </w:rPr>
            </w:pPr>
          </w:p>
        </w:tc>
        <w:tc>
          <w:tcPr>
            <w:tcW w:w="973" w:type="pct"/>
          </w:tcPr>
          <w:p w14:paraId="29757675" w14:textId="185699BC" w:rsidR="00D37F4E" w:rsidRPr="00520501" w:rsidDel="00E44C81" w:rsidRDefault="00D37F4E" w:rsidP="00D6162C">
            <w:pPr>
              <w:pStyle w:val="NoSpacing"/>
              <w:numPr>
                <w:ilvl w:val="0"/>
                <w:numId w:val="12"/>
              </w:numPr>
              <w:rPr>
                <w:del w:id="158" w:author="AASHUTOSH" w:date="2025-06-17T11:14:00Z"/>
                <w:rFonts w:asciiTheme="majorHAnsi" w:hAnsiTheme="majorHAnsi"/>
              </w:rPr>
            </w:pPr>
            <w:del w:id="159" w:author="AASHUTOSH" w:date="2025-06-16T13:41:00Z">
              <w:r w:rsidRPr="00520501" w:rsidDel="001D201C">
                <w:rPr>
                  <w:rFonts w:asciiTheme="majorHAnsi" w:hAnsiTheme="majorHAnsi"/>
                </w:rPr>
                <w:delText>Extended payment terms Fee</w:delText>
              </w:r>
            </w:del>
          </w:p>
        </w:tc>
        <w:tc>
          <w:tcPr>
            <w:tcW w:w="1161" w:type="pct"/>
          </w:tcPr>
          <w:p w14:paraId="6AD390F6" w14:textId="4D54816F" w:rsidR="00D37F4E" w:rsidRPr="00185E72" w:rsidDel="00E44C81" w:rsidRDefault="00D37F4E" w:rsidP="00D6162C">
            <w:pPr>
              <w:pStyle w:val="NoSpacing"/>
              <w:numPr>
                <w:ilvl w:val="0"/>
                <w:numId w:val="12"/>
              </w:numPr>
              <w:rPr>
                <w:del w:id="160" w:author="AASHUTOSH" w:date="2025-06-17T11:14:00Z"/>
                <w:rFonts w:asciiTheme="majorHAnsi" w:hAnsiTheme="majorHAnsi"/>
              </w:rPr>
            </w:pPr>
            <w:del w:id="161" w:author="AASHUTOSH" w:date="2025-06-17T11:06:00Z">
              <w:r w:rsidDel="00E44C81">
                <w:rPr>
                  <w:rFonts w:asciiTheme="majorHAnsi" w:hAnsiTheme="majorHAnsi"/>
                </w:rPr>
                <w:delText>Imbalance fee DK2</w:delText>
              </w:r>
            </w:del>
          </w:p>
        </w:tc>
        <w:tc>
          <w:tcPr>
            <w:tcW w:w="1078" w:type="pct"/>
          </w:tcPr>
          <w:p w14:paraId="47B68730" w14:textId="3DF66BBF" w:rsidR="00D37F4E" w:rsidDel="00E44C81" w:rsidRDefault="00D37F4E" w:rsidP="00D6162C">
            <w:pPr>
              <w:pStyle w:val="NoSpacing"/>
              <w:numPr>
                <w:ilvl w:val="0"/>
                <w:numId w:val="12"/>
              </w:numPr>
              <w:rPr>
                <w:del w:id="162" w:author="AASHUTOSH" w:date="2025-06-17T11:14:00Z"/>
                <w:rFonts w:asciiTheme="majorHAnsi" w:hAnsiTheme="majorHAnsi"/>
              </w:rPr>
            </w:pPr>
          </w:p>
        </w:tc>
        <w:tc>
          <w:tcPr>
            <w:tcW w:w="1189" w:type="pct"/>
          </w:tcPr>
          <w:p w14:paraId="3FC70871" w14:textId="319051DC" w:rsidR="00D37F4E" w:rsidDel="00E44C81" w:rsidRDefault="00D37F4E" w:rsidP="00D6162C">
            <w:pPr>
              <w:pStyle w:val="NoSpacing"/>
              <w:numPr>
                <w:ilvl w:val="0"/>
                <w:numId w:val="12"/>
              </w:numPr>
              <w:rPr>
                <w:del w:id="163" w:author="AASHUTOSH" w:date="2025-06-17T11:14:00Z"/>
                <w:rFonts w:asciiTheme="majorHAnsi" w:hAnsiTheme="majorHAnsi"/>
              </w:rPr>
            </w:pPr>
          </w:p>
        </w:tc>
      </w:tr>
    </w:tbl>
    <w:p w14:paraId="6763677A" w14:textId="77777777" w:rsidR="003A0820" w:rsidRDefault="003A0820" w:rsidP="00F679EA">
      <w:pPr>
        <w:jc w:val="left"/>
        <w:rPr>
          <w:rFonts w:asciiTheme="majorHAnsi" w:hAnsiTheme="majorHAnsi"/>
        </w:rPr>
      </w:pPr>
    </w:p>
    <w:p w14:paraId="7E908389" w14:textId="77777777" w:rsidR="003A0820" w:rsidRDefault="003A0820" w:rsidP="00F679EA">
      <w:pPr>
        <w:jc w:val="left"/>
        <w:rPr>
          <w:rFonts w:asciiTheme="majorHAnsi" w:hAnsiTheme="majorHAnsi"/>
        </w:rPr>
      </w:pPr>
    </w:p>
    <w:p w14:paraId="3D980834" w14:textId="3126E8D1" w:rsidR="003A0820" w:rsidDel="00D37F4E" w:rsidRDefault="003A0820" w:rsidP="00F679EA">
      <w:pPr>
        <w:jc w:val="left"/>
        <w:rPr>
          <w:del w:id="164" w:author="AASHUTOSH" w:date="2025-06-17T11:16:00Z"/>
          <w:rFonts w:asciiTheme="majorHAnsi" w:hAnsiTheme="majorHAnsi"/>
        </w:rPr>
      </w:pPr>
    </w:p>
    <w:p w14:paraId="7971D362" w14:textId="7F9886B6" w:rsidR="009C2B9D" w:rsidRPr="00F679EA" w:rsidRDefault="00DD283C" w:rsidP="002A062E">
      <w:pPr>
        <w:pStyle w:val="Heading1"/>
        <w:spacing w:line="360" w:lineRule="auto"/>
        <w:jc w:val="left"/>
        <w:rPr>
          <w:rFonts w:asciiTheme="majorHAnsi" w:hAnsiTheme="majorHAnsi"/>
        </w:rPr>
      </w:pPr>
      <w:bookmarkStart w:id="165" w:name="_Toc380598221"/>
      <w:bookmarkStart w:id="166" w:name="_Toc205984821"/>
      <w:r>
        <w:rPr>
          <w:rFonts w:asciiTheme="majorHAnsi" w:hAnsiTheme="majorHAnsi"/>
        </w:rPr>
        <w:lastRenderedPageBreak/>
        <w:t>H</w:t>
      </w:r>
      <w:r w:rsidR="007D7DFE">
        <w:rPr>
          <w:rFonts w:asciiTheme="majorHAnsi" w:hAnsiTheme="majorHAnsi"/>
        </w:rPr>
        <w:t xml:space="preserve">igh Level </w:t>
      </w:r>
      <w:r w:rsidR="009C2B9D" w:rsidRPr="00F679EA">
        <w:rPr>
          <w:rFonts w:asciiTheme="majorHAnsi" w:hAnsiTheme="majorHAnsi"/>
        </w:rPr>
        <w:t>B</w:t>
      </w:r>
      <w:r w:rsidR="00A35399">
        <w:rPr>
          <w:rFonts w:asciiTheme="majorHAnsi" w:hAnsiTheme="majorHAnsi"/>
        </w:rPr>
        <w:t>usiness Requirements</w:t>
      </w:r>
      <w:r w:rsidR="007D7DFE">
        <w:rPr>
          <w:rFonts w:asciiTheme="majorHAnsi" w:hAnsiTheme="majorHAnsi"/>
        </w:rPr>
        <w:t xml:space="preserve"> Traceability</w:t>
      </w:r>
      <w:bookmarkEnd w:id="165"/>
      <w:bookmarkEnd w:id="166"/>
    </w:p>
    <w:tbl>
      <w:tblPr>
        <w:tblW w:w="10119"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711"/>
        <w:gridCol w:w="3933"/>
        <w:gridCol w:w="709"/>
        <w:gridCol w:w="992"/>
        <w:gridCol w:w="993"/>
        <w:gridCol w:w="2781"/>
      </w:tblGrid>
      <w:tr w:rsidR="007F0EF0" w:rsidRPr="00EC6467" w14:paraId="317D8C23" w14:textId="4A8E313C" w:rsidTr="00215723">
        <w:trPr>
          <w:trHeight w:val="743"/>
          <w:tblHeader/>
        </w:trPr>
        <w:tc>
          <w:tcPr>
            <w:tcW w:w="711" w:type="dxa"/>
            <w:shd w:val="clear" w:color="auto" w:fill="0074A6"/>
            <w:vAlign w:val="center"/>
          </w:tcPr>
          <w:p w14:paraId="1EC744FA" w14:textId="77777777" w:rsidR="00336407" w:rsidRPr="00EC6467" w:rsidRDefault="00336407" w:rsidP="00F679EA">
            <w:pPr>
              <w:ind w:left="0"/>
              <w:jc w:val="left"/>
              <w:rPr>
                <w:rFonts w:asciiTheme="majorHAnsi" w:hAnsiTheme="majorHAnsi"/>
                <w:color w:val="FFFFFF" w:themeColor="background1"/>
              </w:rPr>
            </w:pPr>
            <w:r w:rsidRPr="00EC6467">
              <w:rPr>
                <w:rFonts w:asciiTheme="majorHAnsi" w:hAnsiTheme="majorHAnsi"/>
                <w:b/>
                <w:color w:val="FFFFFF" w:themeColor="background1"/>
              </w:rPr>
              <w:t>Req No.</w:t>
            </w:r>
          </w:p>
        </w:tc>
        <w:tc>
          <w:tcPr>
            <w:tcW w:w="3933" w:type="dxa"/>
            <w:shd w:val="clear" w:color="auto" w:fill="0074A6"/>
            <w:vAlign w:val="center"/>
          </w:tcPr>
          <w:p w14:paraId="5DADE44A" w14:textId="77777777" w:rsidR="00336407" w:rsidRPr="00EC6467" w:rsidRDefault="00336407" w:rsidP="00F679EA">
            <w:pPr>
              <w:pStyle w:val="Title"/>
              <w:rPr>
                <w:rFonts w:asciiTheme="majorHAnsi" w:hAnsiTheme="majorHAnsi"/>
                <w:color w:val="FFFFFF" w:themeColor="background1"/>
              </w:rPr>
            </w:pPr>
            <w:r w:rsidRPr="00EC6467">
              <w:rPr>
                <w:rFonts w:asciiTheme="majorHAnsi" w:hAnsiTheme="majorHAnsi"/>
                <w:color w:val="FFFFFF" w:themeColor="background1"/>
              </w:rPr>
              <w:t>Business Requirement</w:t>
            </w:r>
          </w:p>
        </w:tc>
        <w:tc>
          <w:tcPr>
            <w:tcW w:w="709" w:type="dxa"/>
            <w:shd w:val="clear" w:color="auto" w:fill="0074A6"/>
            <w:vAlign w:val="center"/>
          </w:tcPr>
          <w:p w14:paraId="731BD0EF" w14:textId="77777777" w:rsidR="00336407" w:rsidRPr="00EC6467" w:rsidRDefault="00336407" w:rsidP="00F679EA">
            <w:pPr>
              <w:pStyle w:val="Title"/>
              <w:rPr>
                <w:rFonts w:asciiTheme="majorHAnsi" w:hAnsiTheme="majorHAnsi"/>
                <w:color w:val="FFFFFF" w:themeColor="background1"/>
              </w:rPr>
            </w:pPr>
            <w:r>
              <w:rPr>
                <w:rFonts w:asciiTheme="majorHAnsi" w:hAnsiTheme="majorHAnsi"/>
                <w:color w:val="FFFFFF" w:themeColor="background1"/>
              </w:rPr>
              <w:t>Process Ref.</w:t>
            </w:r>
          </w:p>
        </w:tc>
        <w:tc>
          <w:tcPr>
            <w:tcW w:w="992" w:type="dxa"/>
            <w:shd w:val="clear" w:color="auto" w:fill="0074A6"/>
          </w:tcPr>
          <w:p w14:paraId="0D2B49CD" w14:textId="77777777" w:rsidR="00336407" w:rsidRPr="00EC6467" w:rsidRDefault="00336407" w:rsidP="00F679EA">
            <w:pPr>
              <w:pStyle w:val="Title"/>
              <w:rPr>
                <w:rFonts w:asciiTheme="majorHAnsi" w:hAnsiTheme="majorHAnsi"/>
                <w:color w:val="FFFFFF" w:themeColor="background1"/>
              </w:rPr>
            </w:pPr>
            <w:r>
              <w:rPr>
                <w:rFonts w:asciiTheme="majorHAnsi" w:hAnsiTheme="majorHAnsi"/>
                <w:color w:val="FFFFFF" w:themeColor="background1"/>
              </w:rPr>
              <w:t>Met (Y/N)</w:t>
            </w:r>
          </w:p>
        </w:tc>
        <w:tc>
          <w:tcPr>
            <w:tcW w:w="993" w:type="dxa"/>
            <w:shd w:val="clear" w:color="auto" w:fill="0074A6"/>
          </w:tcPr>
          <w:p w14:paraId="183FB8CE" w14:textId="73053A62" w:rsidR="00336407" w:rsidRPr="00EC6467" w:rsidRDefault="00336407" w:rsidP="00F679EA">
            <w:pPr>
              <w:pStyle w:val="Title"/>
              <w:ind w:left="0" w:firstLine="0"/>
              <w:rPr>
                <w:rFonts w:asciiTheme="majorHAnsi" w:hAnsiTheme="majorHAnsi"/>
                <w:color w:val="FFFFFF" w:themeColor="background1"/>
              </w:rPr>
            </w:pPr>
            <w:r>
              <w:rPr>
                <w:rFonts w:asciiTheme="majorHAnsi" w:hAnsiTheme="majorHAnsi"/>
                <w:color w:val="FFFFFF" w:themeColor="background1"/>
              </w:rPr>
              <w:t>RICEF</w:t>
            </w:r>
          </w:p>
        </w:tc>
        <w:tc>
          <w:tcPr>
            <w:tcW w:w="2781" w:type="dxa"/>
            <w:shd w:val="clear" w:color="auto" w:fill="0074A6"/>
            <w:vAlign w:val="center"/>
          </w:tcPr>
          <w:p w14:paraId="50BB0361" w14:textId="3A855816" w:rsidR="00336407" w:rsidRPr="00EC6467" w:rsidRDefault="00336407" w:rsidP="00F679EA">
            <w:pPr>
              <w:pStyle w:val="Title"/>
              <w:ind w:left="0" w:firstLine="0"/>
              <w:rPr>
                <w:rFonts w:asciiTheme="majorHAnsi" w:hAnsiTheme="majorHAnsi"/>
                <w:color w:val="FFFFFF" w:themeColor="background1"/>
              </w:rPr>
            </w:pPr>
            <w:r w:rsidRPr="00EC6467">
              <w:rPr>
                <w:rFonts w:asciiTheme="majorHAnsi" w:hAnsiTheme="majorHAnsi"/>
                <w:color w:val="FFFFFF" w:themeColor="background1"/>
              </w:rPr>
              <w:t>Outline of How Business Requirement Meet</w:t>
            </w:r>
            <w:r w:rsidR="009A3451">
              <w:rPr>
                <w:rFonts w:asciiTheme="majorHAnsi" w:hAnsiTheme="majorHAnsi"/>
                <w:color w:val="FFFFFF" w:themeColor="background1"/>
              </w:rPr>
              <w:t>s</w:t>
            </w:r>
          </w:p>
        </w:tc>
      </w:tr>
      <w:tr w:rsidR="00B52F73" w:rsidRPr="00A35399" w14:paraId="39C8E78F" w14:textId="464F2661" w:rsidTr="00215723">
        <w:trPr>
          <w:trHeight w:val="2194"/>
        </w:trPr>
        <w:tc>
          <w:tcPr>
            <w:tcW w:w="711" w:type="dxa"/>
          </w:tcPr>
          <w:p w14:paraId="0D9F218C" w14:textId="48E1ECDE" w:rsidR="00B52F73" w:rsidRPr="00D9573B" w:rsidRDefault="00B52F73" w:rsidP="00B52F73">
            <w:pPr>
              <w:pStyle w:val="NoSpacing"/>
              <w:rPr>
                <w:rFonts w:ascii="Calibri" w:eastAsia="Calibri" w:hAnsi="Calibri" w:cs="Calibri"/>
              </w:rPr>
            </w:pPr>
            <w:r w:rsidRPr="007004BD">
              <w:rPr>
                <w:rFonts w:ascii="Calibri" w:eastAsia="Calibri" w:hAnsi="Calibri" w:cs="Calibri"/>
              </w:rPr>
              <w:t>FNR 9.1</w:t>
            </w:r>
          </w:p>
        </w:tc>
        <w:tc>
          <w:tcPr>
            <w:tcW w:w="3933" w:type="dxa"/>
          </w:tcPr>
          <w:p w14:paraId="2CD6C26A" w14:textId="234C85EE" w:rsidR="00B52F73" w:rsidRPr="00D9573B" w:rsidRDefault="00B52F73" w:rsidP="00B52F73">
            <w:pPr>
              <w:pStyle w:val="NoSpacing"/>
              <w:rPr>
                <w:rFonts w:ascii="Calibri" w:eastAsia="Calibri" w:hAnsi="Calibri" w:cs="Calibri"/>
              </w:rPr>
            </w:pPr>
            <w:r w:rsidRPr="00440DD3">
              <w:rPr>
                <w:rFonts w:ascii="Calibri" w:eastAsia="Calibri" w:hAnsi="Calibri" w:cs="Calibri"/>
              </w:rPr>
              <w:t xml:space="preserve">The system shall provide the possibility of creating one or more automated price monitoring jobs for a customer. These jobs shall monitor a price for when it has reached a certain user defined pricing range threshold. The prices to be monitored are </w:t>
            </w:r>
            <w:proofErr w:type="gramStart"/>
            <w:r w:rsidRPr="00440DD3">
              <w:rPr>
                <w:rFonts w:ascii="Calibri" w:eastAsia="Calibri" w:hAnsi="Calibri" w:cs="Calibri"/>
              </w:rPr>
              <w:t>similar to</w:t>
            </w:r>
            <w:proofErr w:type="gramEnd"/>
            <w:r w:rsidRPr="00440DD3">
              <w:rPr>
                <w:rFonts w:ascii="Calibri" w:eastAsia="Calibri" w:hAnsi="Calibri" w:cs="Calibri"/>
              </w:rPr>
              <w:t xml:space="preserve"> the product prices in the pricing tool, e.g., Fixed Price. This means no need for price monitoring of external prices.</w:t>
            </w:r>
          </w:p>
        </w:tc>
        <w:tc>
          <w:tcPr>
            <w:tcW w:w="709" w:type="dxa"/>
          </w:tcPr>
          <w:p w14:paraId="45ED2C15" w14:textId="77777777" w:rsidR="00B52F73" w:rsidRPr="00D9573B" w:rsidRDefault="00B52F73" w:rsidP="00B52F73">
            <w:pPr>
              <w:pStyle w:val="NoSpacing"/>
              <w:rPr>
                <w:rFonts w:asciiTheme="majorHAnsi" w:hAnsiTheme="majorHAnsi"/>
              </w:rPr>
            </w:pPr>
          </w:p>
        </w:tc>
        <w:tc>
          <w:tcPr>
            <w:tcW w:w="992" w:type="dxa"/>
          </w:tcPr>
          <w:p w14:paraId="36C0F7B9" w14:textId="52DCFFA0" w:rsidR="00B52F73" w:rsidRPr="00D9573B" w:rsidRDefault="00B52F73" w:rsidP="00B52F73">
            <w:pPr>
              <w:pStyle w:val="NoSpacing"/>
              <w:rPr>
                <w:rFonts w:asciiTheme="majorHAnsi" w:hAnsiTheme="majorHAnsi"/>
              </w:rPr>
            </w:pPr>
            <w:r>
              <w:rPr>
                <w:rFonts w:ascii="Calibri" w:eastAsia="Calibri" w:hAnsi="Calibri" w:cs="Calibri"/>
              </w:rPr>
              <w:t>Y</w:t>
            </w:r>
          </w:p>
        </w:tc>
        <w:tc>
          <w:tcPr>
            <w:tcW w:w="993" w:type="dxa"/>
          </w:tcPr>
          <w:p w14:paraId="54AF788B" w14:textId="03478461" w:rsidR="00B52F73" w:rsidRPr="00D9573B" w:rsidRDefault="00B52F73" w:rsidP="00B52F73">
            <w:pPr>
              <w:pStyle w:val="NoSpacing"/>
              <w:rPr>
                <w:rFonts w:asciiTheme="majorHAnsi" w:hAnsiTheme="majorHAnsi"/>
              </w:rPr>
            </w:pPr>
            <w:r>
              <w:rPr>
                <w:rFonts w:ascii="Calibri" w:eastAsia="Calibri" w:hAnsi="Calibri" w:cs="Calibri"/>
              </w:rPr>
              <w:t>C</w:t>
            </w:r>
          </w:p>
        </w:tc>
        <w:tc>
          <w:tcPr>
            <w:tcW w:w="2781" w:type="dxa"/>
          </w:tcPr>
          <w:p w14:paraId="23EC42BC" w14:textId="091488EB" w:rsidR="00B52F73" w:rsidRPr="00D925E4" w:rsidRDefault="00215723" w:rsidP="00B52F73">
            <w:pPr>
              <w:pStyle w:val="NoSpacing"/>
              <w:rPr>
                <w:rFonts w:ascii="Calibri" w:eastAsia="Calibri" w:hAnsi="Calibri" w:cs="Calibri"/>
              </w:rPr>
            </w:pPr>
            <w:hyperlink w:anchor="_Price_Monitoring" w:history="1">
              <w:r w:rsidRPr="00215723">
                <w:rPr>
                  <w:rStyle w:val="Hyperlink"/>
                  <w:rFonts w:ascii="Calibri" w:eastAsia="Calibri" w:hAnsi="Calibri" w:cs="Calibri"/>
                </w:rPr>
                <w:t xml:space="preserve">4.4.1 </w:t>
              </w:r>
              <w:r w:rsidR="00B52F73" w:rsidRPr="00215723">
                <w:rPr>
                  <w:rStyle w:val="Hyperlink"/>
                  <w:rFonts w:ascii="Calibri" w:eastAsia="Calibri" w:hAnsi="Calibri" w:cs="Calibri"/>
                </w:rPr>
                <w:t>Price Monitoring</w:t>
              </w:r>
            </w:hyperlink>
          </w:p>
        </w:tc>
      </w:tr>
      <w:tr w:rsidR="00B52F73" w14:paraId="08CE157B" w14:textId="77777777" w:rsidTr="00215723">
        <w:trPr>
          <w:trHeight w:val="300"/>
        </w:trPr>
        <w:tc>
          <w:tcPr>
            <w:tcW w:w="711" w:type="dxa"/>
          </w:tcPr>
          <w:p w14:paraId="36EF42DC" w14:textId="55DFC93A" w:rsidR="00B52F73" w:rsidRDefault="00B52F73" w:rsidP="00B52F73">
            <w:pPr>
              <w:pStyle w:val="NoSpacing"/>
              <w:rPr>
                <w:rFonts w:ascii="Calibri" w:eastAsia="Calibri" w:hAnsi="Calibri" w:cs="Calibri"/>
              </w:rPr>
            </w:pPr>
            <w:r>
              <w:rPr>
                <w:rFonts w:ascii="Calibri" w:eastAsia="Calibri" w:hAnsi="Calibri" w:cs="Calibri"/>
              </w:rPr>
              <w:t>FNR 9.2</w:t>
            </w:r>
          </w:p>
        </w:tc>
        <w:tc>
          <w:tcPr>
            <w:tcW w:w="3933" w:type="dxa"/>
          </w:tcPr>
          <w:p w14:paraId="2A5E95E3" w14:textId="17A1AF8D" w:rsidR="00B52F73" w:rsidRDefault="00B52F73" w:rsidP="00B52F73">
            <w:pPr>
              <w:pStyle w:val="NoSpacing"/>
              <w:rPr>
                <w:rFonts w:ascii="Calibri" w:eastAsia="Calibri" w:hAnsi="Calibri" w:cs="Calibri"/>
              </w:rPr>
            </w:pPr>
            <w:r w:rsidRPr="007004BD">
              <w:rPr>
                <w:rFonts w:ascii="Calibri" w:eastAsia="Calibri" w:hAnsi="Calibri" w:cs="Calibri"/>
              </w:rPr>
              <w:t>The system shall be equipped with a feature that allows for the selection of a recipient who will receive a notification once the pricing job hits the predetermined pricing range threshold set within the monitoring job.</w:t>
            </w:r>
          </w:p>
        </w:tc>
        <w:tc>
          <w:tcPr>
            <w:tcW w:w="709" w:type="dxa"/>
          </w:tcPr>
          <w:p w14:paraId="6CE544AD" w14:textId="69FC7ECE" w:rsidR="00B52F73" w:rsidRDefault="00B52F73" w:rsidP="00B52F73">
            <w:pPr>
              <w:pStyle w:val="NoSpacing"/>
              <w:rPr>
                <w:rFonts w:asciiTheme="majorHAnsi" w:hAnsiTheme="majorHAnsi"/>
              </w:rPr>
            </w:pPr>
          </w:p>
        </w:tc>
        <w:tc>
          <w:tcPr>
            <w:tcW w:w="992" w:type="dxa"/>
          </w:tcPr>
          <w:p w14:paraId="4E855518" w14:textId="25927C0D" w:rsidR="00B52F73" w:rsidRDefault="00B52F73" w:rsidP="00B52F73">
            <w:pPr>
              <w:pStyle w:val="NoSpacing"/>
              <w:rPr>
                <w:rFonts w:asciiTheme="majorHAnsi" w:hAnsiTheme="majorHAnsi"/>
              </w:rPr>
            </w:pPr>
            <w:r>
              <w:rPr>
                <w:rFonts w:ascii="Calibri" w:eastAsia="Calibri" w:hAnsi="Calibri" w:cs="Calibri"/>
              </w:rPr>
              <w:t>Y</w:t>
            </w:r>
          </w:p>
        </w:tc>
        <w:tc>
          <w:tcPr>
            <w:tcW w:w="993" w:type="dxa"/>
          </w:tcPr>
          <w:p w14:paraId="3214A72E" w14:textId="7FADCB85" w:rsidR="00B52F73" w:rsidRDefault="00B52F73" w:rsidP="00B52F73">
            <w:pPr>
              <w:pStyle w:val="NoSpacing"/>
              <w:rPr>
                <w:rFonts w:asciiTheme="majorHAnsi" w:hAnsiTheme="majorHAnsi"/>
              </w:rPr>
            </w:pPr>
            <w:r>
              <w:rPr>
                <w:rFonts w:ascii="Calibri" w:eastAsia="Calibri" w:hAnsi="Calibri" w:cs="Calibri"/>
              </w:rPr>
              <w:t>C</w:t>
            </w:r>
          </w:p>
        </w:tc>
        <w:tc>
          <w:tcPr>
            <w:tcW w:w="2781" w:type="dxa"/>
          </w:tcPr>
          <w:p w14:paraId="6108BFEC" w14:textId="0A45C27F" w:rsidR="00B52F73" w:rsidRDefault="00215723" w:rsidP="00B52F73">
            <w:pPr>
              <w:pStyle w:val="NoSpacing"/>
              <w:rPr>
                <w:rFonts w:asciiTheme="majorHAnsi" w:hAnsiTheme="majorHAnsi"/>
              </w:rPr>
            </w:pPr>
            <w:hyperlink w:anchor="_Price_Monitoring" w:history="1">
              <w:r w:rsidRPr="00215723">
                <w:rPr>
                  <w:rStyle w:val="Hyperlink"/>
                  <w:rFonts w:ascii="Calibri" w:eastAsia="Calibri" w:hAnsi="Calibri" w:cs="Calibri"/>
                </w:rPr>
                <w:t>4.4.1 Price Monitoring</w:t>
              </w:r>
            </w:hyperlink>
          </w:p>
        </w:tc>
      </w:tr>
      <w:tr w:rsidR="00B52F73" w14:paraId="04DB5314" w14:textId="77777777" w:rsidTr="00215723">
        <w:trPr>
          <w:trHeight w:val="300"/>
        </w:trPr>
        <w:tc>
          <w:tcPr>
            <w:tcW w:w="711" w:type="dxa"/>
          </w:tcPr>
          <w:p w14:paraId="0BBC9217" w14:textId="20C1212C" w:rsidR="00B52F73" w:rsidRDefault="00B52F73" w:rsidP="00B52F73">
            <w:pPr>
              <w:pStyle w:val="NoSpacing"/>
              <w:rPr>
                <w:rFonts w:ascii="Calibri" w:eastAsia="Calibri" w:hAnsi="Calibri" w:cs="Calibri"/>
              </w:rPr>
            </w:pPr>
            <w:r>
              <w:rPr>
                <w:rFonts w:ascii="Calibri" w:eastAsia="Calibri" w:hAnsi="Calibri" w:cs="Calibri"/>
              </w:rPr>
              <w:t>FNR 9.3</w:t>
            </w:r>
          </w:p>
        </w:tc>
        <w:tc>
          <w:tcPr>
            <w:tcW w:w="3933" w:type="dxa"/>
          </w:tcPr>
          <w:p w14:paraId="50AC7743" w14:textId="3DF6E79B" w:rsidR="00B52F73" w:rsidRDefault="00B52F73" w:rsidP="00B52F73">
            <w:pPr>
              <w:pStyle w:val="NoSpacing"/>
              <w:rPr>
                <w:rFonts w:ascii="Calibri" w:eastAsia="Calibri" w:hAnsi="Calibri" w:cs="Calibri"/>
              </w:rPr>
            </w:pPr>
            <w:r w:rsidRPr="00786B9A">
              <w:rPr>
                <w:rFonts w:ascii="Calibri" w:eastAsia="Calibri" w:hAnsi="Calibri" w:cs="Calibri"/>
              </w:rPr>
              <w:t>Ørsted wishes to explore further possibilities with monitoring jobs</w:t>
            </w:r>
            <w:r>
              <w:rPr>
                <w:rFonts w:ascii="Calibri" w:eastAsia="Calibri" w:hAnsi="Calibri" w:cs="Calibri"/>
              </w:rPr>
              <w:br/>
            </w:r>
            <w:r w:rsidRPr="004A6214">
              <w:rPr>
                <w:rFonts w:ascii="Calibri" w:eastAsia="Calibri" w:hAnsi="Calibri" w:cs="Calibri"/>
                <w:highlight w:val="yellow"/>
              </w:rPr>
              <w:t>(As discussed in Workshop, Orsted will rephrase the requirement and will come back)</w:t>
            </w:r>
          </w:p>
        </w:tc>
        <w:tc>
          <w:tcPr>
            <w:tcW w:w="709" w:type="dxa"/>
          </w:tcPr>
          <w:p w14:paraId="48160031" w14:textId="5BF8F9C6" w:rsidR="00B52F73" w:rsidRDefault="00B52F73" w:rsidP="00B52F73">
            <w:pPr>
              <w:pStyle w:val="NoSpacing"/>
              <w:rPr>
                <w:rFonts w:ascii="Calibri" w:eastAsia="Calibri" w:hAnsi="Calibri" w:cs="Calibri"/>
              </w:rPr>
            </w:pPr>
          </w:p>
        </w:tc>
        <w:tc>
          <w:tcPr>
            <w:tcW w:w="992" w:type="dxa"/>
          </w:tcPr>
          <w:p w14:paraId="10A7EAAE" w14:textId="415ABC96"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06058194" w14:textId="51019D1C" w:rsidR="00B52F73" w:rsidRDefault="00B52F73" w:rsidP="00B52F73">
            <w:pPr>
              <w:pStyle w:val="NoSpacing"/>
              <w:rPr>
                <w:rFonts w:asciiTheme="majorHAnsi" w:hAnsiTheme="majorHAnsi"/>
              </w:rPr>
            </w:pPr>
            <w:r>
              <w:rPr>
                <w:rFonts w:ascii="Calibri" w:eastAsia="Calibri" w:hAnsi="Calibri" w:cs="Calibri"/>
              </w:rPr>
              <w:t>C</w:t>
            </w:r>
          </w:p>
        </w:tc>
        <w:tc>
          <w:tcPr>
            <w:tcW w:w="2781" w:type="dxa"/>
          </w:tcPr>
          <w:p w14:paraId="73AC0A9B" w14:textId="3B32FFE5" w:rsidR="00B52F73" w:rsidRDefault="00215723" w:rsidP="00B52F73">
            <w:pPr>
              <w:pStyle w:val="NoSpacing"/>
              <w:rPr>
                <w:rFonts w:asciiTheme="majorHAnsi" w:hAnsiTheme="majorHAnsi"/>
              </w:rPr>
            </w:pPr>
            <w:hyperlink w:anchor="_Price_Monitoring" w:history="1">
              <w:r w:rsidRPr="00215723">
                <w:rPr>
                  <w:rStyle w:val="Hyperlink"/>
                  <w:rFonts w:ascii="Calibri" w:eastAsia="Calibri" w:hAnsi="Calibri" w:cs="Calibri"/>
                </w:rPr>
                <w:t>4.4.1 Price Monitoring</w:t>
              </w:r>
            </w:hyperlink>
          </w:p>
        </w:tc>
      </w:tr>
      <w:tr w:rsidR="00B52F73" w14:paraId="45DDAFDA" w14:textId="77777777" w:rsidTr="00215723">
        <w:trPr>
          <w:trHeight w:val="300"/>
        </w:trPr>
        <w:tc>
          <w:tcPr>
            <w:tcW w:w="711" w:type="dxa"/>
          </w:tcPr>
          <w:p w14:paraId="77D4F1C7"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5.1</w:t>
            </w:r>
          </w:p>
          <w:p w14:paraId="260A67C6" w14:textId="5DC42837" w:rsidR="00B52F73" w:rsidRDefault="00B52F73" w:rsidP="00B52F73">
            <w:pPr>
              <w:pStyle w:val="NoSpacing"/>
              <w:rPr>
                <w:rFonts w:ascii="Calibri" w:eastAsia="Calibri" w:hAnsi="Calibri" w:cs="Calibri"/>
              </w:rPr>
            </w:pPr>
          </w:p>
        </w:tc>
        <w:tc>
          <w:tcPr>
            <w:tcW w:w="3933" w:type="dxa"/>
          </w:tcPr>
          <w:p w14:paraId="643659EB" w14:textId="5D14A587" w:rsidR="00B52F73" w:rsidRDefault="00B52F73" w:rsidP="00B52F73">
            <w:pPr>
              <w:pStyle w:val="NoSpacing"/>
              <w:rPr>
                <w:rFonts w:ascii="Calibri" w:eastAsia="Calibri" w:hAnsi="Calibri" w:cs="Calibri"/>
              </w:rPr>
            </w:pPr>
            <w:r w:rsidRPr="00786B9A">
              <w:rPr>
                <w:rFonts w:ascii="Calibri" w:eastAsia="Calibri" w:hAnsi="Calibri" w:cs="Calibri"/>
              </w:rPr>
              <w:t>The system shall enable user-defined fee configuration, with the flexibility to apply these fees to chosen products or uniformly across the entire product range.</w:t>
            </w:r>
          </w:p>
        </w:tc>
        <w:tc>
          <w:tcPr>
            <w:tcW w:w="709" w:type="dxa"/>
          </w:tcPr>
          <w:p w14:paraId="6344F6A1" w14:textId="1E3D56FA" w:rsidR="00B52F73" w:rsidRDefault="00B52F73" w:rsidP="00B52F73">
            <w:pPr>
              <w:pStyle w:val="NoSpacing"/>
              <w:rPr>
                <w:rFonts w:ascii="Calibri" w:eastAsia="Calibri" w:hAnsi="Calibri" w:cs="Calibri"/>
              </w:rPr>
            </w:pPr>
          </w:p>
        </w:tc>
        <w:tc>
          <w:tcPr>
            <w:tcW w:w="992" w:type="dxa"/>
          </w:tcPr>
          <w:p w14:paraId="00F05B43" w14:textId="69B06919"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2E7C45EF" w14:textId="2FBCCC02"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4347112B" w14:textId="4032E852"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2F7EC091" w14:textId="77777777" w:rsidTr="00215723">
        <w:trPr>
          <w:trHeight w:val="300"/>
        </w:trPr>
        <w:tc>
          <w:tcPr>
            <w:tcW w:w="711" w:type="dxa"/>
          </w:tcPr>
          <w:p w14:paraId="10BA1074"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5.2</w:t>
            </w:r>
          </w:p>
          <w:p w14:paraId="67E8C15A" w14:textId="494D514B" w:rsidR="00B52F73" w:rsidRDefault="00B52F73" w:rsidP="00B52F73">
            <w:pPr>
              <w:pStyle w:val="NoSpacing"/>
              <w:rPr>
                <w:rFonts w:ascii="Calibri" w:eastAsia="Calibri" w:hAnsi="Calibri" w:cs="Calibri"/>
              </w:rPr>
            </w:pPr>
          </w:p>
        </w:tc>
        <w:tc>
          <w:tcPr>
            <w:tcW w:w="3933" w:type="dxa"/>
          </w:tcPr>
          <w:p w14:paraId="79DDB638" w14:textId="68966E99" w:rsidR="00B52F73" w:rsidRPr="00C409B4" w:rsidRDefault="00B52F73" w:rsidP="00B52F73">
            <w:pPr>
              <w:ind w:left="0"/>
              <w:rPr>
                <w:rFonts w:ascii="Calibri" w:eastAsia="Calibri" w:hAnsi="Calibri" w:cs="Calibri"/>
              </w:rPr>
            </w:pPr>
            <w:r w:rsidRPr="00C84AF9">
              <w:rPr>
                <w:rFonts w:ascii="Calibri" w:eastAsia="Calibri" w:hAnsi="Calibri" w:cs="Calibri"/>
              </w:rPr>
              <w:t>Ørsted wishes that system should support the fee configuration in a flexible manner.</w:t>
            </w:r>
          </w:p>
        </w:tc>
        <w:tc>
          <w:tcPr>
            <w:tcW w:w="709" w:type="dxa"/>
          </w:tcPr>
          <w:p w14:paraId="53B9CADD" w14:textId="24F5C732" w:rsidR="00B52F73" w:rsidRDefault="00B52F73" w:rsidP="00B52F73">
            <w:pPr>
              <w:pStyle w:val="NoSpacing"/>
              <w:rPr>
                <w:rFonts w:ascii="Calibri" w:eastAsia="Calibri" w:hAnsi="Calibri" w:cs="Calibri"/>
              </w:rPr>
            </w:pPr>
          </w:p>
        </w:tc>
        <w:tc>
          <w:tcPr>
            <w:tcW w:w="992" w:type="dxa"/>
          </w:tcPr>
          <w:p w14:paraId="11FC7ED5" w14:textId="0B3D865D"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7414985F" w14:textId="5258583A"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706EE07B" w14:textId="48188D9C"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07339E60" w14:textId="77777777" w:rsidTr="00215723">
        <w:trPr>
          <w:trHeight w:val="300"/>
        </w:trPr>
        <w:tc>
          <w:tcPr>
            <w:tcW w:w="711" w:type="dxa"/>
          </w:tcPr>
          <w:p w14:paraId="2FB81E1B"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5.3</w:t>
            </w:r>
          </w:p>
          <w:p w14:paraId="0D1326E9" w14:textId="166BC0CC" w:rsidR="00B52F73" w:rsidRDefault="00B52F73" w:rsidP="00B52F73">
            <w:pPr>
              <w:pStyle w:val="NoSpacing"/>
              <w:rPr>
                <w:rFonts w:ascii="Calibri" w:eastAsia="Calibri" w:hAnsi="Calibri" w:cs="Calibri"/>
              </w:rPr>
            </w:pPr>
          </w:p>
        </w:tc>
        <w:tc>
          <w:tcPr>
            <w:tcW w:w="3933" w:type="dxa"/>
          </w:tcPr>
          <w:p w14:paraId="3A60019A" w14:textId="628D77AE" w:rsidR="00B52F73" w:rsidRDefault="00B52F73" w:rsidP="00B52F73">
            <w:pPr>
              <w:pStyle w:val="NoSpacing"/>
              <w:rPr>
                <w:rFonts w:ascii="Calibri" w:eastAsia="Calibri" w:hAnsi="Calibri" w:cs="Calibri"/>
              </w:rPr>
            </w:pPr>
            <w:r w:rsidRPr="00C84AF9">
              <w:rPr>
                <w:rFonts w:ascii="Calibri" w:eastAsia="Calibri" w:hAnsi="Calibri" w:cs="Calibri"/>
              </w:rPr>
              <w:t>The system shall be able to assign a unique identifier for each fee.</w:t>
            </w:r>
          </w:p>
        </w:tc>
        <w:tc>
          <w:tcPr>
            <w:tcW w:w="709" w:type="dxa"/>
          </w:tcPr>
          <w:p w14:paraId="7604B7BB" w14:textId="293B8D20" w:rsidR="00B52F73" w:rsidRDefault="00B52F73" w:rsidP="00B52F73">
            <w:pPr>
              <w:pStyle w:val="NoSpacing"/>
              <w:rPr>
                <w:rFonts w:ascii="Calibri" w:eastAsia="Calibri" w:hAnsi="Calibri" w:cs="Calibri"/>
              </w:rPr>
            </w:pPr>
          </w:p>
        </w:tc>
        <w:tc>
          <w:tcPr>
            <w:tcW w:w="992" w:type="dxa"/>
          </w:tcPr>
          <w:p w14:paraId="2A9BAD7F" w14:textId="223D9CFD"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3B7DEFDE" w14:textId="30BC4950"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5CC09B86" w14:textId="232CBF1C"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62667F51" w14:textId="77777777" w:rsidTr="00215723">
        <w:trPr>
          <w:trHeight w:val="300"/>
        </w:trPr>
        <w:tc>
          <w:tcPr>
            <w:tcW w:w="711" w:type="dxa"/>
          </w:tcPr>
          <w:p w14:paraId="60A67D0A"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5.4</w:t>
            </w:r>
          </w:p>
          <w:p w14:paraId="6A0D6DC2" w14:textId="77777777" w:rsidR="00B52F73" w:rsidRPr="00C409B4" w:rsidRDefault="00B52F73" w:rsidP="00B52F73">
            <w:pPr>
              <w:pStyle w:val="NoSpacing"/>
              <w:rPr>
                <w:rFonts w:ascii="Calibri" w:eastAsia="Calibri" w:hAnsi="Calibri" w:cs="Calibri"/>
              </w:rPr>
            </w:pPr>
          </w:p>
        </w:tc>
        <w:tc>
          <w:tcPr>
            <w:tcW w:w="3933" w:type="dxa"/>
          </w:tcPr>
          <w:p w14:paraId="77A99E6B" w14:textId="77777777" w:rsidR="00B52F73" w:rsidRPr="00C84AF9" w:rsidRDefault="00B52F73" w:rsidP="00B52F73">
            <w:pPr>
              <w:pStyle w:val="NoSpacing"/>
              <w:rPr>
                <w:rFonts w:ascii="Calibri" w:eastAsia="Calibri" w:hAnsi="Calibri" w:cs="Calibri"/>
              </w:rPr>
            </w:pPr>
            <w:r w:rsidRPr="00C84AF9">
              <w:rPr>
                <w:rFonts w:ascii="Calibri" w:eastAsia="Calibri" w:hAnsi="Calibri" w:cs="Calibri"/>
              </w:rPr>
              <w:t xml:space="preserve">The system shall provide the ability for the Users to choose between different fee types: </w:t>
            </w:r>
          </w:p>
          <w:p w14:paraId="412F7140" w14:textId="77777777" w:rsidR="00B52F73" w:rsidRPr="00C84AF9" w:rsidRDefault="00B52F73" w:rsidP="00B52F73">
            <w:pPr>
              <w:pStyle w:val="NoSpacing"/>
              <w:rPr>
                <w:rFonts w:ascii="Calibri" w:eastAsia="Calibri" w:hAnsi="Calibri" w:cs="Calibri"/>
              </w:rPr>
            </w:pPr>
            <w:r w:rsidRPr="00C84AF9">
              <w:rPr>
                <w:rFonts w:ascii="Calibri" w:eastAsia="Calibri" w:hAnsi="Calibri" w:cs="Calibri"/>
              </w:rPr>
              <w:t xml:space="preserve">- fixed (value manually entered by super-user) </w:t>
            </w:r>
          </w:p>
          <w:p w14:paraId="541870E7" w14:textId="77777777" w:rsidR="00B52F73" w:rsidRPr="00C84AF9" w:rsidRDefault="00B52F73" w:rsidP="00B52F73">
            <w:pPr>
              <w:pStyle w:val="NoSpacing"/>
              <w:rPr>
                <w:rFonts w:ascii="Calibri" w:eastAsia="Calibri" w:hAnsi="Calibri" w:cs="Calibri"/>
              </w:rPr>
            </w:pPr>
            <w:r w:rsidRPr="00C84AF9">
              <w:rPr>
                <w:rFonts w:ascii="Calibri" w:eastAsia="Calibri" w:hAnsi="Calibri" w:cs="Calibri"/>
              </w:rPr>
              <w:t>- curve-based (user indicated ID related to a price curve defined in PREP = Ørsted price database)</w:t>
            </w:r>
          </w:p>
          <w:p w14:paraId="48B020CA" w14:textId="74FFE111" w:rsidR="00B52F73" w:rsidRPr="00C84AF9" w:rsidRDefault="00B52F73" w:rsidP="00B52F73">
            <w:pPr>
              <w:pStyle w:val="NoSpacing"/>
              <w:rPr>
                <w:rFonts w:ascii="Calibri" w:eastAsia="Calibri" w:hAnsi="Calibri" w:cs="Calibri"/>
              </w:rPr>
            </w:pPr>
            <w:r w:rsidRPr="00C84AF9">
              <w:rPr>
                <w:rFonts w:ascii="Calibri" w:eastAsia="Calibri" w:hAnsi="Calibri" w:cs="Calibri"/>
              </w:rPr>
              <w:t>- multi-value (user can choose a fee from an option list, where one of the options is the "active" one currently used to handle different RE assets one can choose when specifying Guarantee of origin (GO) cost)</w:t>
            </w:r>
          </w:p>
          <w:p w14:paraId="20388E76" w14:textId="27E6BB2D" w:rsidR="00B52F73" w:rsidRDefault="00B52F73" w:rsidP="00B52F73">
            <w:pPr>
              <w:pStyle w:val="NoSpacing"/>
              <w:rPr>
                <w:rFonts w:ascii="Calibri" w:eastAsia="Calibri" w:hAnsi="Calibri" w:cs="Calibri"/>
              </w:rPr>
            </w:pPr>
            <w:r w:rsidRPr="00C84AF9">
              <w:rPr>
                <w:rFonts w:ascii="Calibri" w:eastAsia="Calibri" w:hAnsi="Calibri" w:cs="Calibri"/>
              </w:rPr>
              <w:lastRenderedPageBreak/>
              <w:t>- multi-curve (same principle as multi-value, but here are the options not values, but IDs referring to a PREP price curve)</w:t>
            </w:r>
          </w:p>
        </w:tc>
        <w:tc>
          <w:tcPr>
            <w:tcW w:w="709" w:type="dxa"/>
          </w:tcPr>
          <w:p w14:paraId="34BDF652" w14:textId="77777777" w:rsidR="00B52F73" w:rsidRDefault="00B52F73" w:rsidP="00B52F73">
            <w:pPr>
              <w:pStyle w:val="NoSpacing"/>
              <w:rPr>
                <w:rFonts w:ascii="Calibri" w:eastAsia="Calibri" w:hAnsi="Calibri" w:cs="Calibri"/>
              </w:rPr>
            </w:pPr>
          </w:p>
        </w:tc>
        <w:tc>
          <w:tcPr>
            <w:tcW w:w="992" w:type="dxa"/>
          </w:tcPr>
          <w:p w14:paraId="769F7D21" w14:textId="0523BE28"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5F9056EB" w14:textId="4742AC3E"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3F635FFF" w14:textId="72C51FBF"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76E455DF" w14:textId="77777777" w:rsidTr="00215723">
        <w:trPr>
          <w:trHeight w:val="300"/>
        </w:trPr>
        <w:tc>
          <w:tcPr>
            <w:tcW w:w="711" w:type="dxa"/>
          </w:tcPr>
          <w:p w14:paraId="0F8CEB84"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5.5</w:t>
            </w:r>
          </w:p>
          <w:p w14:paraId="2CA6DBDF" w14:textId="77777777" w:rsidR="00B52F73" w:rsidRPr="00C409B4" w:rsidRDefault="00B52F73" w:rsidP="00B52F73">
            <w:pPr>
              <w:pStyle w:val="NoSpacing"/>
              <w:rPr>
                <w:rFonts w:ascii="Calibri" w:eastAsia="Calibri" w:hAnsi="Calibri" w:cs="Calibri"/>
              </w:rPr>
            </w:pPr>
          </w:p>
        </w:tc>
        <w:tc>
          <w:tcPr>
            <w:tcW w:w="3933" w:type="dxa"/>
          </w:tcPr>
          <w:p w14:paraId="184DB1FC" w14:textId="7E15B51D" w:rsidR="00B52F73" w:rsidRDefault="00B52F73" w:rsidP="00B52F73">
            <w:pPr>
              <w:pStyle w:val="NoSpacing"/>
              <w:rPr>
                <w:rFonts w:ascii="Calibri" w:eastAsia="Calibri" w:hAnsi="Calibri" w:cs="Calibri"/>
              </w:rPr>
            </w:pPr>
            <w:r w:rsidRPr="007B3927">
              <w:rPr>
                <w:rFonts w:ascii="Calibri" w:eastAsia="Calibri" w:hAnsi="Calibri" w:cs="Calibri"/>
              </w:rPr>
              <w:t>Ørsted wishes for suppliers to describe all the available fee types that their solution can support.</w:t>
            </w:r>
          </w:p>
        </w:tc>
        <w:tc>
          <w:tcPr>
            <w:tcW w:w="709" w:type="dxa"/>
          </w:tcPr>
          <w:p w14:paraId="77B1DE52" w14:textId="77777777" w:rsidR="00B52F73" w:rsidRDefault="00B52F73" w:rsidP="00B52F73">
            <w:pPr>
              <w:pStyle w:val="NoSpacing"/>
              <w:rPr>
                <w:rFonts w:ascii="Calibri" w:eastAsia="Calibri" w:hAnsi="Calibri" w:cs="Calibri"/>
              </w:rPr>
            </w:pPr>
          </w:p>
        </w:tc>
        <w:tc>
          <w:tcPr>
            <w:tcW w:w="992" w:type="dxa"/>
          </w:tcPr>
          <w:p w14:paraId="7DAADE74" w14:textId="5112E61F"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1F251349" w14:textId="5D130AC7"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6C6196D5" w14:textId="1E306115"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2E32C1B5" w14:textId="77777777" w:rsidTr="00215723">
        <w:trPr>
          <w:trHeight w:val="300"/>
        </w:trPr>
        <w:tc>
          <w:tcPr>
            <w:tcW w:w="711" w:type="dxa"/>
          </w:tcPr>
          <w:p w14:paraId="722B2D0B"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5.6</w:t>
            </w:r>
          </w:p>
          <w:p w14:paraId="75018655" w14:textId="77777777" w:rsidR="00B52F73" w:rsidRPr="00C409B4" w:rsidRDefault="00B52F73" w:rsidP="00B52F73">
            <w:pPr>
              <w:pStyle w:val="NoSpacing"/>
              <w:rPr>
                <w:rFonts w:ascii="Calibri" w:eastAsia="Calibri" w:hAnsi="Calibri" w:cs="Calibri"/>
              </w:rPr>
            </w:pPr>
          </w:p>
        </w:tc>
        <w:tc>
          <w:tcPr>
            <w:tcW w:w="3933" w:type="dxa"/>
          </w:tcPr>
          <w:p w14:paraId="568B4F6E" w14:textId="33EB285E" w:rsidR="00B52F73" w:rsidRDefault="00B52F73" w:rsidP="00B52F73">
            <w:pPr>
              <w:pStyle w:val="NoSpacing"/>
              <w:rPr>
                <w:rFonts w:ascii="Calibri" w:eastAsia="Calibri" w:hAnsi="Calibri" w:cs="Calibri"/>
              </w:rPr>
            </w:pPr>
            <w:r w:rsidRPr="007B3927">
              <w:rPr>
                <w:rFonts w:ascii="Calibri" w:eastAsia="Calibri" w:hAnsi="Calibri" w:cs="Calibri"/>
              </w:rPr>
              <w:t xml:space="preserve">Each fee shall have configurable parameters, determining its applicability </w:t>
            </w:r>
            <w:proofErr w:type="gramStart"/>
            <w:r w:rsidRPr="007B3927">
              <w:rPr>
                <w:rFonts w:ascii="Calibri" w:eastAsia="Calibri" w:hAnsi="Calibri" w:cs="Calibri"/>
              </w:rPr>
              <w:t>in a given</w:t>
            </w:r>
            <w:proofErr w:type="gramEnd"/>
            <w:r w:rsidRPr="007B3927">
              <w:rPr>
                <w:rFonts w:ascii="Calibri" w:eastAsia="Calibri" w:hAnsi="Calibri" w:cs="Calibri"/>
              </w:rPr>
              <w:t xml:space="preserve"> offer, justification by a user, and whether it is included in the contract price or specified separately.</w:t>
            </w:r>
          </w:p>
        </w:tc>
        <w:tc>
          <w:tcPr>
            <w:tcW w:w="709" w:type="dxa"/>
          </w:tcPr>
          <w:p w14:paraId="3973262C" w14:textId="77777777" w:rsidR="00B52F73" w:rsidRDefault="00B52F73" w:rsidP="00B52F73">
            <w:pPr>
              <w:pStyle w:val="NoSpacing"/>
              <w:rPr>
                <w:rFonts w:ascii="Calibri" w:eastAsia="Calibri" w:hAnsi="Calibri" w:cs="Calibri"/>
              </w:rPr>
            </w:pPr>
          </w:p>
        </w:tc>
        <w:tc>
          <w:tcPr>
            <w:tcW w:w="992" w:type="dxa"/>
          </w:tcPr>
          <w:p w14:paraId="118C3F74" w14:textId="3E915420"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4C6AF3F8" w14:textId="0CD77D60"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3E1E5F17" w14:textId="3887DA4E"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70BF0518" w14:textId="77777777" w:rsidTr="00215723">
        <w:trPr>
          <w:trHeight w:val="300"/>
        </w:trPr>
        <w:tc>
          <w:tcPr>
            <w:tcW w:w="711" w:type="dxa"/>
          </w:tcPr>
          <w:p w14:paraId="50D2807B"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5.7</w:t>
            </w:r>
          </w:p>
          <w:p w14:paraId="59104E2C" w14:textId="77777777" w:rsidR="00B52F73" w:rsidRPr="00C409B4" w:rsidRDefault="00B52F73" w:rsidP="00B52F73">
            <w:pPr>
              <w:pStyle w:val="NoSpacing"/>
              <w:rPr>
                <w:rFonts w:ascii="Calibri" w:eastAsia="Calibri" w:hAnsi="Calibri" w:cs="Calibri"/>
              </w:rPr>
            </w:pPr>
          </w:p>
        </w:tc>
        <w:tc>
          <w:tcPr>
            <w:tcW w:w="3933" w:type="dxa"/>
          </w:tcPr>
          <w:p w14:paraId="6193DB61" w14:textId="41DF702A" w:rsidR="00B52F73" w:rsidRDefault="00B52F73" w:rsidP="00B52F73">
            <w:pPr>
              <w:pStyle w:val="NoSpacing"/>
              <w:rPr>
                <w:rFonts w:ascii="Calibri" w:eastAsia="Calibri" w:hAnsi="Calibri" w:cs="Calibri"/>
              </w:rPr>
            </w:pPr>
            <w:r w:rsidRPr="007B3927">
              <w:rPr>
                <w:rFonts w:ascii="Calibri" w:eastAsia="Calibri" w:hAnsi="Calibri" w:cs="Calibri"/>
              </w:rPr>
              <w:t>Volume units, including "</w:t>
            </w:r>
            <w:proofErr w:type="spellStart"/>
            <w:r w:rsidRPr="007B3927">
              <w:rPr>
                <w:rFonts w:ascii="Calibri" w:eastAsia="Calibri" w:hAnsi="Calibri" w:cs="Calibri"/>
              </w:rPr>
              <w:t>øre</w:t>
            </w:r>
            <w:proofErr w:type="spellEnd"/>
            <w:r w:rsidRPr="007B3927">
              <w:rPr>
                <w:rFonts w:ascii="Calibri" w:eastAsia="Calibri" w:hAnsi="Calibri" w:cs="Calibri"/>
              </w:rPr>
              <w:t>/m³" for gas DK, "</w:t>
            </w:r>
            <w:proofErr w:type="spellStart"/>
            <w:r w:rsidRPr="007B3927">
              <w:rPr>
                <w:rFonts w:ascii="Calibri" w:eastAsia="Calibri" w:hAnsi="Calibri" w:cs="Calibri"/>
              </w:rPr>
              <w:t>øre</w:t>
            </w:r>
            <w:proofErr w:type="spellEnd"/>
            <w:r w:rsidRPr="007B3927">
              <w:rPr>
                <w:rFonts w:ascii="Calibri" w:eastAsia="Calibri" w:hAnsi="Calibri" w:cs="Calibri"/>
              </w:rPr>
              <w:t>/kWh(n)" for gas SE and "</w:t>
            </w:r>
            <w:proofErr w:type="spellStart"/>
            <w:r w:rsidRPr="007B3927">
              <w:rPr>
                <w:rFonts w:ascii="Calibri" w:eastAsia="Calibri" w:hAnsi="Calibri" w:cs="Calibri"/>
              </w:rPr>
              <w:t>øre</w:t>
            </w:r>
            <w:proofErr w:type="spellEnd"/>
            <w:r w:rsidRPr="007B3927">
              <w:rPr>
                <w:rFonts w:ascii="Calibri" w:eastAsia="Calibri" w:hAnsi="Calibri" w:cs="Calibri"/>
              </w:rPr>
              <w:t>/kWh" for power DK, as well as fixed amounts per month/year and amount/meter, shall be configurable within the system.</w:t>
            </w:r>
          </w:p>
        </w:tc>
        <w:tc>
          <w:tcPr>
            <w:tcW w:w="709" w:type="dxa"/>
          </w:tcPr>
          <w:p w14:paraId="0053F993" w14:textId="77777777" w:rsidR="00B52F73" w:rsidRDefault="00B52F73" w:rsidP="00B52F73">
            <w:pPr>
              <w:pStyle w:val="NoSpacing"/>
              <w:rPr>
                <w:rFonts w:ascii="Calibri" w:eastAsia="Calibri" w:hAnsi="Calibri" w:cs="Calibri"/>
              </w:rPr>
            </w:pPr>
          </w:p>
        </w:tc>
        <w:tc>
          <w:tcPr>
            <w:tcW w:w="992" w:type="dxa"/>
          </w:tcPr>
          <w:p w14:paraId="309A2E02" w14:textId="15532821"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25E3BFA6" w14:textId="41F18B1D"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2D3BF8A8" w14:textId="59F185BE"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61525AEF" w14:textId="77777777" w:rsidTr="00215723">
        <w:trPr>
          <w:trHeight w:val="300"/>
        </w:trPr>
        <w:tc>
          <w:tcPr>
            <w:tcW w:w="711" w:type="dxa"/>
          </w:tcPr>
          <w:p w14:paraId="44460F4D"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5.8</w:t>
            </w:r>
          </w:p>
          <w:p w14:paraId="258FF3BF" w14:textId="77777777" w:rsidR="00B52F73" w:rsidRPr="00C409B4" w:rsidRDefault="00B52F73" w:rsidP="00B52F73">
            <w:pPr>
              <w:pStyle w:val="NoSpacing"/>
              <w:rPr>
                <w:rFonts w:ascii="Calibri" w:eastAsia="Calibri" w:hAnsi="Calibri" w:cs="Calibri"/>
              </w:rPr>
            </w:pPr>
          </w:p>
        </w:tc>
        <w:tc>
          <w:tcPr>
            <w:tcW w:w="3933" w:type="dxa"/>
          </w:tcPr>
          <w:p w14:paraId="1FBDDF23" w14:textId="57EF4F19" w:rsidR="00B52F73" w:rsidRDefault="00B52F73" w:rsidP="00B52F73">
            <w:pPr>
              <w:pStyle w:val="NoSpacing"/>
              <w:rPr>
                <w:rFonts w:ascii="Calibri" w:eastAsia="Calibri" w:hAnsi="Calibri" w:cs="Calibri"/>
              </w:rPr>
            </w:pPr>
            <w:r w:rsidRPr="003A0916">
              <w:rPr>
                <w:rFonts w:ascii="Calibri" w:eastAsia="Calibri" w:hAnsi="Calibri" w:cs="Calibri"/>
              </w:rPr>
              <w:t>The system shall be able to handle multiple currencies at least both SEK &amp; EUR for Sweden (one specific currency for one specific contract)</w:t>
            </w:r>
          </w:p>
          <w:p w14:paraId="1E86A135" w14:textId="77777777" w:rsidR="00B52F73" w:rsidRPr="003A0916" w:rsidRDefault="00B52F73" w:rsidP="00B52F73">
            <w:pPr>
              <w:rPr>
                <w:rFonts w:eastAsia="Calibri"/>
              </w:rPr>
            </w:pPr>
          </w:p>
        </w:tc>
        <w:tc>
          <w:tcPr>
            <w:tcW w:w="709" w:type="dxa"/>
          </w:tcPr>
          <w:p w14:paraId="2DE33849" w14:textId="77777777" w:rsidR="00B52F73" w:rsidRDefault="00B52F73" w:rsidP="00B52F73">
            <w:pPr>
              <w:pStyle w:val="NoSpacing"/>
              <w:rPr>
                <w:rFonts w:ascii="Calibri" w:eastAsia="Calibri" w:hAnsi="Calibri" w:cs="Calibri"/>
              </w:rPr>
            </w:pPr>
          </w:p>
        </w:tc>
        <w:tc>
          <w:tcPr>
            <w:tcW w:w="992" w:type="dxa"/>
          </w:tcPr>
          <w:p w14:paraId="00F30DAF" w14:textId="32374179"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076098CB" w14:textId="6A72BD10"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1FD2494A" w14:textId="5DF24747"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6166F578" w14:textId="77777777" w:rsidTr="00215723">
        <w:trPr>
          <w:trHeight w:val="300"/>
        </w:trPr>
        <w:tc>
          <w:tcPr>
            <w:tcW w:w="711" w:type="dxa"/>
          </w:tcPr>
          <w:p w14:paraId="29D55349"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5.9</w:t>
            </w:r>
          </w:p>
          <w:p w14:paraId="1AC5A875" w14:textId="77777777" w:rsidR="00B52F73" w:rsidRPr="00C409B4" w:rsidRDefault="00B52F73" w:rsidP="00B52F73">
            <w:pPr>
              <w:pStyle w:val="NoSpacing"/>
              <w:rPr>
                <w:rFonts w:ascii="Calibri" w:eastAsia="Calibri" w:hAnsi="Calibri" w:cs="Calibri"/>
              </w:rPr>
            </w:pPr>
          </w:p>
        </w:tc>
        <w:tc>
          <w:tcPr>
            <w:tcW w:w="3933" w:type="dxa"/>
          </w:tcPr>
          <w:p w14:paraId="2BDC43E8" w14:textId="247700E9" w:rsidR="00B52F73" w:rsidRDefault="00B52F73" w:rsidP="00B52F73">
            <w:pPr>
              <w:pStyle w:val="NoSpacing"/>
              <w:rPr>
                <w:rFonts w:ascii="Calibri" w:eastAsia="Calibri" w:hAnsi="Calibri" w:cs="Calibri"/>
              </w:rPr>
            </w:pPr>
            <w:r w:rsidRPr="003A0916">
              <w:rPr>
                <w:rFonts w:ascii="Calibri" w:eastAsia="Calibri" w:hAnsi="Calibri" w:cs="Calibri"/>
              </w:rPr>
              <w:t>The system shall be able to handle multiple currencies at least both DKK &amp; EUR for Denmark &amp; SEK (one specific currency for one specific contract)</w:t>
            </w:r>
          </w:p>
        </w:tc>
        <w:tc>
          <w:tcPr>
            <w:tcW w:w="709" w:type="dxa"/>
          </w:tcPr>
          <w:p w14:paraId="3C25E5FC" w14:textId="77777777" w:rsidR="00B52F73" w:rsidRDefault="00B52F73" w:rsidP="00B52F73">
            <w:pPr>
              <w:pStyle w:val="NoSpacing"/>
              <w:rPr>
                <w:rFonts w:ascii="Calibri" w:eastAsia="Calibri" w:hAnsi="Calibri" w:cs="Calibri"/>
              </w:rPr>
            </w:pPr>
          </w:p>
        </w:tc>
        <w:tc>
          <w:tcPr>
            <w:tcW w:w="992" w:type="dxa"/>
          </w:tcPr>
          <w:p w14:paraId="14F4D20F" w14:textId="4ECBED5F"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0F2B574E" w14:textId="005E3832"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0CC0F440" w14:textId="314C522D"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2CE6577F" w14:textId="77777777" w:rsidTr="00215723">
        <w:trPr>
          <w:trHeight w:val="300"/>
        </w:trPr>
        <w:tc>
          <w:tcPr>
            <w:tcW w:w="711" w:type="dxa"/>
          </w:tcPr>
          <w:p w14:paraId="26B09F15"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5.10</w:t>
            </w:r>
          </w:p>
          <w:p w14:paraId="3B6FC229" w14:textId="77777777" w:rsidR="00B52F73" w:rsidRPr="00C409B4" w:rsidRDefault="00B52F73" w:rsidP="00B52F73">
            <w:pPr>
              <w:pStyle w:val="NoSpacing"/>
              <w:rPr>
                <w:rFonts w:ascii="Calibri" w:eastAsia="Calibri" w:hAnsi="Calibri" w:cs="Calibri"/>
              </w:rPr>
            </w:pPr>
          </w:p>
        </w:tc>
        <w:tc>
          <w:tcPr>
            <w:tcW w:w="3933" w:type="dxa"/>
          </w:tcPr>
          <w:p w14:paraId="497861F5" w14:textId="19DCEA7F" w:rsidR="00B52F73" w:rsidRDefault="00B52F73" w:rsidP="00B52F73">
            <w:pPr>
              <w:pStyle w:val="NoSpacing"/>
              <w:rPr>
                <w:rFonts w:ascii="Calibri" w:eastAsia="Calibri" w:hAnsi="Calibri" w:cs="Calibri"/>
              </w:rPr>
            </w:pPr>
            <w:r w:rsidRPr="003A0916">
              <w:rPr>
                <w:rFonts w:ascii="Calibri" w:eastAsia="Calibri" w:hAnsi="Calibri" w:cs="Calibri"/>
              </w:rPr>
              <w:t>The system shall have the capability to automatically import fees such as national gas transmission tariffs and volume flexibility fees for fixed price energy products, as well as capacity payment fees for customers with hourly-measured energy consumption, from external systems.</w:t>
            </w:r>
          </w:p>
        </w:tc>
        <w:tc>
          <w:tcPr>
            <w:tcW w:w="709" w:type="dxa"/>
          </w:tcPr>
          <w:p w14:paraId="2A52BD49" w14:textId="77777777" w:rsidR="00B52F73" w:rsidRDefault="00B52F73" w:rsidP="00B52F73">
            <w:pPr>
              <w:pStyle w:val="NoSpacing"/>
              <w:rPr>
                <w:rFonts w:ascii="Calibri" w:eastAsia="Calibri" w:hAnsi="Calibri" w:cs="Calibri"/>
              </w:rPr>
            </w:pPr>
          </w:p>
        </w:tc>
        <w:tc>
          <w:tcPr>
            <w:tcW w:w="992" w:type="dxa"/>
          </w:tcPr>
          <w:p w14:paraId="433465B9" w14:textId="399E921B"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4C2F39A1" w14:textId="6AD159E2"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4AC2C402" w14:textId="4F14AA81"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7DFE7E3A" w14:textId="77777777" w:rsidTr="00215723">
        <w:trPr>
          <w:trHeight w:val="300"/>
        </w:trPr>
        <w:tc>
          <w:tcPr>
            <w:tcW w:w="711" w:type="dxa"/>
          </w:tcPr>
          <w:p w14:paraId="0CAD0032"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5.11</w:t>
            </w:r>
          </w:p>
          <w:p w14:paraId="67BF2958" w14:textId="77777777" w:rsidR="00B52F73" w:rsidRPr="00C409B4" w:rsidRDefault="00B52F73" w:rsidP="00B52F73">
            <w:pPr>
              <w:pStyle w:val="NoSpacing"/>
              <w:rPr>
                <w:rFonts w:ascii="Calibri" w:eastAsia="Calibri" w:hAnsi="Calibri" w:cs="Calibri"/>
              </w:rPr>
            </w:pPr>
          </w:p>
        </w:tc>
        <w:tc>
          <w:tcPr>
            <w:tcW w:w="3933" w:type="dxa"/>
          </w:tcPr>
          <w:p w14:paraId="3B27FD3A" w14:textId="77777777" w:rsidR="00B52F73" w:rsidRPr="00B87BBD" w:rsidRDefault="00B52F73" w:rsidP="00B52F73">
            <w:pPr>
              <w:pStyle w:val="NoSpacing"/>
              <w:rPr>
                <w:rFonts w:ascii="Calibri" w:eastAsia="Calibri" w:hAnsi="Calibri" w:cs="Calibri"/>
              </w:rPr>
            </w:pPr>
            <w:r w:rsidRPr="00B87BBD">
              <w:rPr>
                <w:rFonts w:ascii="Calibri" w:eastAsia="Calibri" w:hAnsi="Calibri" w:cs="Calibri"/>
              </w:rPr>
              <w:t xml:space="preserve">The system must be designed to integrate seamlessly with external systems responsible for the calculation of the </w:t>
            </w:r>
            <w:proofErr w:type="gramStart"/>
            <w:r w:rsidRPr="00B87BBD">
              <w:rPr>
                <w:rFonts w:ascii="Calibri" w:eastAsia="Calibri" w:hAnsi="Calibri" w:cs="Calibri"/>
              </w:rPr>
              <w:t>aforementioned fees</w:t>
            </w:r>
            <w:proofErr w:type="gramEnd"/>
            <w:r w:rsidRPr="00B87BBD">
              <w:rPr>
                <w:rFonts w:ascii="Calibri" w:eastAsia="Calibri" w:hAnsi="Calibri" w:cs="Calibri"/>
              </w:rPr>
              <w:t xml:space="preserve"> in FNR 5.10, ensuring secure, reliable data exchange without manual intervention.</w:t>
            </w:r>
          </w:p>
          <w:p w14:paraId="2BA1F242" w14:textId="082A61C8" w:rsidR="00B52F73" w:rsidRDefault="00B52F73" w:rsidP="00B52F73">
            <w:pPr>
              <w:pStyle w:val="NoSpacing"/>
              <w:rPr>
                <w:rFonts w:ascii="Calibri" w:eastAsia="Calibri" w:hAnsi="Calibri" w:cs="Calibri"/>
              </w:rPr>
            </w:pPr>
            <w:r w:rsidRPr="00B87BBD">
              <w:rPr>
                <w:rFonts w:ascii="Calibri" w:eastAsia="Calibri" w:hAnsi="Calibri" w:cs="Calibri"/>
              </w:rPr>
              <w:t>(See Appendix NFR_App_3_Hadrian Integration).</w:t>
            </w:r>
          </w:p>
        </w:tc>
        <w:tc>
          <w:tcPr>
            <w:tcW w:w="709" w:type="dxa"/>
          </w:tcPr>
          <w:p w14:paraId="7ED786EB" w14:textId="77777777" w:rsidR="00B52F73" w:rsidRDefault="00B52F73" w:rsidP="00B52F73">
            <w:pPr>
              <w:pStyle w:val="NoSpacing"/>
              <w:rPr>
                <w:rFonts w:ascii="Calibri" w:eastAsia="Calibri" w:hAnsi="Calibri" w:cs="Calibri"/>
              </w:rPr>
            </w:pPr>
          </w:p>
        </w:tc>
        <w:tc>
          <w:tcPr>
            <w:tcW w:w="992" w:type="dxa"/>
          </w:tcPr>
          <w:p w14:paraId="2D5FE760" w14:textId="70041823"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533C070B" w14:textId="681EF258"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40E7218A" w14:textId="0F405F1F"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73B5D864" w14:textId="77777777" w:rsidTr="00215723">
        <w:trPr>
          <w:trHeight w:val="300"/>
        </w:trPr>
        <w:tc>
          <w:tcPr>
            <w:tcW w:w="711" w:type="dxa"/>
          </w:tcPr>
          <w:p w14:paraId="1906E289" w14:textId="77777777" w:rsidR="00B52F73" w:rsidRPr="00C409B4" w:rsidRDefault="00B52F73" w:rsidP="00B52F73">
            <w:pPr>
              <w:pStyle w:val="NoSpacing"/>
              <w:rPr>
                <w:rFonts w:ascii="Calibri" w:eastAsia="Calibri" w:hAnsi="Calibri" w:cs="Calibri"/>
              </w:rPr>
            </w:pPr>
            <w:r w:rsidRPr="00C409B4">
              <w:rPr>
                <w:rFonts w:ascii="Calibri" w:eastAsia="Calibri" w:hAnsi="Calibri" w:cs="Calibri"/>
              </w:rPr>
              <w:t>FNR 5.12</w:t>
            </w:r>
          </w:p>
          <w:p w14:paraId="08C0A20D" w14:textId="77777777" w:rsidR="00B52F73" w:rsidRPr="00C409B4" w:rsidRDefault="00B52F73" w:rsidP="00B52F73">
            <w:pPr>
              <w:pStyle w:val="NoSpacing"/>
              <w:rPr>
                <w:rFonts w:ascii="Calibri" w:eastAsia="Calibri" w:hAnsi="Calibri" w:cs="Calibri"/>
              </w:rPr>
            </w:pPr>
          </w:p>
        </w:tc>
        <w:tc>
          <w:tcPr>
            <w:tcW w:w="3933" w:type="dxa"/>
          </w:tcPr>
          <w:p w14:paraId="61157B40" w14:textId="6D01A018" w:rsidR="00B52F73" w:rsidRDefault="00B52F73" w:rsidP="00B52F73">
            <w:pPr>
              <w:pStyle w:val="NoSpacing"/>
              <w:rPr>
                <w:rFonts w:ascii="Calibri" w:eastAsia="Calibri" w:hAnsi="Calibri" w:cs="Calibri"/>
              </w:rPr>
            </w:pPr>
            <w:r w:rsidRPr="00B87BBD">
              <w:rPr>
                <w:rFonts w:ascii="Calibri" w:eastAsia="Calibri" w:hAnsi="Calibri" w:cs="Calibri"/>
              </w:rPr>
              <w:t>The system must be capable of handling two sets of Energinet tariffs for two different delivery years simultaneously to accommodate contracts that span across calendar years.</w:t>
            </w:r>
          </w:p>
        </w:tc>
        <w:tc>
          <w:tcPr>
            <w:tcW w:w="709" w:type="dxa"/>
          </w:tcPr>
          <w:p w14:paraId="10263EBD" w14:textId="77777777" w:rsidR="00B52F73" w:rsidRDefault="00B52F73" w:rsidP="00B52F73">
            <w:pPr>
              <w:pStyle w:val="NoSpacing"/>
              <w:rPr>
                <w:rFonts w:ascii="Calibri" w:eastAsia="Calibri" w:hAnsi="Calibri" w:cs="Calibri"/>
              </w:rPr>
            </w:pPr>
          </w:p>
        </w:tc>
        <w:tc>
          <w:tcPr>
            <w:tcW w:w="992" w:type="dxa"/>
          </w:tcPr>
          <w:p w14:paraId="26418F23" w14:textId="4665D262"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3C1CE737" w14:textId="4B44C26E"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3BDEF6FB" w14:textId="71B25A1C"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1A8A9E6B" w14:textId="77777777" w:rsidTr="00215723">
        <w:trPr>
          <w:trHeight w:val="300"/>
        </w:trPr>
        <w:tc>
          <w:tcPr>
            <w:tcW w:w="711" w:type="dxa"/>
          </w:tcPr>
          <w:p w14:paraId="743676E1" w14:textId="4947A92F" w:rsidR="00B52F73" w:rsidRPr="00C409B4" w:rsidRDefault="00B52F73" w:rsidP="00B52F73">
            <w:pPr>
              <w:pStyle w:val="NoSpacing"/>
              <w:rPr>
                <w:rFonts w:ascii="Calibri" w:eastAsia="Calibri" w:hAnsi="Calibri" w:cs="Calibri"/>
              </w:rPr>
            </w:pPr>
            <w:r w:rsidRPr="00C409B4">
              <w:rPr>
                <w:rFonts w:ascii="Calibri" w:eastAsia="Calibri" w:hAnsi="Calibri" w:cs="Calibri"/>
              </w:rPr>
              <w:lastRenderedPageBreak/>
              <w:t>FNR 5.13</w:t>
            </w:r>
          </w:p>
        </w:tc>
        <w:tc>
          <w:tcPr>
            <w:tcW w:w="3933" w:type="dxa"/>
          </w:tcPr>
          <w:p w14:paraId="687B92CB" w14:textId="7B69A389" w:rsidR="00B52F73" w:rsidRDefault="00B52F73" w:rsidP="00B52F73">
            <w:pPr>
              <w:pStyle w:val="NoSpacing"/>
              <w:rPr>
                <w:rFonts w:ascii="Calibri" w:eastAsia="Calibri" w:hAnsi="Calibri" w:cs="Calibri"/>
              </w:rPr>
            </w:pPr>
            <w:r w:rsidRPr="00B87BBD">
              <w:rPr>
                <w:rFonts w:ascii="Calibri" w:eastAsia="Calibri" w:hAnsi="Calibri" w:cs="Calibri"/>
              </w:rPr>
              <w:t>The system shall enable manual entry of Energinet gas transmission tariffs for annual, quarterly, monthly, and daily booking periods.</w:t>
            </w:r>
          </w:p>
        </w:tc>
        <w:tc>
          <w:tcPr>
            <w:tcW w:w="709" w:type="dxa"/>
          </w:tcPr>
          <w:p w14:paraId="67BB55BA" w14:textId="77777777" w:rsidR="00B52F73" w:rsidRDefault="00B52F73" w:rsidP="00B52F73">
            <w:pPr>
              <w:pStyle w:val="NoSpacing"/>
              <w:rPr>
                <w:rFonts w:ascii="Calibri" w:eastAsia="Calibri" w:hAnsi="Calibri" w:cs="Calibri"/>
              </w:rPr>
            </w:pPr>
          </w:p>
        </w:tc>
        <w:tc>
          <w:tcPr>
            <w:tcW w:w="992" w:type="dxa"/>
          </w:tcPr>
          <w:p w14:paraId="18D4B490" w14:textId="27E3E515"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331FB2AF" w14:textId="6CD8186A"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6216AA28" w14:textId="2E42C3D3" w:rsidR="00B52F73" w:rsidRDefault="00215723" w:rsidP="00B52F73">
            <w:pPr>
              <w:pStyle w:val="NoSpacing"/>
              <w:rPr>
                <w:rFonts w:ascii="Calibri" w:eastAsia="Calibri" w:hAnsi="Calibri" w:cs="Calibri"/>
              </w:rPr>
            </w:pPr>
            <w:hyperlink w:anchor="_Fee_Management" w:history="1">
              <w:r w:rsidRPr="00215723">
                <w:rPr>
                  <w:rStyle w:val="Hyperlink"/>
                  <w:rFonts w:ascii="Calibri" w:eastAsia="Calibri" w:hAnsi="Calibri" w:cs="Calibri"/>
                </w:rPr>
                <w:t>4.4.2 Fee Management</w:t>
              </w:r>
            </w:hyperlink>
          </w:p>
        </w:tc>
      </w:tr>
      <w:tr w:rsidR="00B52F73" w14:paraId="0CC323CC" w14:textId="77777777" w:rsidTr="05A131C4">
        <w:trPr>
          <w:trHeight w:val="300"/>
        </w:trPr>
        <w:tc>
          <w:tcPr>
            <w:tcW w:w="71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vAlign w:val="center"/>
          </w:tcPr>
          <w:p w14:paraId="5AEA8BC1" w14:textId="57749DE9" w:rsidR="00B52F73" w:rsidRPr="00C409B4" w:rsidRDefault="00B52F73" w:rsidP="00B52F73">
            <w:pPr>
              <w:pStyle w:val="NoSpacing"/>
              <w:rPr>
                <w:rFonts w:ascii="Calibri" w:eastAsia="Calibri" w:hAnsi="Calibri" w:cs="Calibri"/>
              </w:rPr>
            </w:pPr>
            <w:r w:rsidRPr="00701799">
              <w:rPr>
                <w:rFonts w:ascii="Calibri" w:eastAsia="Calibri" w:hAnsi="Calibri" w:cs="Calibri"/>
              </w:rPr>
              <w:t>FNR 13.1</w:t>
            </w:r>
          </w:p>
        </w:tc>
        <w:tc>
          <w:tcPr>
            <w:tcW w:w="3933"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vAlign w:val="center"/>
          </w:tcPr>
          <w:p w14:paraId="730060F9" w14:textId="6F92AB4E" w:rsidR="00B52F73" w:rsidRDefault="00B52F73" w:rsidP="00B52F73">
            <w:pPr>
              <w:pStyle w:val="NoSpacing"/>
              <w:rPr>
                <w:rFonts w:ascii="Calibri" w:eastAsia="Calibri" w:hAnsi="Calibri" w:cs="Calibri"/>
              </w:rPr>
            </w:pPr>
            <w:r w:rsidRPr="00701799">
              <w:rPr>
                <w:rFonts w:ascii="Calibri" w:eastAsia="Calibri" w:hAnsi="Calibri" w:cs="Calibri"/>
              </w:rPr>
              <w:t>The system shall collect volumes in product portfolios as described in FNR 10.2 designated for hedging and make them available for hedge execution.</w:t>
            </w:r>
          </w:p>
        </w:tc>
        <w:tc>
          <w:tcPr>
            <w:tcW w:w="709" w:type="dxa"/>
          </w:tcPr>
          <w:p w14:paraId="709525F1" w14:textId="77777777" w:rsidR="00B52F73" w:rsidRDefault="00B52F73" w:rsidP="00B52F73">
            <w:pPr>
              <w:pStyle w:val="NoSpacing"/>
              <w:rPr>
                <w:rFonts w:ascii="Calibri" w:eastAsia="Calibri" w:hAnsi="Calibri" w:cs="Calibri"/>
              </w:rPr>
            </w:pPr>
          </w:p>
        </w:tc>
        <w:tc>
          <w:tcPr>
            <w:tcW w:w="992" w:type="dxa"/>
          </w:tcPr>
          <w:p w14:paraId="24DD8790" w14:textId="392D86C8"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61A66046" w14:textId="22986C44"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46C849C7" w14:textId="5AB9FAE7" w:rsidR="00B52F73" w:rsidRDefault="00D955F7" w:rsidP="00B52F73">
            <w:pPr>
              <w:pStyle w:val="NoSpacing"/>
              <w:rPr>
                <w:rFonts w:ascii="Calibri" w:eastAsia="Calibri" w:hAnsi="Calibri" w:cs="Calibri"/>
              </w:rPr>
            </w:pPr>
            <w:hyperlink w:anchor="_Hedging" w:history="1">
              <w:r w:rsidRPr="00D955F7">
                <w:rPr>
                  <w:rStyle w:val="Hyperlink"/>
                  <w:rFonts w:ascii="Calibri" w:eastAsia="Calibri" w:hAnsi="Calibri" w:cs="Calibri"/>
                </w:rPr>
                <w:t>4.4.3 Hedging</w:t>
              </w:r>
            </w:hyperlink>
          </w:p>
        </w:tc>
      </w:tr>
      <w:tr w:rsidR="00B52F73" w14:paraId="0BF974E7" w14:textId="77777777" w:rsidTr="05A131C4">
        <w:trPr>
          <w:trHeight w:val="300"/>
        </w:trPr>
        <w:tc>
          <w:tcPr>
            <w:tcW w:w="711" w:type="dxa"/>
            <w:tcBorders>
              <w:top w:val="nil"/>
              <w:left w:val="single" w:sz="4" w:space="0" w:color="000000" w:themeColor="text1"/>
              <w:bottom w:val="single" w:sz="4" w:space="0" w:color="000000" w:themeColor="text1"/>
              <w:right w:val="nil"/>
            </w:tcBorders>
            <w:shd w:val="clear" w:color="auto" w:fill="FFFFFF" w:themeFill="background1"/>
            <w:vAlign w:val="center"/>
          </w:tcPr>
          <w:p w14:paraId="15C38853" w14:textId="2FDAE90F" w:rsidR="00B52F73" w:rsidRPr="00C409B4" w:rsidRDefault="00B52F73" w:rsidP="00B52F73">
            <w:pPr>
              <w:pStyle w:val="NoSpacing"/>
              <w:rPr>
                <w:rFonts w:ascii="Calibri" w:eastAsia="Calibri" w:hAnsi="Calibri" w:cs="Calibri"/>
              </w:rPr>
            </w:pPr>
            <w:r w:rsidRPr="00701799">
              <w:rPr>
                <w:rFonts w:ascii="Calibri" w:eastAsia="Calibri" w:hAnsi="Calibri" w:cs="Calibri"/>
              </w:rPr>
              <w:t>FNR 13.2</w:t>
            </w:r>
          </w:p>
        </w:tc>
        <w:tc>
          <w:tcPr>
            <w:tcW w:w="3933" w:type="dxa"/>
            <w:tcBorders>
              <w:top w:val="nil"/>
              <w:left w:val="single" w:sz="4" w:space="0" w:color="000000" w:themeColor="text1"/>
              <w:bottom w:val="single" w:sz="4" w:space="0" w:color="000000" w:themeColor="text1"/>
              <w:right w:val="nil"/>
            </w:tcBorders>
            <w:shd w:val="clear" w:color="auto" w:fill="FFFFFF" w:themeFill="background1"/>
            <w:vAlign w:val="center"/>
          </w:tcPr>
          <w:p w14:paraId="0951923A" w14:textId="68C2C678" w:rsidR="00B52F73" w:rsidRDefault="00B52F73" w:rsidP="00B52F73">
            <w:pPr>
              <w:pStyle w:val="NoSpacing"/>
              <w:rPr>
                <w:rFonts w:ascii="Calibri" w:eastAsia="Calibri" w:hAnsi="Calibri" w:cs="Calibri"/>
              </w:rPr>
            </w:pPr>
            <w:r w:rsidRPr="00701799">
              <w:rPr>
                <w:rFonts w:ascii="Calibri" w:eastAsia="Calibri" w:hAnsi="Calibri" w:cs="Calibri"/>
              </w:rPr>
              <w:t>The system shall be able to provide a hedge overview, displaying all volumes ready for hedging, organized per hedged product portfolio, to allow control by users.</w:t>
            </w:r>
          </w:p>
        </w:tc>
        <w:tc>
          <w:tcPr>
            <w:tcW w:w="709" w:type="dxa"/>
          </w:tcPr>
          <w:p w14:paraId="196365C8" w14:textId="77777777" w:rsidR="00B52F73" w:rsidRDefault="00B52F73" w:rsidP="00B52F73">
            <w:pPr>
              <w:pStyle w:val="NoSpacing"/>
              <w:rPr>
                <w:rFonts w:ascii="Calibri" w:eastAsia="Calibri" w:hAnsi="Calibri" w:cs="Calibri"/>
              </w:rPr>
            </w:pPr>
          </w:p>
        </w:tc>
        <w:tc>
          <w:tcPr>
            <w:tcW w:w="992" w:type="dxa"/>
          </w:tcPr>
          <w:p w14:paraId="154471AA" w14:textId="12E62252"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7DC94F96" w14:textId="21BF5BD6"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2EFF1C9D" w14:textId="0765E69B" w:rsidR="00B52F73" w:rsidRPr="00F46ADC" w:rsidRDefault="00C81D2B" w:rsidP="00B52F73">
            <w:pPr>
              <w:pStyle w:val="NoSpacing"/>
              <w:rPr>
                <w:rFonts w:ascii="Calibri" w:eastAsia="Calibri" w:hAnsi="Calibri" w:cs="Calibri"/>
                <w:lang w:val="en-IN"/>
              </w:rPr>
            </w:pPr>
            <w:hyperlink w:anchor="_Hedging" w:history="1">
              <w:r w:rsidRPr="00D955F7">
                <w:rPr>
                  <w:rStyle w:val="Hyperlink"/>
                  <w:rFonts w:ascii="Calibri" w:eastAsia="Calibri" w:hAnsi="Calibri" w:cs="Calibri"/>
                </w:rPr>
                <w:t>4.4.3 Hedging</w:t>
              </w:r>
            </w:hyperlink>
          </w:p>
        </w:tc>
      </w:tr>
      <w:tr w:rsidR="00B52F73" w14:paraId="40A940EC" w14:textId="77777777" w:rsidTr="05A131C4">
        <w:trPr>
          <w:trHeight w:val="300"/>
        </w:trPr>
        <w:tc>
          <w:tcPr>
            <w:tcW w:w="711" w:type="dxa"/>
            <w:tcBorders>
              <w:top w:val="nil"/>
              <w:left w:val="single" w:sz="4" w:space="0" w:color="000000" w:themeColor="text1"/>
              <w:bottom w:val="single" w:sz="4" w:space="0" w:color="000000" w:themeColor="text1"/>
              <w:right w:val="nil"/>
            </w:tcBorders>
            <w:shd w:val="clear" w:color="auto" w:fill="FFFFFF" w:themeFill="background1"/>
            <w:vAlign w:val="center"/>
          </w:tcPr>
          <w:p w14:paraId="1D427128" w14:textId="7C2BB020" w:rsidR="00B52F73" w:rsidRPr="00C409B4" w:rsidRDefault="00B52F73" w:rsidP="00B52F73">
            <w:pPr>
              <w:pStyle w:val="NoSpacing"/>
              <w:rPr>
                <w:rFonts w:ascii="Calibri" w:eastAsia="Calibri" w:hAnsi="Calibri" w:cs="Calibri"/>
              </w:rPr>
            </w:pPr>
            <w:r w:rsidRPr="00701799">
              <w:rPr>
                <w:rFonts w:ascii="Calibri" w:eastAsia="Calibri" w:hAnsi="Calibri" w:cs="Calibri"/>
              </w:rPr>
              <w:t>FNR 13.3</w:t>
            </w:r>
          </w:p>
        </w:tc>
        <w:tc>
          <w:tcPr>
            <w:tcW w:w="3933" w:type="dxa"/>
            <w:tcBorders>
              <w:top w:val="nil"/>
              <w:left w:val="single" w:sz="4" w:space="0" w:color="000000" w:themeColor="text1"/>
              <w:bottom w:val="single" w:sz="4" w:space="0" w:color="000000" w:themeColor="text1"/>
              <w:right w:val="nil"/>
            </w:tcBorders>
            <w:shd w:val="clear" w:color="auto" w:fill="FFFFFF" w:themeFill="background1"/>
            <w:vAlign w:val="center"/>
          </w:tcPr>
          <w:p w14:paraId="18FBD962" w14:textId="1344E29B" w:rsidR="00B52F73" w:rsidRDefault="00B52F73" w:rsidP="00B52F73">
            <w:pPr>
              <w:pStyle w:val="NoSpacing"/>
              <w:rPr>
                <w:rFonts w:ascii="Calibri" w:eastAsia="Calibri" w:hAnsi="Calibri" w:cs="Calibri"/>
              </w:rPr>
            </w:pPr>
            <w:r w:rsidRPr="00701799">
              <w:rPr>
                <w:rFonts w:ascii="Calibri" w:eastAsia="Calibri" w:hAnsi="Calibri" w:cs="Calibri"/>
              </w:rPr>
              <w:t>The system shall offer the possibility to select one, several, or all portfolios for hedge execution.</w:t>
            </w:r>
          </w:p>
        </w:tc>
        <w:tc>
          <w:tcPr>
            <w:tcW w:w="709" w:type="dxa"/>
          </w:tcPr>
          <w:p w14:paraId="10CF53E1" w14:textId="77777777" w:rsidR="00B52F73" w:rsidRDefault="00B52F73" w:rsidP="00B52F73">
            <w:pPr>
              <w:pStyle w:val="NoSpacing"/>
              <w:rPr>
                <w:rFonts w:ascii="Calibri" w:eastAsia="Calibri" w:hAnsi="Calibri" w:cs="Calibri"/>
              </w:rPr>
            </w:pPr>
          </w:p>
        </w:tc>
        <w:tc>
          <w:tcPr>
            <w:tcW w:w="992" w:type="dxa"/>
          </w:tcPr>
          <w:p w14:paraId="7CD198F4" w14:textId="4532F57C"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0FE5CE04" w14:textId="4F008098"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7E1D2F37" w14:textId="6B4C88AB" w:rsidR="00B52F73" w:rsidRDefault="00C81D2B" w:rsidP="00B52F73">
            <w:pPr>
              <w:pStyle w:val="NoSpacing"/>
              <w:rPr>
                <w:rFonts w:ascii="Calibri" w:eastAsia="Calibri" w:hAnsi="Calibri" w:cs="Calibri"/>
              </w:rPr>
            </w:pPr>
            <w:hyperlink w:anchor="_Hedging" w:history="1">
              <w:r w:rsidRPr="00D955F7">
                <w:rPr>
                  <w:rStyle w:val="Hyperlink"/>
                  <w:rFonts w:ascii="Calibri" w:eastAsia="Calibri" w:hAnsi="Calibri" w:cs="Calibri"/>
                </w:rPr>
                <w:t>4.4.3 Hedging</w:t>
              </w:r>
            </w:hyperlink>
          </w:p>
        </w:tc>
      </w:tr>
      <w:tr w:rsidR="00B52F73" w14:paraId="15A47694" w14:textId="77777777" w:rsidTr="05A131C4">
        <w:trPr>
          <w:trHeight w:val="300"/>
        </w:trPr>
        <w:tc>
          <w:tcPr>
            <w:tcW w:w="711" w:type="dxa"/>
            <w:tcBorders>
              <w:top w:val="nil"/>
              <w:left w:val="single" w:sz="4" w:space="0" w:color="000000" w:themeColor="text1"/>
              <w:bottom w:val="single" w:sz="4" w:space="0" w:color="000000" w:themeColor="text1"/>
              <w:right w:val="nil"/>
            </w:tcBorders>
            <w:shd w:val="clear" w:color="auto" w:fill="FFFFFF" w:themeFill="background1"/>
            <w:vAlign w:val="center"/>
          </w:tcPr>
          <w:p w14:paraId="14AEC6E7" w14:textId="3310A700" w:rsidR="00B52F73" w:rsidRPr="00C409B4" w:rsidRDefault="00B52F73" w:rsidP="00B52F73">
            <w:pPr>
              <w:pStyle w:val="NoSpacing"/>
              <w:rPr>
                <w:rFonts w:ascii="Calibri" w:eastAsia="Calibri" w:hAnsi="Calibri" w:cs="Calibri"/>
              </w:rPr>
            </w:pPr>
            <w:r w:rsidRPr="00701799">
              <w:rPr>
                <w:rFonts w:ascii="Calibri" w:eastAsia="Calibri" w:hAnsi="Calibri" w:cs="Calibri"/>
              </w:rPr>
              <w:t>FNR 13.4</w:t>
            </w:r>
          </w:p>
        </w:tc>
        <w:tc>
          <w:tcPr>
            <w:tcW w:w="3933" w:type="dxa"/>
            <w:tcBorders>
              <w:top w:val="nil"/>
              <w:left w:val="single" w:sz="4" w:space="0" w:color="000000" w:themeColor="text1"/>
              <w:bottom w:val="single" w:sz="4" w:space="0" w:color="000000" w:themeColor="text1"/>
              <w:right w:val="nil"/>
            </w:tcBorders>
            <w:shd w:val="clear" w:color="auto" w:fill="FFFFFF" w:themeFill="background1"/>
            <w:vAlign w:val="center"/>
          </w:tcPr>
          <w:p w14:paraId="101140F8" w14:textId="54B61532" w:rsidR="00B52F73" w:rsidRDefault="00B52F73" w:rsidP="00B52F73">
            <w:pPr>
              <w:pStyle w:val="NoSpacing"/>
              <w:rPr>
                <w:rFonts w:ascii="Calibri" w:eastAsia="Calibri" w:hAnsi="Calibri" w:cs="Calibri"/>
              </w:rPr>
            </w:pPr>
            <w:r w:rsidRPr="00701799">
              <w:rPr>
                <w:rFonts w:ascii="Calibri" w:eastAsia="Calibri" w:hAnsi="Calibri" w:cs="Calibri"/>
              </w:rPr>
              <w:t>Upon hedge commitment (execution), hedge details shall be automatically available as CSV files in a pre-defined format.  (see Appendix NFR_App_2_ENDUR Integration).</w:t>
            </w:r>
          </w:p>
        </w:tc>
        <w:tc>
          <w:tcPr>
            <w:tcW w:w="709" w:type="dxa"/>
          </w:tcPr>
          <w:p w14:paraId="00F634A7" w14:textId="77777777" w:rsidR="00B52F73" w:rsidRDefault="00B52F73" w:rsidP="00B52F73">
            <w:pPr>
              <w:pStyle w:val="NoSpacing"/>
              <w:rPr>
                <w:rFonts w:ascii="Calibri" w:eastAsia="Calibri" w:hAnsi="Calibri" w:cs="Calibri"/>
              </w:rPr>
            </w:pPr>
          </w:p>
        </w:tc>
        <w:tc>
          <w:tcPr>
            <w:tcW w:w="992" w:type="dxa"/>
          </w:tcPr>
          <w:p w14:paraId="004E93E2" w14:textId="61522C4C"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618BF4D5" w14:textId="287A3AB9"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513C6967" w14:textId="72240972" w:rsidR="00B52F73" w:rsidRDefault="00C81D2B" w:rsidP="00B52F73">
            <w:pPr>
              <w:pStyle w:val="NoSpacing"/>
              <w:rPr>
                <w:rFonts w:ascii="Calibri" w:eastAsia="Calibri" w:hAnsi="Calibri" w:cs="Calibri"/>
              </w:rPr>
            </w:pPr>
            <w:hyperlink w:anchor="_Hedging" w:history="1">
              <w:r w:rsidRPr="00D955F7">
                <w:rPr>
                  <w:rStyle w:val="Hyperlink"/>
                  <w:rFonts w:ascii="Calibri" w:eastAsia="Calibri" w:hAnsi="Calibri" w:cs="Calibri"/>
                </w:rPr>
                <w:t>4.4.3 Hedging</w:t>
              </w:r>
            </w:hyperlink>
          </w:p>
        </w:tc>
      </w:tr>
      <w:tr w:rsidR="00B52F73" w14:paraId="28D70483" w14:textId="77777777" w:rsidTr="05A131C4">
        <w:trPr>
          <w:trHeight w:val="300"/>
        </w:trPr>
        <w:tc>
          <w:tcPr>
            <w:tcW w:w="711" w:type="dxa"/>
            <w:tcBorders>
              <w:top w:val="nil"/>
              <w:left w:val="single" w:sz="4" w:space="0" w:color="000000" w:themeColor="text1"/>
              <w:bottom w:val="single" w:sz="4" w:space="0" w:color="000000" w:themeColor="text1"/>
              <w:right w:val="nil"/>
            </w:tcBorders>
            <w:shd w:val="clear" w:color="auto" w:fill="FFFFFF" w:themeFill="background1"/>
            <w:vAlign w:val="center"/>
          </w:tcPr>
          <w:p w14:paraId="6BA9AFCA" w14:textId="20E369B8" w:rsidR="00B52F73" w:rsidRPr="00C409B4" w:rsidRDefault="00B52F73" w:rsidP="00B52F73">
            <w:pPr>
              <w:pStyle w:val="NoSpacing"/>
              <w:rPr>
                <w:rFonts w:ascii="Calibri" w:eastAsia="Calibri" w:hAnsi="Calibri" w:cs="Calibri"/>
              </w:rPr>
            </w:pPr>
            <w:r w:rsidRPr="00701799">
              <w:rPr>
                <w:rFonts w:ascii="Calibri" w:eastAsia="Calibri" w:hAnsi="Calibri" w:cs="Calibri"/>
              </w:rPr>
              <w:t>FNR 13.5</w:t>
            </w:r>
          </w:p>
        </w:tc>
        <w:tc>
          <w:tcPr>
            <w:tcW w:w="3933" w:type="dxa"/>
            <w:tcBorders>
              <w:top w:val="nil"/>
              <w:left w:val="single" w:sz="4" w:space="0" w:color="000000" w:themeColor="text1"/>
              <w:bottom w:val="single" w:sz="4" w:space="0" w:color="000000" w:themeColor="text1"/>
              <w:right w:val="nil"/>
            </w:tcBorders>
            <w:shd w:val="clear" w:color="auto" w:fill="FFFFFF" w:themeFill="background1"/>
            <w:vAlign w:val="center"/>
          </w:tcPr>
          <w:p w14:paraId="67C9D134" w14:textId="6858048A" w:rsidR="00B52F73" w:rsidRDefault="00B52F73" w:rsidP="00B52F73">
            <w:pPr>
              <w:pStyle w:val="NoSpacing"/>
              <w:rPr>
                <w:rFonts w:ascii="Calibri" w:eastAsia="Calibri" w:hAnsi="Calibri" w:cs="Calibri"/>
              </w:rPr>
            </w:pPr>
            <w:r w:rsidRPr="00701799">
              <w:rPr>
                <w:rFonts w:ascii="Calibri" w:eastAsia="Calibri" w:hAnsi="Calibri" w:cs="Calibri"/>
              </w:rPr>
              <w:t>The system must ensure that the generated CSV files are automatically stored in a designated location that is readily accessible by Ørsted for further internal control and processing</w:t>
            </w:r>
          </w:p>
        </w:tc>
        <w:tc>
          <w:tcPr>
            <w:tcW w:w="709" w:type="dxa"/>
          </w:tcPr>
          <w:p w14:paraId="446BA104" w14:textId="77777777" w:rsidR="00B52F73" w:rsidRDefault="00B52F73" w:rsidP="00B52F73">
            <w:pPr>
              <w:pStyle w:val="NoSpacing"/>
              <w:rPr>
                <w:rFonts w:ascii="Calibri" w:eastAsia="Calibri" w:hAnsi="Calibri" w:cs="Calibri"/>
              </w:rPr>
            </w:pPr>
          </w:p>
        </w:tc>
        <w:tc>
          <w:tcPr>
            <w:tcW w:w="992" w:type="dxa"/>
          </w:tcPr>
          <w:p w14:paraId="700CEA38" w14:textId="4812C6AB"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3A826965" w14:textId="135C5827"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381215B1" w14:textId="6B8B4808" w:rsidR="00B52F73" w:rsidRDefault="00C81D2B" w:rsidP="00B52F73">
            <w:pPr>
              <w:pStyle w:val="NoSpacing"/>
              <w:rPr>
                <w:rFonts w:ascii="Calibri" w:eastAsia="Calibri" w:hAnsi="Calibri" w:cs="Calibri"/>
              </w:rPr>
            </w:pPr>
            <w:hyperlink w:anchor="_Hedging" w:history="1">
              <w:r w:rsidRPr="00D955F7">
                <w:rPr>
                  <w:rStyle w:val="Hyperlink"/>
                  <w:rFonts w:ascii="Calibri" w:eastAsia="Calibri" w:hAnsi="Calibri" w:cs="Calibri"/>
                </w:rPr>
                <w:t>4.4.3 Hedging</w:t>
              </w:r>
            </w:hyperlink>
          </w:p>
        </w:tc>
      </w:tr>
      <w:tr w:rsidR="00B52F73" w14:paraId="509450FB" w14:textId="77777777" w:rsidTr="05A131C4">
        <w:trPr>
          <w:trHeight w:val="300"/>
        </w:trPr>
        <w:tc>
          <w:tcPr>
            <w:tcW w:w="711" w:type="dxa"/>
            <w:tcBorders>
              <w:top w:val="nil"/>
              <w:left w:val="single" w:sz="4" w:space="0" w:color="000000" w:themeColor="text1"/>
              <w:bottom w:val="single" w:sz="4" w:space="0" w:color="000000" w:themeColor="text1"/>
              <w:right w:val="nil"/>
            </w:tcBorders>
            <w:shd w:val="clear" w:color="auto" w:fill="FFFFFF" w:themeFill="background1"/>
            <w:vAlign w:val="center"/>
          </w:tcPr>
          <w:p w14:paraId="0F2D85F5" w14:textId="119F9DE4" w:rsidR="00B52F73" w:rsidRPr="00701799" w:rsidRDefault="00B52F73" w:rsidP="00B52F73">
            <w:pPr>
              <w:pStyle w:val="NoSpacing"/>
              <w:rPr>
                <w:rFonts w:ascii="Calibri" w:eastAsia="Calibri" w:hAnsi="Calibri" w:cs="Calibri"/>
              </w:rPr>
            </w:pPr>
            <w:r w:rsidRPr="001374FD">
              <w:rPr>
                <w:rFonts w:ascii="Calibri" w:eastAsia="Calibri" w:hAnsi="Calibri" w:cs="Calibri"/>
              </w:rPr>
              <w:t>FNR 12.1</w:t>
            </w:r>
          </w:p>
        </w:tc>
        <w:tc>
          <w:tcPr>
            <w:tcW w:w="3933" w:type="dxa"/>
            <w:tcBorders>
              <w:top w:val="nil"/>
              <w:left w:val="single" w:sz="4" w:space="0" w:color="000000" w:themeColor="text1"/>
              <w:bottom w:val="single" w:sz="4" w:space="0" w:color="000000" w:themeColor="text1"/>
              <w:right w:val="nil"/>
            </w:tcBorders>
            <w:shd w:val="clear" w:color="auto" w:fill="FFFFFF" w:themeFill="background1"/>
            <w:vAlign w:val="center"/>
          </w:tcPr>
          <w:p w14:paraId="6078C033" w14:textId="08738233" w:rsidR="00B52F73" w:rsidRPr="00701799" w:rsidRDefault="00B52F73" w:rsidP="00B52F73">
            <w:pPr>
              <w:pStyle w:val="NoSpacing"/>
              <w:rPr>
                <w:rFonts w:ascii="Calibri" w:eastAsia="Calibri" w:hAnsi="Calibri" w:cs="Calibri"/>
              </w:rPr>
            </w:pPr>
            <w:r w:rsidRPr="00DE2AC5">
              <w:rPr>
                <w:rFonts w:ascii="Calibri" w:eastAsia="Calibri" w:hAnsi="Calibri" w:cs="Calibri"/>
              </w:rPr>
              <w:t>The system shall be able to calculate and display the financial impact details (e.g., changes in sales margin value, annual subscription, and the value impact) when the user is adding or removing metering points on a fixed price contract. The information shall be displayed separately in a table in the contract details.</w:t>
            </w:r>
            <w:r>
              <w:rPr>
                <w:rFonts w:ascii="Calibri" w:eastAsia="Calibri" w:hAnsi="Calibri" w:cs="Calibri"/>
              </w:rPr>
              <w:br/>
            </w:r>
            <w:r w:rsidRPr="004A6214">
              <w:rPr>
                <w:rFonts w:ascii="Calibri" w:eastAsia="Calibri" w:hAnsi="Calibri" w:cs="Calibri"/>
                <w:highlight w:val="yellow"/>
              </w:rPr>
              <w:t>(As discussed in Workshop, Orsted will rephrase the requirement and will come back)</w:t>
            </w:r>
          </w:p>
        </w:tc>
        <w:tc>
          <w:tcPr>
            <w:tcW w:w="709" w:type="dxa"/>
          </w:tcPr>
          <w:p w14:paraId="13724736" w14:textId="77777777" w:rsidR="00B52F73" w:rsidRDefault="00B52F73" w:rsidP="00B52F73">
            <w:pPr>
              <w:pStyle w:val="NoSpacing"/>
              <w:rPr>
                <w:rFonts w:ascii="Calibri" w:eastAsia="Calibri" w:hAnsi="Calibri" w:cs="Calibri"/>
              </w:rPr>
            </w:pPr>
          </w:p>
        </w:tc>
        <w:tc>
          <w:tcPr>
            <w:tcW w:w="992" w:type="dxa"/>
          </w:tcPr>
          <w:p w14:paraId="22229E90" w14:textId="58AE9553"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2529B9C7" w14:textId="3CA38418"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4CC8DB5D" w14:textId="5710C5FA" w:rsidR="00B52F73" w:rsidRDefault="00C51553" w:rsidP="00B52F73">
            <w:pPr>
              <w:pStyle w:val="NoSpacing"/>
              <w:rPr>
                <w:rFonts w:ascii="Calibri" w:eastAsia="Calibri" w:hAnsi="Calibri" w:cs="Calibri"/>
              </w:rPr>
            </w:pPr>
            <w:hyperlink w:anchor="_Financial_Impact_of" w:history="1">
              <w:r w:rsidRPr="00C81D2B">
                <w:rPr>
                  <w:rStyle w:val="Hyperlink"/>
                  <w:rFonts w:ascii="Calibri" w:eastAsia="Calibri" w:hAnsi="Calibri" w:cs="Calibri"/>
                </w:rPr>
                <w:t>4.4.4 Financial Impact of Contract Changes</w:t>
              </w:r>
            </w:hyperlink>
          </w:p>
        </w:tc>
      </w:tr>
      <w:tr w:rsidR="00B52F73" w14:paraId="30DB0B7A" w14:textId="77777777" w:rsidTr="05A131C4">
        <w:trPr>
          <w:trHeight w:val="300"/>
        </w:trPr>
        <w:tc>
          <w:tcPr>
            <w:tcW w:w="711" w:type="dxa"/>
            <w:tcBorders>
              <w:top w:val="nil"/>
              <w:left w:val="single" w:sz="4" w:space="0" w:color="000000" w:themeColor="text1"/>
              <w:bottom w:val="single" w:sz="4" w:space="0" w:color="000000" w:themeColor="text1"/>
              <w:right w:val="nil"/>
            </w:tcBorders>
            <w:shd w:val="clear" w:color="auto" w:fill="FFFFFF" w:themeFill="background1"/>
            <w:vAlign w:val="center"/>
          </w:tcPr>
          <w:p w14:paraId="0CED8F3C" w14:textId="04FB0B29" w:rsidR="00B52F73" w:rsidRPr="00701799" w:rsidRDefault="00B52F73" w:rsidP="00B52F73">
            <w:pPr>
              <w:pStyle w:val="NoSpacing"/>
              <w:rPr>
                <w:rFonts w:ascii="Calibri" w:eastAsia="Calibri" w:hAnsi="Calibri" w:cs="Calibri"/>
              </w:rPr>
            </w:pPr>
            <w:r w:rsidRPr="001374FD">
              <w:rPr>
                <w:rFonts w:ascii="Calibri" w:eastAsia="Calibri" w:hAnsi="Calibri" w:cs="Calibri"/>
              </w:rPr>
              <w:t>FNR 12.</w:t>
            </w:r>
            <w:r>
              <w:rPr>
                <w:rFonts w:ascii="Calibri" w:eastAsia="Calibri" w:hAnsi="Calibri" w:cs="Calibri"/>
              </w:rPr>
              <w:t>3</w:t>
            </w:r>
          </w:p>
        </w:tc>
        <w:tc>
          <w:tcPr>
            <w:tcW w:w="3933" w:type="dxa"/>
            <w:tcBorders>
              <w:top w:val="nil"/>
              <w:left w:val="single" w:sz="4" w:space="0" w:color="000000" w:themeColor="text1"/>
              <w:bottom w:val="single" w:sz="4" w:space="0" w:color="000000" w:themeColor="text1"/>
              <w:right w:val="nil"/>
            </w:tcBorders>
            <w:shd w:val="clear" w:color="auto" w:fill="FFFFFF" w:themeFill="background1"/>
            <w:vAlign w:val="center"/>
          </w:tcPr>
          <w:p w14:paraId="109CB715" w14:textId="4921BF91" w:rsidR="00B52F73" w:rsidRPr="00701799" w:rsidRDefault="00B52F73" w:rsidP="00B52F73">
            <w:pPr>
              <w:pStyle w:val="NoSpacing"/>
              <w:rPr>
                <w:rFonts w:ascii="Calibri" w:eastAsia="Calibri" w:hAnsi="Calibri" w:cs="Calibri"/>
              </w:rPr>
            </w:pPr>
            <w:r w:rsidRPr="001374FD">
              <w:rPr>
                <w:rFonts w:ascii="Calibri" w:eastAsia="Calibri" w:hAnsi="Calibri" w:cs="Calibri"/>
              </w:rPr>
              <w:t>The system shall be able to propose to the user a new contract price for fixed prices contract after a contract change. The user shall have the capability to accept this proposed contract price or choose to set a different price, and the system shall display the associated financial impact with the choice.</w:t>
            </w:r>
            <w:r>
              <w:rPr>
                <w:rFonts w:ascii="Calibri" w:eastAsia="Calibri" w:hAnsi="Calibri" w:cs="Calibri"/>
              </w:rPr>
              <w:br/>
            </w:r>
            <w:r w:rsidRPr="004A6214">
              <w:rPr>
                <w:rFonts w:ascii="Calibri" w:eastAsia="Calibri" w:hAnsi="Calibri" w:cs="Calibri"/>
                <w:highlight w:val="yellow"/>
              </w:rPr>
              <w:t>(As discussed in Workshop, Orsted will rephrase the requirement and will come back)</w:t>
            </w:r>
          </w:p>
        </w:tc>
        <w:tc>
          <w:tcPr>
            <w:tcW w:w="709" w:type="dxa"/>
          </w:tcPr>
          <w:p w14:paraId="672862A3" w14:textId="77777777" w:rsidR="00B52F73" w:rsidRDefault="00B52F73" w:rsidP="00B52F73">
            <w:pPr>
              <w:pStyle w:val="NoSpacing"/>
              <w:rPr>
                <w:rFonts w:ascii="Calibri" w:eastAsia="Calibri" w:hAnsi="Calibri" w:cs="Calibri"/>
              </w:rPr>
            </w:pPr>
          </w:p>
        </w:tc>
        <w:tc>
          <w:tcPr>
            <w:tcW w:w="992" w:type="dxa"/>
          </w:tcPr>
          <w:p w14:paraId="135D0865" w14:textId="680F589E"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7317C3DC" w14:textId="2FC7A5AD"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71C1BF76" w14:textId="077502AC" w:rsidR="00B52F73" w:rsidRDefault="00C81D2B" w:rsidP="00B52F73">
            <w:pPr>
              <w:pStyle w:val="NoSpacing"/>
              <w:rPr>
                <w:rFonts w:ascii="Calibri" w:eastAsia="Calibri" w:hAnsi="Calibri" w:cs="Calibri"/>
              </w:rPr>
            </w:pPr>
            <w:hyperlink w:anchor="_Financial_Impact_of" w:history="1">
              <w:r w:rsidRPr="00C81D2B">
                <w:rPr>
                  <w:rStyle w:val="Hyperlink"/>
                  <w:rFonts w:ascii="Calibri" w:eastAsia="Calibri" w:hAnsi="Calibri" w:cs="Calibri"/>
                </w:rPr>
                <w:t>4.4.4 Financial Impact of Contract Changes</w:t>
              </w:r>
            </w:hyperlink>
          </w:p>
        </w:tc>
      </w:tr>
      <w:tr w:rsidR="00B52F73" w14:paraId="4162624F" w14:textId="77777777" w:rsidTr="05A131C4">
        <w:trPr>
          <w:trHeight w:val="300"/>
        </w:trPr>
        <w:tc>
          <w:tcPr>
            <w:tcW w:w="711" w:type="dxa"/>
            <w:tcBorders>
              <w:top w:val="single" w:sz="4" w:space="0" w:color="000000" w:themeColor="text1"/>
              <w:left w:val="single" w:sz="4" w:space="0" w:color="000000" w:themeColor="text1"/>
              <w:bottom w:val="single" w:sz="4" w:space="0" w:color="000000" w:themeColor="text1"/>
              <w:right w:val="nil"/>
            </w:tcBorders>
            <w:shd w:val="clear" w:color="auto" w:fill="FFFFFF" w:themeFill="background1"/>
            <w:vAlign w:val="center"/>
          </w:tcPr>
          <w:p w14:paraId="2C14DAB0" w14:textId="06F02043" w:rsidR="00B52F73" w:rsidRPr="00C409B4" w:rsidRDefault="00B52F73" w:rsidP="00B52F73">
            <w:pPr>
              <w:pStyle w:val="NoSpacing"/>
              <w:rPr>
                <w:rFonts w:ascii="Calibri" w:eastAsia="Calibri" w:hAnsi="Calibri" w:cs="Calibri"/>
              </w:rPr>
            </w:pPr>
            <w:r w:rsidRPr="002C1830">
              <w:rPr>
                <w:rFonts w:ascii="Calibri" w:eastAsia="Calibri" w:hAnsi="Calibri" w:cs="Calibri"/>
              </w:rPr>
              <w:lastRenderedPageBreak/>
              <w:t>FNR 4.2</w:t>
            </w:r>
          </w:p>
        </w:tc>
        <w:tc>
          <w:tcPr>
            <w:tcW w:w="39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165201" w14:textId="451269A7" w:rsidR="00B52F73" w:rsidRDefault="00B52F73" w:rsidP="00B52F73">
            <w:pPr>
              <w:pStyle w:val="NoSpacing"/>
              <w:rPr>
                <w:rFonts w:ascii="Calibri" w:eastAsia="Calibri" w:hAnsi="Calibri" w:cs="Calibri"/>
              </w:rPr>
            </w:pPr>
            <w:r w:rsidRPr="002C1830">
              <w:rPr>
                <w:rFonts w:ascii="Calibri" w:eastAsia="Calibri" w:hAnsi="Calibri" w:cs="Calibri"/>
              </w:rPr>
              <w:t>The system shall display commodity (power, gas &amp; green certificates) market forward prices for each delivery month, ranging from front-month to rest-of-year and 5 years ahead. This information shall be available for Gas (Denmark and Sweden) and each price area for Power (Denmark).</w:t>
            </w:r>
            <w:r w:rsidRPr="002C1830">
              <w:rPr>
                <w:rFonts w:ascii="Calibri" w:eastAsia="Calibri" w:hAnsi="Calibri" w:cs="Calibri"/>
              </w:rPr>
              <w:br/>
              <w:t>The interface to obtain prices is detailed in Appendix NFR_App_4_PREP Integration.</w:t>
            </w:r>
          </w:p>
        </w:tc>
        <w:tc>
          <w:tcPr>
            <w:tcW w:w="709" w:type="dxa"/>
            <w:tcBorders>
              <w:left w:val="single" w:sz="4" w:space="0" w:color="auto"/>
            </w:tcBorders>
          </w:tcPr>
          <w:p w14:paraId="6E54AF73" w14:textId="77777777" w:rsidR="00B52F73" w:rsidRDefault="00B52F73" w:rsidP="00B52F73">
            <w:pPr>
              <w:pStyle w:val="NoSpacing"/>
              <w:rPr>
                <w:rFonts w:ascii="Calibri" w:eastAsia="Calibri" w:hAnsi="Calibri" w:cs="Calibri"/>
              </w:rPr>
            </w:pPr>
          </w:p>
        </w:tc>
        <w:tc>
          <w:tcPr>
            <w:tcW w:w="992" w:type="dxa"/>
          </w:tcPr>
          <w:p w14:paraId="41DBCCBB" w14:textId="09384B5E"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284A08D0" w14:textId="4FB00FD1"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3B40D619" w14:textId="5302C2E8" w:rsidR="00B52F73" w:rsidRDefault="004B681B" w:rsidP="00B52F73">
            <w:pPr>
              <w:pStyle w:val="NoSpacing"/>
              <w:rPr>
                <w:rFonts w:ascii="Calibri" w:eastAsia="Calibri" w:hAnsi="Calibri" w:cs="Calibri"/>
              </w:rPr>
            </w:pPr>
            <w:hyperlink w:anchor="_Opening_and_Closing" w:history="1">
              <w:r w:rsidRPr="00D04A8A">
                <w:rPr>
                  <w:rStyle w:val="Hyperlink"/>
                  <w:rFonts w:ascii="Calibri" w:eastAsia="Calibri" w:hAnsi="Calibri" w:cs="Calibri"/>
                </w:rPr>
                <w:t xml:space="preserve">4.4.5 </w:t>
              </w:r>
              <w:r w:rsidR="00D04A8A" w:rsidRPr="00D04A8A">
                <w:rPr>
                  <w:rStyle w:val="Hyperlink"/>
                  <w:rFonts w:ascii="Calibri" w:eastAsia="Calibri" w:hAnsi="Calibri" w:cs="Calibri"/>
                </w:rPr>
                <w:t>Opening and Closing Possibility for Offers and Contracts</w:t>
              </w:r>
            </w:hyperlink>
          </w:p>
        </w:tc>
      </w:tr>
      <w:tr w:rsidR="00B52F73" w14:paraId="62965DA5"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C68650" w14:textId="6C637BB6" w:rsidR="00B52F73" w:rsidRPr="00C409B4" w:rsidRDefault="00B52F73" w:rsidP="00B52F73">
            <w:pPr>
              <w:pStyle w:val="NoSpacing"/>
              <w:rPr>
                <w:rFonts w:ascii="Calibri" w:eastAsia="Calibri" w:hAnsi="Calibri" w:cs="Calibri"/>
              </w:rPr>
            </w:pPr>
            <w:r>
              <w:rPr>
                <w:rFonts w:ascii="Calibri" w:eastAsia="Calibri" w:hAnsi="Calibri" w:cs="Calibri"/>
              </w:rPr>
              <w:t>FNR 6.3</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1BACEB" w14:textId="19EC58AF" w:rsidR="00B52F73" w:rsidRDefault="00B52F73" w:rsidP="00B52F73">
            <w:pPr>
              <w:pStyle w:val="NoSpacing"/>
              <w:rPr>
                <w:rFonts w:ascii="Calibri" w:eastAsia="Calibri" w:hAnsi="Calibri" w:cs="Calibri"/>
              </w:rPr>
            </w:pPr>
            <w:r w:rsidRPr="00AD2A9D">
              <w:rPr>
                <w:rFonts w:ascii="Calibri" w:eastAsia="Calibri" w:hAnsi="Calibri" w:cs="Calibri"/>
              </w:rPr>
              <w:t>The system shall calculate the commodity price for fixed-price power contracts in Denmark (DK1 or DK2 areas) as a weighted average of the monthly hedges, which are to be determined based on the customer-specific contracted consumption profile. This calculation must differentiate between base and peak hedge volumes, priced respectively at base and peak rates, with the base/peak hedge ratio defined by Ørsted's proprietary formula.</w:t>
            </w:r>
          </w:p>
        </w:tc>
        <w:tc>
          <w:tcPr>
            <w:tcW w:w="709" w:type="dxa"/>
            <w:tcBorders>
              <w:left w:val="single" w:sz="4" w:space="0" w:color="auto"/>
            </w:tcBorders>
          </w:tcPr>
          <w:p w14:paraId="40C55E88" w14:textId="77777777" w:rsidR="00B52F73" w:rsidRDefault="00B52F73" w:rsidP="00B52F73">
            <w:pPr>
              <w:pStyle w:val="NoSpacing"/>
              <w:rPr>
                <w:rFonts w:ascii="Calibri" w:eastAsia="Calibri" w:hAnsi="Calibri" w:cs="Calibri"/>
              </w:rPr>
            </w:pPr>
          </w:p>
        </w:tc>
        <w:tc>
          <w:tcPr>
            <w:tcW w:w="992" w:type="dxa"/>
          </w:tcPr>
          <w:p w14:paraId="6EC852DC" w14:textId="305BA762"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161FA6C7" w14:textId="47312801"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574DE6A6" w14:textId="29DDD810" w:rsidR="00B52F73" w:rsidRDefault="009811B3" w:rsidP="00B52F73">
            <w:pPr>
              <w:pStyle w:val="NoSpacing"/>
              <w:rPr>
                <w:rFonts w:ascii="Calibri" w:eastAsia="Calibri" w:hAnsi="Calibri" w:cs="Calibri"/>
              </w:rPr>
            </w:pPr>
            <w:hyperlink w:anchor="_Product_Management" w:history="1">
              <w:r w:rsidRPr="00395702">
                <w:rPr>
                  <w:rStyle w:val="Hyperlink"/>
                  <w:rFonts w:ascii="Calibri" w:eastAsia="Calibri" w:hAnsi="Calibri" w:cs="Calibri"/>
                </w:rPr>
                <w:t>4.4.6 Product Management</w:t>
              </w:r>
            </w:hyperlink>
          </w:p>
        </w:tc>
      </w:tr>
      <w:tr w:rsidR="00B52F73" w14:paraId="769A605E"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937FFF" w14:textId="2B56B6A8" w:rsidR="00B52F73" w:rsidRPr="00C409B4" w:rsidRDefault="00B52F73" w:rsidP="00B52F73">
            <w:pPr>
              <w:pStyle w:val="NoSpacing"/>
              <w:rPr>
                <w:rFonts w:ascii="Calibri" w:eastAsia="Calibri" w:hAnsi="Calibri" w:cs="Calibri"/>
              </w:rPr>
            </w:pPr>
            <w:r>
              <w:rPr>
                <w:rFonts w:ascii="Calibri" w:eastAsia="Calibri" w:hAnsi="Calibri" w:cs="Calibri"/>
              </w:rPr>
              <w:t>FNR 6.4</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A2398B" w14:textId="62DE6F44" w:rsidR="00B52F73" w:rsidRDefault="00B52F73" w:rsidP="00B52F73">
            <w:pPr>
              <w:pStyle w:val="NoSpacing"/>
              <w:rPr>
                <w:rFonts w:ascii="Calibri" w:eastAsia="Calibri" w:hAnsi="Calibri" w:cs="Calibri"/>
              </w:rPr>
            </w:pPr>
            <w:r w:rsidRPr="00C9709C">
              <w:rPr>
                <w:rFonts w:ascii="Calibri" w:eastAsia="Calibri" w:hAnsi="Calibri" w:cs="Calibri"/>
              </w:rPr>
              <w:t>The system shall calculate the commodity price for fixed-price gas contracts in Denmark and Sweden as a weighted average of the monthly hedges, tailored to hedge the customer-specific contracted consumption profile.</w:t>
            </w:r>
          </w:p>
        </w:tc>
        <w:tc>
          <w:tcPr>
            <w:tcW w:w="709" w:type="dxa"/>
            <w:tcBorders>
              <w:left w:val="single" w:sz="4" w:space="0" w:color="auto"/>
            </w:tcBorders>
          </w:tcPr>
          <w:p w14:paraId="10867685" w14:textId="77777777" w:rsidR="00B52F73" w:rsidRDefault="00B52F73" w:rsidP="00B52F73">
            <w:pPr>
              <w:pStyle w:val="NoSpacing"/>
              <w:rPr>
                <w:rFonts w:ascii="Calibri" w:eastAsia="Calibri" w:hAnsi="Calibri" w:cs="Calibri"/>
              </w:rPr>
            </w:pPr>
          </w:p>
        </w:tc>
        <w:tc>
          <w:tcPr>
            <w:tcW w:w="992" w:type="dxa"/>
          </w:tcPr>
          <w:p w14:paraId="117D8ACF" w14:textId="43D87A31"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1842ED69" w14:textId="62D47CBF"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5A9A9030" w14:textId="0123A531" w:rsidR="00B52F73" w:rsidRDefault="00395702" w:rsidP="00B52F73">
            <w:pPr>
              <w:pStyle w:val="NoSpacing"/>
              <w:rPr>
                <w:rFonts w:ascii="Calibri" w:eastAsia="Calibri" w:hAnsi="Calibri" w:cs="Calibri"/>
              </w:rPr>
            </w:pPr>
            <w:hyperlink w:anchor="_Product_Management" w:history="1">
              <w:r w:rsidRPr="00395702">
                <w:rPr>
                  <w:rStyle w:val="Hyperlink"/>
                  <w:rFonts w:ascii="Calibri" w:eastAsia="Calibri" w:hAnsi="Calibri" w:cs="Calibri"/>
                </w:rPr>
                <w:t>4.4.6 Product Management</w:t>
              </w:r>
            </w:hyperlink>
          </w:p>
        </w:tc>
      </w:tr>
      <w:tr w:rsidR="00B52F73" w14:paraId="4C4E38AC"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FF42A3" w14:textId="1E2399CE" w:rsidR="00B52F73" w:rsidRPr="00C409B4" w:rsidRDefault="00B52F73" w:rsidP="00B52F73">
            <w:pPr>
              <w:pStyle w:val="NoSpacing"/>
              <w:rPr>
                <w:rFonts w:ascii="Calibri" w:eastAsia="Calibri" w:hAnsi="Calibri" w:cs="Calibri"/>
              </w:rPr>
            </w:pPr>
            <w:r>
              <w:rPr>
                <w:rFonts w:ascii="Calibri" w:eastAsia="Calibri" w:hAnsi="Calibri" w:cs="Calibri"/>
              </w:rPr>
              <w:t>FNR 8.15</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AC0D21" w14:textId="3FE290C8" w:rsidR="00B52F73" w:rsidRDefault="00B52F73" w:rsidP="00B52F73">
            <w:pPr>
              <w:pStyle w:val="NoSpacing"/>
              <w:rPr>
                <w:rFonts w:ascii="Calibri" w:eastAsia="Calibri" w:hAnsi="Calibri" w:cs="Calibri"/>
              </w:rPr>
            </w:pPr>
            <w:r w:rsidRPr="00DC53CA">
              <w:rPr>
                <w:rFonts w:ascii="Calibri" w:eastAsia="Calibri" w:hAnsi="Calibri" w:cs="Calibri"/>
              </w:rPr>
              <w:t>The system shall have the ability to calculate and show consumption volumes in the chosen contract period, broken down into meter types (real-time-measured vs yearly/monthly-read) and market price areas (e.g., DK1 and DK2 for power), forecasting from historic volumes based on documented forecast logic.</w:t>
            </w:r>
          </w:p>
        </w:tc>
        <w:tc>
          <w:tcPr>
            <w:tcW w:w="709" w:type="dxa"/>
            <w:tcBorders>
              <w:left w:val="single" w:sz="4" w:space="0" w:color="auto"/>
            </w:tcBorders>
          </w:tcPr>
          <w:p w14:paraId="3A808162" w14:textId="77777777" w:rsidR="00B52F73" w:rsidRDefault="00B52F73" w:rsidP="00B52F73">
            <w:pPr>
              <w:pStyle w:val="NoSpacing"/>
              <w:rPr>
                <w:rFonts w:ascii="Calibri" w:eastAsia="Calibri" w:hAnsi="Calibri" w:cs="Calibri"/>
              </w:rPr>
            </w:pPr>
          </w:p>
        </w:tc>
        <w:tc>
          <w:tcPr>
            <w:tcW w:w="992" w:type="dxa"/>
          </w:tcPr>
          <w:p w14:paraId="6EF050A2" w14:textId="42367D41"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1452545C" w14:textId="3F6FF823"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357B0A7D" w14:textId="2F0D0C8B" w:rsidR="00B52F73" w:rsidRDefault="00056022" w:rsidP="00B52F73">
            <w:pPr>
              <w:pStyle w:val="NoSpacing"/>
              <w:rPr>
                <w:rFonts w:ascii="Calibri" w:eastAsia="Calibri" w:hAnsi="Calibri" w:cs="Calibri"/>
              </w:rPr>
            </w:pPr>
            <w:hyperlink w:anchor="_Creating_and_Renewing">
              <w:r w:rsidRPr="45796860">
                <w:rPr>
                  <w:rStyle w:val="Hyperlink"/>
                  <w:rFonts w:ascii="Calibri" w:eastAsia="Calibri" w:hAnsi="Calibri" w:cs="Calibri"/>
                </w:rPr>
                <w:t>4.4.7 Creating and Renewing Offers</w:t>
              </w:r>
            </w:hyperlink>
          </w:p>
        </w:tc>
      </w:tr>
      <w:tr w:rsidR="00B52F73" w14:paraId="0B9F2090"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267B77" w14:textId="4707E148" w:rsidR="00B52F73" w:rsidRPr="00C409B4" w:rsidRDefault="00B52F73" w:rsidP="00B52F73">
            <w:pPr>
              <w:pStyle w:val="NoSpacing"/>
              <w:rPr>
                <w:rFonts w:ascii="Calibri" w:eastAsia="Calibri" w:hAnsi="Calibri" w:cs="Calibri"/>
              </w:rPr>
            </w:pPr>
            <w:r>
              <w:rPr>
                <w:rFonts w:ascii="Calibri" w:eastAsia="Calibri" w:hAnsi="Calibri" w:cs="Calibri"/>
              </w:rPr>
              <w:t>FNR 8.16</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B63C4" w14:textId="799CBE81" w:rsidR="00B52F73" w:rsidRDefault="00B52F73" w:rsidP="00B52F73">
            <w:pPr>
              <w:pStyle w:val="NoSpacing"/>
              <w:rPr>
                <w:rFonts w:ascii="Calibri" w:eastAsia="Calibri" w:hAnsi="Calibri" w:cs="Calibri"/>
              </w:rPr>
            </w:pPr>
            <w:r w:rsidRPr="00FF0199">
              <w:rPr>
                <w:rFonts w:ascii="Calibri" w:eastAsia="Calibri" w:hAnsi="Calibri" w:cs="Calibri"/>
              </w:rPr>
              <w:t xml:space="preserve">Ørsted requests that the supplier </w:t>
            </w:r>
            <w:proofErr w:type="gramStart"/>
            <w:r w:rsidRPr="00FF0199">
              <w:rPr>
                <w:rFonts w:ascii="Calibri" w:eastAsia="Calibri" w:hAnsi="Calibri" w:cs="Calibri"/>
              </w:rPr>
              <w:t>present</w:t>
            </w:r>
            <w:proofErr w:type="gramEnd"/>
            <w:r w:rsidRPr="00FF0199">
              <w:rPr>
                <w:rFonts w:ascii="Calibri" w:eastAsia="Calibri" w:hAnsi="Calibri" w:cs="Calibri"/>
              </w:rPr>
              <w:t xml:space="preserve"> their proposed methodologies for forecasting logic.</w:t>
            </w:r>
          </w:p>
        </w:tc>
        <w:tc>
          <w:tcPr>
            <w:tcW w:w="709" w:type="dxa"/>
            <w:tcBorders>
              <w:left w:val="single" w:sz="4" w:space="0" w:color="auto"/>
            </w:tcBorders>
          </w:tcPr>
          <w:p w14:paraId="0D0F2063" w14:textId="77777777" w:rsidR="00B52F73" w:rsidRDefault="00B52F73" w:rsidP="00B52F73">
            <w:pPr>
              <w:pStyle w:val="NoSpacing"/>
              <w:rPr>
                <w:rFonts w:ascii="Calibri" w:eastAsia="Calibri" w:hAnsi="Calibri" w:cs="Calibri"/>
              </w:rPr>
            </w:pPr>
          </w:p>
        </w:tc>
        <w:tc>
          <w:tcPr>
            <w:tcW w:w="992" w:type="dxa"/>
          </w:tcPr>
          <w:p w14:paraId="185A22B3" w14:textId="458F222B"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54F1F15C" w14:textId="1F1EA217"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60C5496F" w14:textId="6CC5D7FA" w:rsidR="00B52F73" w:rsidRDefault="00056022" w:rsidP="00B52F73">
            <w:pPr>
              <w:pStyle w:val="NoSpacing"/>
              <w:rPr>
                <w:rFonts w:ascii="Calibri" w:eastAsia="Calibri" w:hAnsi="Calibri" w:cs="Calibri"/>
              </w:rPr>
            </w:pPr>
            <w:hyperlink w:anchor="_Creating_and_Renewing">
              <w:r w:rsidRPr="45796860">
                <w:rPr>
                  <w:rStyle w:val="Hyperlink"/>
                  <w:rFonts w:ascii="Calibri" w:eastAsia="Calibri" w:hAnsi="Calibri" w:cs="Calibri"/>
                </w:rPr>
                <w:t>4.4.7 Creating and Renewing Offers</w:t>
              </w:r>
            </w:hyperlink>
          </w:p>
        </w:tc>
      </w:tr>
      <w:tr w:rsidR="00B52F73" w14:paraId="7C591AA3"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B967E8" w14:textId="2096086E" w:rsidR="00B52F73" w:rsidRPr="00C409B4" w:rsidRDefault="00B52F73" w:rsidP="00B52F73">
            <w:pPr>
              <w:pStyle w:val="NoSpacing"/>
              <w:rPr>
                <w:rFonts w:ascii="Calibri" w:eastAsia="Calibri" w:hAnsi="Calibri" w:cs="Calibri"/>
              </w:rPr>
            </w:pPr>
            <w:r>
              <w:rPr>
                <w:rFonts w:ascii="Calibri" w:eastAsia="Calibri" w:hAnsi="Calibri" w:cs="Calibri"/>
              </w:rPr>
              <w:t>FNR 8.23</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D402AE" w14:textId="0D78541F" w:rsidR="00B52F73" w:rsidRDefault="00B52F73" w:rsidP="00B52F73">
            <w:pPr>
              <w:pStyle w:val="NoSpacing"/>
              <w:rPr>
                <w:rFonts w:ascii="Calibri" w:eastAsia="Calibri" w:hAnsi="Calibri" w:cs="Calibri"/>
              </w:rPr>
            </w:pPr>
            <w:r w:rsidRPr="00F45F57">
              <w:rPr>
                <w:rFonts w:ascii="Calibri" w:eastAsia="Calibri" w:hAnsi="Calibri" w:cs="Calibri"/>
              </w:rPr>
              <w:t xml:space="preserve">The system shall be able to calculate contracted hourly consumption </w:t>
            </w:r>
            <w:proofErr w:type="gramStart"/>
            <w:r w:rsidRPr="00F45F57">
              <w:rPr>
                <w:rFonts w:ascii="Calibri" w:eastAsia="Calibri" w:hAnsi="Calibri" w:cs="Calibri"/>
              </w:rPr>
              <w:t>profile  from</w:t>
            </w:r>
            <w:proofErr w:type="gramEnd"/>
            <w:r w:rsidRPr="00F45F57">
              <w:rPr>
                <w:rFonts w:ascii="Calibri" w:eastAsia="Calibri" w:hAnsi="Calibri" w:cs="Calibri"/>
              </w:rPr>
              <w:t xml:space="preserve"> aggregated metering points' historic consumption data, using a documented forecast method (utilizing consumption patterns, e.g., day in the week, DK/SE bank holidays, etc.). The system shall be able to account also for calendar information in its forecasting logic calculation.</w:t>
            </w:r>
          </w:p>
        </w:tc>
        <w:tc>
          <w:tcPr>
            <w:tcW w:w="709" w:type="dxa"/>
            <w:tcBorders>
              <w:left w:val="single" w:sz="4" w:space="0" w:color="auto"/>
            </w:tcBorders>
          </w:tcPr>
          <w:p w14:paraId="7677870D" w14:textId="77777777" w:rsidR="00B52F73" w:rsidRDefault="00B52F73" w:rsidP="00B52F73">
            <w:pPr>
              <w:pStyle w:val="NoSpacing"/>
              <w:rPr>
                <w:rFonts w:ascii="Calibri" w:eastAsia="Calibri" w:hAnsi="Calibri" w:cs="Calibri"/>
              </w:rPr>
            </w:pPr>
          </w:p>
        </w:tc>
        <w:tc>
          <w:tcPr>
            <w:tcW w:w="992" w:type="dxa"/>
          </w:tcPr>
          <w:p w14:paraId="6285069D" w14:textId="753D175B"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245BAFD8" w14:textId="43B5F771"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6C75C024" w14:textId="59E3DD03" w:rsidR="00B52F73" w:rsidRDefault="00056022" w:rsidP="00B52F73">
            <w:pPr>
              <w:pStyle w:val="NoSpacing"/>
              <w:rPr>
                <w:rFonts w:ascii="Calibri" w:eastAsia="Calibri" w:hAnsi="Calibri" w:cs="Calibri"/>
              </w:rPr>
            </w:pPr>
            <w:hyperlink w:anchor="_Creating_and_Renewing" w:history="1">
              <w:r w:rsidRPr="00056022">
                <w:rPr>
                  <w:rStyle w:val="Hyperlink"/>
                  <w:rFonts w:ascii="Calibri" w:eastAsia="Calibri" w:hAnsi="Calibri" w:cs="Calibri"/>
                </w:rPr>
                <w:t>4.4.7 Creating and Renewing Offers</w:t>
              </w:r>
            </w:hyperlink>
          </w:p>
        </w:tc>
      </w:tr>
      <w:tr w:rsidR="00B52F73" w14:paraId="4E5C6940"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6ADEDB" w14:textId="089533B3" w:rsidR="00B52F73" w:rsidRPr="00C409B4" w:rsidRDefault="00B52F73" w:rsidP="00B52F73">
            <w:pPr>
              <w:pStyle w:val="NoSpacing"/>
              <w:rPr>
                <w:rFonts w:ascii="Calibri" w:eastAsia="Calibri" w:hAnsi="Calibri" w:cs="Calibri"/>
              </w:rPr>
            </w:pPr>
            <w:r>
              <w:rPr>
                <w:rFonts w:ascii="Calibri" w:eastAsia="Calibri" w:hAnsi="Calibri" w:cs="Calibri"/>
              </w:rPr>
              <w:lastRenderedPageBreak/>
              <w:t>FNR 10.2</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F430A8" w14:textId="219FBED4" w:rsidR="00B52F73" w:rsidRDefault="00B52F73" w:rsidP="00B52F73">
            <w:pPr>
              <w:pStyle w:val="NoSpacing"/>
              <w:rPr>
                <w:rFonts w:ascii="Calibri" w:eastAsia="Calibri" w:hAnsi="Calibri" w:cs="Calibri"/>
              </w:rPr>
            </w:pPr>
            <w:r w:rsidRPr="00F30FF9">
              <w:rPr>
                <w:rFonts w:ascii="Calibri" w:eastAsia="Calibri" w:hAnsi="Calibri" w:cs="Calibri"/>
              </w:rPr>
              <w:t>The system shall systematically record the aggregated sold volume across all customers in product-relevant portfolios, with specific portfolios designated for hedging contracted volumes End of Day (</w:t>
            </w:r>
            <w:proofErr w:type="spellStart"/>
            <w:r w:rsidRPr="00F30FF9">
              <w:rPr>
                <w:rFonts w:ascii="Calibri" w:eastAsia="Calibri" w:hAnsi="Calibri" w:cs="Calibri"/>
              </w:rPr>
              <w:t>EoD</w:t>
            </w:r>
            <w:proofErr w:type="spellEnd"/>
            <w:r w:rsidRPr="00F30FF9">
              <w:rPr>
                <w:rFonts w:ascii="Calibri" w:eastAsia="Calibri" w:hAnsi="Calibri" w:cs="Calibri"/>
              </w:rPr>
              <w:t>) if the product is assigned a hedge portfolio. (Appendix NFR_App_2_ENDUR Integration).</w:t>
            </w:r>
          </w:p>
        </w:tc>
        <w:tc>
          <w:tcPr>
            <w:tcW w:w="709" w:type="dxa"/>
            <w:tcBorders>
              <w:left w:val="single" w:sz="4" w:space="0" w:color="auto"/>
            </w:tcBorders>
          </w:tcPr>
          <w:p w14:paraId="18FB603F" w14:textId="77777777" w:rsidR="00B52F73" w:rsidRDefault="00B52F73" w:rsidP="00B52F73">
            <w:pPr>
              <w:pStyle w:val="NoSpacing"/>
              <w:rPr>
                <w:rFonts w:ascii="Calibri" w:eastAsia="Calibri" w:hAnsi="Calibri" w:cs="Calibri"/>
              </w:rPr>
            </w:pPr>
          </w:p>
        </w:tc>
        <w:tc>
          <w:tcPr>
            <w:tcW w:w="992" w:type="dxa"/>
          </w:tcPr>
          <w:p w14:paraId="7EA80D3D" w14:textId="62B6984D"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1010D623" w14:textId="11FDA508"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70F3A70C" w14:textId="124F1E94" w:rsidR="00B52F73" w:rsidRDefault="00DB7BBC" w:rsidP="00B52F73">
            <w:pPr>
              <w:pStyle w:val="NoSpacing"/>
              <w:rPr>
                <w:rFonts w:ascii="Calibri" w:eastAsia="Calibri" w:hAnsi="Calibri" w:cs="Calibri"/>
              </w:rPr>
            </w:pPr>
            <w:hyperlink w:anchor="_Contracting" w:history="1">
              <w:r w:rsidRPr="00DB7BBC">
                <w:rPr>
                  <w:rStyle w:val="Hyperlink"/>
                  <w:rFonts w:ascii="Calibri" w:eastAsia="Calibri" w:hAnsi="Calibri" w:cs="Calibri"/>
                </w:rPr>
                <w:t>4.4.8 Contracting</w:t>
              </w:r>
            </w:hyperlink>
          </w:p>
        </w:tc>
      </w:tr>
      <w:tr w:rsidR="00B52F73" w14:paraId="36D1DC5D"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07ED8B" w14:textId="2EBF0E32" w:rsidR="00B52F73" w:rsidRPr="00C409B4" w:rsidRDefault="00B52F73" w:rsidP="00B52F73">
            <w:pPr>
              <w:pStyle w:val="NoSpacing"/>
              <w:rPr>
                <w:rFonts w:ascii="Calibri" w:eastAsia="Calibri" w:hAnsi="Calibri" w:cs="Calibri"/>
              </w:rPr>
            </w:pPr>
            <w:r>
              <w:rPr>
                <w:rFonts w:ascii="Calibri" w:eastAsia="Calibri" w:hAnsi="Calibri" w:cs="Calibri"/>
              </w:rPr>
              <w:t>FNR 10.3</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637608" w14:textId="77777777" w:rsidR="00B52F73" w:rsidRDefault="00B52F73" w:rsidP="00B52F73">
            <w:pPr>
              <w:pStyle w:val="NoSpacing"/>
              <w:rPr>
                <w:rFonts w:ascii="Calibri" w:eastAsia="Calibri" w:hAnsi="Calibri" w:cs="Calibri"/>
                <w:strike/>
              </w:rPr>
            </w:pPr>
            <w:r w:rsidRPr="004761BE">
              <w:rPr>
                <w:rFonts w:ascii="Calibri" w:eastAsia="Calibri" w:hAnsi="Calibri" w:cs="Calibri"/>
                <w:strike/>
              </w:rPr>
              <w:t>Ørsted wishes for the possibility to track sold volumes on additional levels than aggregate</w:t>
            </w:r>
          </w:p>
          <w:p w14:paraId="3930BECB" w14:textId="6C67113E" w:rsidR="00B52F73" w:rsidRPr="00EB2FAA" w:rsidRDefault="00B52F73" w:rsidP="00B52F73">
            <w:pPr>
              <w:pStyle w:val="NoSpacing"/>
              <w:rPr>
                <w:rFonts w:ascii="Calibri" w:eastAsia="Calibri" w:hAnsi="Calibri" w:cs="Calibri"/>
              </w:rPr>
            </w:pPr>
            <w:r w:rsidRPr="00EB2FAA">
              <w:rPr>
                <w:rFonts w:ascii="Calibri" w:eastAsia="Calibri" w:hAnsi="Calibri" w:cs="Calibri"/>
              </w:rPr>
              <w:t>Ørsted wishes for the possibility to track hedged volumes on contract level. (Contract monthly level). It should be visible in Bit2Win table for Orsted to extract.</w:t>
            </w:r>
          </w:p>
        </w:tc>
        <w:tc>
          <w:tcPr>
            <w:tcW w:w="709" w:type="dxa"/>
            <w:tcBorders>
              <w:left w:val="single" w:sz="4" w:space="0" w:color="auto"/>
            </w:tcBorders>
          </w:tcPr>
          <w:p w14:paraId="1E144EA9" w14:textId="77777777" w:rsidR="00B52F73" w:rsidRDefault="00B52F73" w:rsidP="00B52F73">
            <w:pPr>
              <w:pStyle w:val="NoSpacing"/>
              <w:rPr>
                <w:rFonts w:ascii="Calibri" w:eastAsia="Calibri" w:hAnsi="Calibri" w:cs="Calibri"/>
              </w:rPr>
            </w:pPr>
          </w:p>
        </w:tc>
        <w:tc>
          <w:tcPr>
            <w:tcW w:w="992" w:type="dxa"/>
          </w:tcPr>
          <w:p w14:paraId="0C1A65DD" w14:textId="4AB0DC54"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6BC29929" w14:textId="7E0153BC"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237ABDD8" w14:textId="2E6AC28F" w:rsidR="00B52F73" w:rsidRDefault="00DB7BBC" w:rsidP="00B52F73">
            <w:pPr>
              <w:pStyle w:val="NoSpacing"/>
              <w:rPr>
                <w:rFonts w:ascii="Calibri" w:eastAsia="Calibri" w:hAnsi="Calibri" w:cs="Calibri"/>
              </w:rPr>
            </w:pPr>
            <w:hyperlink w:anchor="_Contracting">
              <w:r w:rsidRPr="45796860">
                <w:rPr>
                  <w:rStyle w:val="Hyperlink"/>
                  <w:rFonts w:ascii="Calibri" w:eastAsia="Calibri" w:hAnsi="Calibri" w:cs="Calibri"/>
                </w:rPr>
                <w:t>4.4.8 Contracting</w:t>
              </w:r>
            </w:hyperlink>
          </w:p>
        </w:tc>
      </w:tr>
      <w:tr w:rsidR="00B52F73" w14:paraId="4D7E81E7"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AB88E0" w14:textId="69AF66AA" w:rsidR="00B52F73" w:rsidRPr="00C409B4" w:rsidRDefault="00B52F73" w:rsidP="00B52F73">
            <w:pPr>
              <w:pStyle w:val="NoSpacing"/>
              <w:rPr>
                <w:rFonts w:ascii="Calibri" w:eastAsia="Calibri" w:hAnsi="Calibri" w:cs="Calibri"/>
              </w:rPr>
            </w:pPr>
            <w:r>
              <w:rPr>
                <w:rFonts w:ascii="Calibri" w:eastAsia="Calibri" w:hAnsi="Calibri" w:cs="Calibri"/>
              </w:rPr>
              <w:t>FNR 11.2</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AEF010" w14:textId="5D7CDBE9" w:rsidR="00B52F73" w:rsidRDefault="00B52F73" w:rsidP="00B52F73">
            <w:pPr>
              <w:pStyle w:val="NoSpacing"/>
              <w:rPr>
                <w:rFonts w:ascii="Calibri" w:eastAsia="Calibri" w:hAnsi="Calibri" w:cs="Calibri"/>
              </w:rPr>
            </w:pPr>
            <w:r w:rsidRPr="00A715AA">
              <w:rPr>
                <w:rFonts w:ascii="Calibri" w:eastAsia="Calibri" w:hAnsi="Calibri" w:cs="Calibri"/>
              </w:rPr>
              <w:t>The system shall allow for adjustments in volume, supporting both increases and decreases, for selected metering points and the entire contract.</w:t>
            </w:r>
          </w:p>
        </w:tc>
        <w:tc>
          <w:tcPr>
            <w:tcW w:w="709" w:type="dxa"/>
            <w:tcBorders>
              <w:left w:val="single" w:sz="4" w:space="0" w:color="auto"/>
            </w:tcBorders>
          </w:tcPr>
          <w:p w14:paraId="653C64DC" w14:textId="77777777" w:rsidR="00B52F73" w:rsidRDefault="00B52F73" w:rsidP="00B52F73">
            <w:pPr>
              <w:pStyle w:val="NoSpacing"/>
              <w:rPr>
                <w:rFonts w:ascii="Calibri" w:eastAsia="Calibri" w:hAnsi="Calibri" w:cs="Calibri"/>
              </w:rPr>
            </w:pPr>
          </w:p>
        </w:tc>
        <w:tc>
          <w:tcPr>
            <w:tcW w:w="992" w:type="dxa"/>
          </w:tcPr>
          <w:p w14:paraId="58F63DF6" w14:textId="13F64F9B" w:rsidR="00B52F73" w:rsidRDefault="00B52F73" w:rsidP="00B52F73">
            <w:pPr>
              <w:pStyle w:val="NoSpacing"/>
              <w:rPr>
                <w:rFonts w:ascii="Calibri" w:eastAsia="Calibri" w:hAnsi="Calibri" w:cs="Calibri"/>
              </w:rPr>
            </w:pPr>
            <w:r>
              <w:rPr>
                <w:rFonts w:ascii="Calibri" w:eastAsia="Calibri" w:hAnsi="Calibri" w:cs="Calibri"/>
              </w:rPr>
              <w:t>Y</w:t>
            </w:r>
          </w:p>
        </w:tc>
        <w:tc>
          <w:tcPr>
            <w:tcW w:w="993" w:type="dxa"/>
          </w:tcPr>
          <w:p w14:paraId="79B3F1BC" w14:textId="6B58ADF8" w:rsidR="00B52F73" w:rsidRDefault="00B52F73" w:rsidP="00B52F73">
            <w:pPr>
              <w:pStyle w:val="NoSpacing"/>
              <w:rPr>
                <w:rFonts w:ascii="Calibri" w:eastAsia="Calibri" w:hAnsi="Calibri" w:cs="Calibri"/>
              </w:rPr>
            </w:pPr>
            <w:r>
              <w:rPr>
                <w:rFonts w:ascii="Calibri" w:eastAsia="Calibri" w:hAnsi="Calibri" w:cs="Calibri"/>
              </w:rPr>
              <w:t>C</w:t>
            </w:r>
          </w:p>
        </w:tc>
        <w:tc>
          <w:tcPr>
            <w:tcW w:w="2781" w:type="dxa"/>
          </w:tcPr>
          <w:p w14:paraId="074DC4AB" w14:textId="19A6C547" w:rsidR="00B52F73" w:rsidRDefault="00275DB0" w:rsidP="00B52F73">
            <w:pPr>
              <w:pStyle w:val="NoSpacing"/>
              <w:rPr>
                <w:rFonts w:ascii="Calibri" w:eastAsia="Calibri" w:hAnsi="Calibri" w:cs="Calibri"/>
              </w:rPr>
            </w:pPr>
            <w:hyperlink w:anchor="_Contract_Change_Management" w:history="1">
              <w:r w:rsidRPr="00275DB0">
                <w:rPr>
                  <w:rStyle w:val="Hyperlink"/>
                  <w:rFonts w:ascii="Calibri" w:eastAsia="Calibri" w:hAnsi="Calibri" w:cs="Calibri"/>
                </w:rPr>
                <w:t>4.4.9 Contract Change Management</w:t>
              </w:r>
            </w:hyperlink>
          </w:p>
        </w:tc>
      </w:tr>
      <w:tr w:rsidR="00945FD6" w14:paraId="31FE96E3"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CDC6DC" w14:textId="1F57AD3F" w:rsidR="00945FD6" w:rsidRDefault="00945FD6" w:rsidP="00945FD6">
            <w:pPr>
              <w:pStyle w:val="NoSpacing"/>
              <w:rPr>
                <w:rFonts w:ascii="Calibri" w:eastAsia="Calibri" w:hAnsi="Calibri" w:cs="Calibri"/>
              </w:rPr>
            </w:pPr>
            <w:r w:rsidRPr="00F02C9D">
              <w:rPr>
                <w:rFonts w:ascii="Calibri" w:eastAsia="Calibri" w:hAnsi="Calibri" w:cs="Calibri"/>
              </w:rPr>
              <w:t>FNR 2.5</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28D2E" w14:textId="77E50B32" w:rsidR="00945FD6" w:rsidRPr="00A715AA" w:rsidRDefault="00945FD6" w:rsidP="00945FD6">
            <w:pPr>
              <w:pStyle w:val="NoSpacing"/>
              <w:rPr>
                <w:rFonts w:ascii="Calibri" w:eastAsia="Calibri" w:hAnsi="Calibri" w:cs="Calibri"/>
              </w:rPr>
            </w:pPr>
            <w:r w:rsidRPr="003D196A">
              <w:rPr>
                <w:rFonts w:ascii="Calibri" w:eastAsia="Calibri" w:hAnsi="Calibri" w:cs="Calibri"/>
              </w:rPr>
              <w:t xml:space="preserve">The system shall support the ability to load metering point information, comprising realized hourly consumption and at the lowest </w:t>
            </w:r>
            <w:del w:id="167" w:author="AASHUTOSH" w:date="2025-06-16T15:28:00Z">
              <w:r w:rsidRPr="003D196A" w:rsidDel="00040A88">
                <w:rPr>
                  <w:rFonts w:ascii="Calibri" w:eastAsia="Calibri" w:hAnsi="Calibri" w:cs="Calibri"/>
                </w:rPr>
                <w:delText xml:space="preserve">graduality </w:delText>
              </w:r>
            </w:del>
            <w:ins w:id="168" w:author="AASHUTOSH" w:date="2025-06-16T15:28:00Z">
              <w:r w:rsidR="00040A88">
                <w:rPr>
                  <w:rFonts w:ascii="Calibri" w:eastAsia="Calibri" w:hAnsi="Calibri" w:cs="Calibri"/>
                </w:rPr>
                <w:t xml:space="preserve"> granularity </w:t>
              </w:r>
            </w:ins>
            <w:r w:rsidRPr="003D196A">
              <w:rPr>
                <w:rFonts w:ascii="Calibri" w:eastAsia="Calibri" w:hAnsi="Calibri" w:cs="Calibri"/>
              </w:rPr>
              <w:t>available, expected annual consumption, customer numbers, payer address, etc., (uploaded manually from end user device)</w:t>
            </w:r>
          </w:p>
        </w:tc>
        <w:tc>
          <w:tcPr>
            <w:tcW w:w="709" w:type="dxa"/>
            <w:tcBorders>
              <w:left w:val="single" w:sz="4" w:space="0" w:color="auto"/>
            </w:tcBorders>
          </w:tcPr>
          <w:p w14:paraId="05FF24CF" w14:textId="77777777" w:rsidR="00945FD6" w:rsidRDefault="00945FD6" w:rsidP="00945FD6">
            <w:pPr>
              <w:pStyle w:val="NoSpacing"/>
              <w:rPr>
                <w:rFonts w:ascii="Calibri" w:eastAsia="Calibri" w:hAnsi="Calibri" w:cs="Calibri"/>
              </w:rPr>
            </w:pPr>
          </w:p>
        </w:tc>
        <w:tc>
          <w:tcPr>
            <w:tcW w:w="992" w:type="dxa"/>
          </w:tcPr>
          <w:p w14:paraId="2833DFDC" w14:textId="569AE7DB" w:rsidR="00945FD6" w:rsidRDefault="00945FD6" w:rsidP="00945FD6">
            <w:pPr>
              <w:pStyle w:val="NoSpacing"/>
              <w:rPr>
                <w:rFonts w:ascii="Calibri" w:eastAsia="Calibri" w:hAnsi="Calibri" w:cs="Calibri"/>
              </w:rPr>
            </w:pPr>
            <w:r>
              <w:rPr>
                <w:rFonts w:ascii="Calibri" w:eastAsia="Calibri" w:hAnsi="Calibri" w:cs="Calibri"/>
              </w:rPr>
              <w:t>Y</w:t>
            </w:r>
          </w:p>
        </w:tc>
        <w:tc>
          <w:tcPr>
            <w:tcW w:w="993" w:type="dxa"/>
          </w:tcPr>
          <w:p w14:paraId="691FB969" w14:textId="0FBD9BCC" w:rsidR="00945FD6" w:rsidRDefault="00945FD6" w:rsidP="00945FD6">
            <w:pPr>
              <w:pStyle w:val="NoSpacing"/>
              <w:rPr>
                <w:rFonts w:ascii="Calibri" w:eastAsia="Calibri" w:hAnsi="Calibri" w:cs="Calibri"/>
              </w:rPr>
            </w:pPr>
            <w:r>
              <w:rPr>
                <w:rFonts w:ascii="Calibri" w:eastAsia="Calibri" w:hAnsi="Calibri" w:cs="Calibri"/>
              </w:rPr>
              <w:t>C</w:t>
            </w:r>
          </w:p>
        </w:tc>
        <w:tc>
          <w:tcPr>
            <w:tcW w:w="2781" w:type="dxa"/>
          </w:tcPr>
          <w:p w14:paraId="0118DDB8" w14:textId="715C0AA6" w:rsidR="00945FD6" w:rsidRPr="000955EF" w:rsidRDefault="000955EF" w:rsidP="00945FD6">
            <w:pPr>
              <w:pStyle w:val="NoSpacing"/>
            </w:pPr>
            <w:hyperlink w:anchor="_Customer_Master_Data" w:history="1">
              <w:r w:rsidRPr="000955EF">
                <w:rPr>
                  <w:rStyle w:val="Hyperlink"/>
                  <w:rFonts w:ascii="Calibri" w:eastAsia="Calibri" w:hAnsi="Calibri" w:cs="Calibri"/>
                </w:rPr>
                <w:t>4.4.10 Customer Master Data</w:t>
              </w:r>
            </w:hyperlink>
          </w:p>
        </w:tc>
      </w:tr>
      <w:tr w:rsidR="00945FD6" w14:paraId="71B9A0F1" w14:textId="77777777" w:rsidTr="05A131C4">
        <w:trPr>
          <w:trHeight w:val="300"/>
        </w:trPr>
        <w:tc>
          <w:tcPr>
            <w:tcW w:w="71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AFC974" w14:textId="34A83823" w:rsidR="00945FD6" w:rsidRDefault="00945FD6" w:rsidP="00945FD6">
            <w:pPr>
              <w:pStyle w:val="NoSpacing"/>
              <w:rPr>
                <w:rFonts w:ascii="Calibri" w:eastAsia="Calibri" w:hAnsi="Calibri" w:cs="Calibri"/>
              </w:rPr>
            </w:pPr>
            <w:r w:rsidRPr="00F02C9D">
              <w:rPr>
                <w:rFonts w:ascii="Calibri" w:eastAsia="Calibri" w:hAnsi="Calibri" w:cs="Calibri"/>
              </w:rPr>
              <w:t>FNR 2.</w:t>
            </w:r>
            <w:r>
              <w:rPr>
                <w:rFonts w:ascii="Calibri" w:eastAsia="Calibri" w:hAnsi="Calibri" w:cs="Calibri"/>
              </w:rPr>
              <w:t>6</w:t>
            </w:r>
          </w:p>
        </w:tc>
        <w:tc>
          <w:tcPr>
            <w:tcW w:w="39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D02064" w14:textId="61A65BAF" w:rsidR="00945FD6" w:rsidRPr="00A715AA" w:rsidRDefault="00945FD6" w:rsidP="00945FD6">
            <w:pPr>
              <w:pStyle w:val="NoSpacing"/>
              <w:rPr>
                <w:rFonts w:ascii="Calibri" w:eastAsia="Calibri" w:hAnsi="Calibri" w:cs="Calibri"/>
              </w:rPr>
            </w:pPr>
            <w:r w:rsidRPr="00F02C9D">
              <w:rPr>
                <w:rFonts w:ascii="Calibri" w:eastAsia="Calibri" w:hAnsi="Calibri" w:cs="Calibri"/>
              </w:rPr>
              <w:t>The system must enable users to perform manual imports of metering point data via an external CSV file upload feature. (CSV shall be supported at least)</w:t>
            </w:r>
          </w:p>
        </w:tc>
        <w:tc>
          <w:tcPr>
            <w:tcW w:w="709" w:type="dxa"/>
            <w:tcBorders>
              <w:left w:val="single" w:sz="4" w:space="0" w:color="auto"/>
            </w:tcBorders>
          </w:tcPr>
          <w:p w14:paraId="0F77471E" w14:textId="77777777" w:rsidR="00945FD6" w:rsidRDefault="00945FD6" w:rsidP="00945FD6">
            <w:pPr>
              <w:pStyle w:val="NoSpacing"/>
              <w:rPr>
                <w:rFonts w:ascii="Calibri" w:eastAsia="Calibri" w:hAnsi="Calibri" w:cs="Calibri"/>
              </w:rPr>
            </w:pPr>
          </w:p>
        </w:tc>
        <w:tc>
          <w:tcPr>
            <w:tcW w:w="992" w:type="dxa"/>
          </w:tcPr>
          <w:p w14:paraId="6DEFF282" w14:textId="780E8F69" w:rsidR="00945FD6" w:rsidRDefault="00945FD6" w:rsidP="00945FD6">
            <w:pPr>
              <w:pStyle w:val="NoSpacing"/>
              <w:rPr>
                <w:rFonts w:ascii="Calibri" w:eastAsia="Calibri" w:hAnsi="Calibri" w:cs="Calibri"/>
              </w:rPr>
            </w:pPr>
            <w:r>
              <w:rPr>
                <w:rFonts w:ascii="Calibri" w:eastAsia="Calibri" w:hAnsi="Calibri" w:cs="Calibri"/>
              </w:rPr>
              <w:t>Y</w:t>
            </w:r>
          </w:p>
        </w:tc>
        <w:tc>
          <w:tcPr>
            <w:tcW w:w="993" w:type="dxa"/>
          </w:tcPr>
          <w:p w14:paraId="2937504D" w14:textId="61A0B916" w:rsidR="00945FD6" w:rsidRDefault="00945FD6" w:rsidP="00945FD6">
            <w:pPr>
              <w:pStyle w:val="NoSpacing"/>
              <w:rPr>
                <w:rFonts w:ascii="Calibri" w:eastAsia="Calibri" w:hAnsi="Calibri" w:cs="Calibri"/>
              </w:rPr>
            </w:pPr>
            <w:r>
              <w:rPr>
                <w:rFonts w:ascii="Calibri" w:eastAsia="Calibri" w:hAnsi="Calibri" w:cs="Calibri"/>
              </w:rPr>
              <w:t>C</w:t>
            </w:r>
          </w:p>
        </w:tc>
        <w:tc>
          <w:tcPr>
            <w:tcW w:w="2781" w:type="dxa"/>
          </w:tcPr>
          <w:p w14:paraId="4A10632D" w14:textId="01F3A51D" w:rsidR="00945FD6" w:rsidRDefault="000955EF" w:rsidP="00945FD6">
            <w:pPr>
              <w:pStyle w:val="NoSpacing"/>
            </w:pPr>
            <w:hyperlink w:anchor="_Customer_Master_Data" w:history="1">
              <w:r w:rsidRPr="000955EF">
                <w:rPr>
                  <w:rStyle w:val="Hyperlink"/>
                  <w:rFonts w:ascii="Calibri" w:eastAsia="Calibri" w:hAnsi="Calibri" w:cs="Calibri"/>
                </w:rPr>
                <w:t>4.4.10 Customer Master Data</w:t>
              </w:r>
            </w:hyperlink>
          </w:p>
        </w:tc>
      </w:tr>
    </w:tbl>
    <w:p w14:paraId="64F66D64" w14:textId="114D4746" w:rsidR="181CEFDD" w:rsidRDefault="181CEFDD"/>
    <w:p w14:paraId="6B683ACE" w14:textId="77777777" w:rsidR="001C7E83" w:rsidRPr="00F679EA" w:rsidRDefault="001C7E83" w:rsidP="00F679EA">
      <w:pPr>
        <w:pStyle w:val="Heading1"/>
        <w:jc w:val="left"/>
        <w:rPr>
          <w:rFonts w:asciiTheme="majorHAnsi" w:hAnsiTheme="majorHAnsi"/>
        </w:rPr>
      </w:pPr>
      <w:bookmarkStart w:id="169" w:name="_Toc380598222"/>
      <w:bookmarkStart w:id="170" w:name="_Toc205984822"/>
      <w:r w:rsidRPr="00F679EA">
        <w:rPr>
          <w:rFonts w:asciiTheme="majorHAnsi" w:hAnsiTheme="majorHAnsi"/>
        </w:rPr>
        <w:lastRenderedPageBreak/>
        <w:t>P</w:t>
      </w:r>
      <w:r w:rsidR="002B7AAA">
        <w:rPr>
          <w:rFonts w:asciiTheme="majorHAnsi" w:hAnsiTheme="majorHAnsi"/>
        </w:rPr>
        <w:t>rocess Flow Conventions</w:t>
      </w:r>
      <w:bookmarkEnd w:id="169"/>
      <w:bookmarkEnd w:id="170"/>
    </w:p>
    <w:p w14:paraId="18A4D338" w14:textId="522C5E0C" w:rsidR="006C1E06" w:rsidRPr="00DA7F0F" w:rsidRDefault="006C1E06" w:rsidP="00F679EA">
      <w:pPr>
        <w:jc w:val="left"/>
        <w:rPr>
          <w:rFonts w:ascii="Calibri" w:hAnsi="Calibri" w:cs="Calibri"/>
          <w:sz w:val="22"/>
          <w:szCs w:val="22"/>
          <w:lang w:val="en-US"/>
        </w:rPr>
      </w:pPr>
      <w:r w:rsidRPr="00DA7F0F">
        <w:rPr>
          <w:rFonts w:ascii="Calibri" w:hAnsi="Calibri" w:cs="Calibri"/>
          <w:sz w:val="22"/>
          <w:szCs w:val="22"/>
          <w:lang w:val="en-US"/>
        </w:rPr>
        <w:t xml:space="preserve">The Business Process Architecture model provides the framework within which the </w:t>
      </w:r>
      <w:r w:rsidR="001C7E83" w:rsidRPr="00DA7F0F">
        <w:rPr>
          <w:rFonts w:ascii="Calibri" w:hAnsi="Calibri" w:cs="Calibri"/>
          <w:sz w:val="22"/>
          <w:szCs w:val="22"/>
          <w:lang w:val="en-US"/>
        </w:rPr>
        <w:t>i</w:t>
      </w:r>
      <w:r w:rsidRPr="00DA7F0F">
        <w:rPr>
          <w:rFonts w:ascii="Calibri" w:hAnsi="Calibri" w:cs="Calibri"/>
          <w:sz w:val="22"/>
          <w:szCs w:val="22"/>
          <w:lang w:val="en-US"/>
        </w:rPr>
        <w:t>ndividu</w:t>
      </w:r>
      <w:r w:rsidR="002B7AAA" w:rsidRPr="00DA7F0F">
        <w:rPr>
          <w:rFonts w:ascii="Calibri" w:hAnsi="Calibri" w:cs="Calibri"/>
          <w:sz w:val="22"/>
          <w:szCs w:val="22"/>
          <w:lang w:val="en-US"/>
        </w:rPr>
        <w:t xml:space="preserve">al processes should be viewed. </w:t>
      </w:r>
      <w:r w:rsidR="002C0A8B" w:rsidRPr="00DA7F0F">
        <w:rPr>
          <w:rFonts w:ascii="Calibri" w:hAnsi="Calibri" w:cs="Calibri"/>
          <w:sz w:val="22"/>
          <w:szCs w:val="22"/>
          <w:lang w:val="en-US"/>
        </w:rPr>
        <w:t>Therefore,</w:t>
      </w:r>
      <w:r w:rsidRPr="00DA7F0F">
        <w:rPr>
          <w:rFonts w:ascii="Calibri" w:hAnsi="Calibri" w:cs="Calibri"/>
          <w:sz w:val="22"/>
          <w:szCs w:val="22"/>
          <w:lang w:val="en-US"/>
        </w:rPr>
        <w:t xml:space="preserve"> the following conventions will be applied to depict the individual processes:</w:t>
      </w:r>
    </w:p>
    <w:p w14:paraId="01253842" w14:textId="77777777" w:rsidR="00C6083D" w:rsidRDefault="00C6083D" w:rsidP="00F679EA">
      <w:pPr>
        <w:jc w:val="left"/>
        <w:rPr>
          <w:rFonts w:asciiTheme="majorHAnsi" w:hAnsiTheme="majorHAnsi"/>
          <w:b/>
        </w:rPr>
      </w:pPr>
    </w:p>
    <w:p w14:paraId="0647D1DB" w14:textId="19418202" w:rsidR="006C1E06" w:rsidRPr="00D9573B" w:rsidRDefault="001C7E83" w:rsidP="00F679EA">
      <w:pPr>
        <w:jc w:val="left"/>
        <w:rPr>
          <w:rFonts w:asciiTheme="majorHAnsi" w:hAnsiTheme="majorHAnsi"/>
        </w:rPr>
      </w:pPr>
      <w:r w:rsidRPr="00D9573B">
        <w:rPr>
          <w:rFonts w:asciiTheme="majorHAnsi" w:hAnsiTheme="majorHAnsi"/>
          <w:b/>
        </w:rPr>
        <w:t xml:space="preserve">Figure 1: </w:t>
      </w:r>
      <w:r w:rsidR="006C1E06" w:rsidRPr="00D9573B">
        <w:rPr>
          <w:rFonts w:asciiTheme="majorHAnsi" w:hAnsiTheme="majorHAnsi"/>
          <w:b/>
        </w:rPr>
        <w:t xml:space="preserve">Process Model </w:t>
      </w:r>
      <w:r w:rsidRPr="00D9573B">
        <w:rPr>
          <w:rFonts w:asciiTheme="majorHAnsi" w:hAnsiTheme="majorHAnsi"/>
          <w:b/>
        </w:rPr>
        <w:t xml:space="preserve">&amp; Flow Chart </w:t>
      </w:r>
      <w:r w:rsidR="006C1E06" w:rsidRPr="00D9573B">
        <w:rPr>
          <w:rFonts w:asciiTheme="majorHAnsi" w:hAnsiTheme="majorHAnsi"/>
          <w:b/>
        </w:rPr>
        <w:t>Conventions</w:t>
      </w:r>
    </w:p>
    <w:p w14:paraId="0C4A6F1E" w14:textId="234D897D" w:rsidR="00076490" w:rsidRPr="00F679EA" w:rsidRDefault="00DA100C" w:rsidP="00F679EA">
      <w:pPr>
        <w:jc w:val="left"/>
        <w:rPr>
          <w:rFonts w:asciiTheme="majorHAnsi" w:hAnsiTheme="majorHAnsi"/>
        </w:rPr>
      </w:pPr>
      <w:r>
        <w:rPr>
          <w:rFonts w:asciiTheme="majorHAnsi" w:hAnsiTheme="majorHAnsi"/>
          <w:noProof/>
        </w:rPr>
        <w:drawing>
          <wp:inline distT="0" distB="0" distL="0" distR="0" wp14:anchorId="625B4D6C" wp14:editId="3C387068">
            <wp:extent cx="984250" cy="400050"/>
            <wp:effectExtent l="0" t="0" r="6350" b="0"/>
            <wp:docPr id="1116984098" name="Picture 111698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4250" cy="400050"/>
                    </a:xfrm>
                    <a:prstGeom prst="rect">
                      <a:avLst/>
                    </a:prstGeom>
                    <a:noFill/>
                    <a:ln>
                      <a:noFill/>
                    </a:ln>
                  </pic:spPr>
                </pic:pic>
              </a:graphicData>
            </a:graphic>
          </wp:inline>
        </w:drawing>
      </w:r>
      <w:r w:rsidR="00076490" w:rsidRPr="00F679EA">
        <w:rPr>
          <w:rFonts w:asciiTheme="majorHAnsi" w:hAnsiTheme="majorHAnsi"/>
        </w:rPr>
        <w:tab/>
      </w:r>
      <w:r w:rsidR="00076490" w:rsidRPr="00F679EA">
        <w:rPr>
          <w:rFonts w:asciiTheme="majorHAnsi" w:hAnsiTheme="majorHAnsi"/>
        </w:rPr>
        <w:tab/>
      </w:r>
      <w:r w:rsidR="00076490" w:rsidRPr="00F679EA">
        <w:rPr>
          <w:rFonts w:asciiTheme="majorHAnsi" w:hAnsiTheme="majorHAnsi"/>
        </w:rPr>
        <w:tab/>
      </w:r>
      <w:r w:rsidR="00076490" w:rsidRPr="00F679EA">
        <w:rPr>
          <w:rFonts w:asciiTheme="majorHAnsi" w:hAnsiTheme="majorHAnsi"/>
        </w:rPr>
        <w:tab/>
      </w:r>
      <w:r w:rsidR="00EF24B8">
        <w:rPr>
          <w:noProof/>
        </w:rPr>
        <w:drawing>
          <wp:inline distT="0" distB="0" distL="0" distR="0" wp14:anchorId="70A0432B" wp14:editId="4F3DC2C1">
            <wp:extent cx="1111250" cy="666750"/>
            <wp:effectExtent l="0" t="0" r="0" b="0"/>
            <wp:docPr id="585822922" name="Picture 58582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1250" cy="666750"/>
                    </a:xfrm>
                    <a:prstGeom prst="rect">
                      <a:avLst/>
                    </a:prstGeom>
                    <a:noFill/>
                    <a:ln>
                      <a:noFill/>
                    </a:ln>
                  </pic:spPr>
                </pic:pic>
              </a:graphicData>
            </a:graphic>
          </wp:inline>
        </w:drawing>
      </w:r>
      <w:r w:rsidR="00223142" w:rsidRPr="00F679EA">
        <w:rPr>
          <w:rFonts w:asciiTheme="majorHAnsi" w:hAnsiTheme="majorHAnsi"/>
        </w:rPr>
        <w:tab/>
      </w:r>
      <w:r w:rsidR="00223142" w:rsidRPr="00F679EA">
        <w:rPr>
          <w:rFonts w:asciiTheme="majorHAnsi" w:hAnsiTheme="majorHAnsi"/>
        </w:rPr>
        <w:tab/>
      </w:r>
      <w:r w:rsidR="00223142" w:rsidRPr="00F679EA">
        <w:rPr>
          <w:rFonts w:asciiTheme="majorHAnsi" w:hAnsiTheme="majorHAnsi"/>
        </w:rPr>
        <w:tab/>
      </w:r>
      <w:r w:rsidR="00223142" w:rsidRPr="00F679EA">
        <w:rPr>
          <w:rFonts w:asciiTheme="majorHAnsi" w:hAnsiTheme="majorHAnsi"/>
        </w:rPr>
        <w:tab/>
      </w:r>
      <w:r>
        <w:rPr>
          <w:rFonts w:asciiTheme="majorHAnsi" w:hAnsiTheme="majorHAnsi"/>
          <w:noProof/>
        </w:rPr>
        <w:drawing>
          <wp:inline distT="0" distB="0" distL="0" distR="0" wp14:anchorId="59B3B67A" wp14:editId="77CDEC32">
            <wp:extent cx="984250" cy="400050"/>
            <wp:effectExtent l="0" t="0" r="6350" b="0"/>
            <wp:docPr id="2056973764" name="Picture 2056973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84250" cy="400050"/>
                    </a:xfrm>
                    <a:prstGeom prst="rect">
                      <a:avLst/>
                    </a:prstGeom>
                    <a:noFill/>
                    <a:ln>
                      <a:noFill/>
                    </a:ln>
                  </pic:spPr>
                </pic:pic>
              </a:graphicData>
            </a:graphic>
          </wp:inline>
        </w:drawing>
      </w:r>
    </w:p>
    <w:p w14:paraId="1E9579FD" w14:textId="6DDAFB5B" w:rsidR="00076490" w:rsidRPr="00F679EA" w:rsidRDefault="00B81065" w:rsidP="00F679EA">
      <w:pPr>
        <w:jc w:val="left"/>
        <w:rPr>
          <w:rFonts w:asciiTheme="majorHAnsi" w:hAnsiTheme="majorHAnsi"/>
        </w:rPr>
      </w:pPr>
      <w:r>
        <w:rPr>
          <w:rFonts w:asciiTheme="majorHAnsi" w:hAnsiTheme="majorHAnsi"/>
          <w:noProof/>
        </w:rPr>
        <mc:AlternateContent>
          <mc:Choice Requires="wps">
            <w:drawing>
              <wp:anchor distT="0" distB="0" distL="114300" distR="114300" simplePos="0" relativeHeight="251658244" behindDoc="0" locked="0" layoutInCell="1" allowOverlap="1" wp14:anchorId="44ABC4D6" wp14:editId="164F8B6B">
                <wp:simplePos x="0" y="0"/>
                <wp:positionH relativeFrom="column">
                  <wp:posOffset>465730</wp:posOffset>
                </wp:positionH>
                <wp:positionV relativeFrom="paragraph">
                  <wp:posOffset>229853</wp:posOffset>
                </wp:positionV>
                <wp:extent cx="963827" cy="705829"/>
                <wp:effectExtent l="0" t="0" r="14605" b="18415"/>
                <wp:wrapNone/>
                <wp:docPr id="457419350" name="Rectangle 457419350"/>
                <wp:cNvGraphicFramePr/>
                <a:graphic xmlns:a="http://schemas.openxmlformats.org/drawingml/2006/main">
                  <a:graphicData uri="http://schemas.microsoft.com/office/word/2010/wordprocessingShape">
                    <wps:wsp>
                      <wps:cNvSpPr/>
                      <wps:spPr>
                        <a:xfrm>
                          <a:off x="0" y="0"/>
                          <a:ext cx="963827" cy="705829"/>
                        </a:xfrm>
                        <a:prstGeom prst="rect">
                          <a:avLst/>
                        </a:prstGeom>
                        <a:solidFill>
                          <a:srgbClr val="FFFF00"/>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E9EBF1" w14:textId="25456676" w:rsidR="00B81065" w:rsidRPr="002B7C46" w:rsidRDefault="00B81065" w:rsidP="00B81065">
                            <w:pPr>
                              <w:ind w:left="0"/>
                              <w:jc w:val="center"/>
                              <w:rPr>
                                <w:rFonts w:ascii="Calibri" w:hAnsi="Calibri" w:cs="Calibri"/>
                                <w:color w:val="000000" w:themeColor="text1"/>
                                <w:lang w:val="en-US"/>
                              </w:rPr>
                            </w:pPr>
                            <w:r w:rsidRPr="002B7C46">
                              <w:rPr>
                                <w:rFonts w:ascii="Calibri" w:hAnsi="Calibri" w:cs="Calibri"/>
                                <w:color w:val="000000" w:themeColor="text1"/>
                                <w:lang w:val="en-US"/>
                              </w:rPr>
                              <w:t>Manual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ABC4D6" id="Rectangle 457419350" o:spid="_x0000_s1026" style="position:absolute;left:0;text-align:left;margin-left:36.65pt;margin-top:18.1pt;width:75.9pt;height:55.6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" fillcolor="yellow" strokecolor="black [3213]" strokeweight=".25pt">
                <v:textbox>
                  <w:txbxContent>
                    <w:p w14:paraId="73E9EBF1" w14:textId="25456676" w:rsidR="00B81065" w:rsidRPr="002B7C46" w:rsidRDefault="00B81065" w:rsidP="00B81065">
                      <w:pPr>
                        <w:ind w:left="0"/>
                        <w:jc w:val="center"/>
                        <w:rPr>
                          <w:rFonts w:ascii="Calibri" w:hAnsi="Calibri" w:cs="Calibri"/>
                          <w:color w:val="000000" w:themeColor="text1"/>
                          <w:lang w:val="en-US"/>
                        </w:rPr>
                      </w:pPr>
                      <w:r w:rsidRPr="002B7C46">
                        <w:rPr>
                          <w:rFonts w:ascii="Calibri" w:hAnsi="Calibri" w:cs="Calibri"/>
                          <w:color w:val="000000" w:themeColor="text1"/>
                          <w:lang w:val="en-US"/>
                        </w:rPr>
                        <w:t>Manual Process</w:t>
                      </w:r>
                    </w:p>
                  </w:txbxContent>
                </v:textbox>
              </v:rect>
            </w:pict>
          </mc:Fallback>
        </mc:AlternateContent>
      </w:r>
    </w:p>
    <w:p w14:paraId="67759934" w14:textId="73086191" w:rsidR="00076490" w:rsidRPr="00F679EA" w:rsidRDefault="00076490" w:rsidP="00F679EA">
      <w:pPr>
        <w:jc w:val="left"/>
        <w:rPr>
          <w:rFonts w:asciiTheme="majorHAnsi" w:hAnsiTheme="majorHAnsi"/>
        </w:rPr>
      </w:pPr>
      <w:r w:rsidRPr="00F679EA">
        <w:rPr>
          <w:rFonts w:asciiTheme="majorHAnsi" w:hAnsiTheme="majorHAnsi"/>
        </w:rPr>
        <w:tab/>
      </w:r>
      <w:r w:rsidRPr="00F679EA">
        <w:rPr>
          <w:rFonts w:asciiTheme="majorHAnsi" w:hAnsiTheme="majorHAnsi"/>
        </w:rPr>
        <w:tab/>
      </w:r>
      <w:r w:rsidRPr="00F679EA">
        <w:rPr>
          <w:rFonts w:asciiTheme="majorHAnsi" w:hAnsiTheme="majorHAnsi"/>
        </w:rPr>
        <w:tab/>
      </w:r>
      <w:r w:rsidRPr="00F679EA">
        <w:rPr>
          <w:rFonts w:asciiTheme="majorHAnsi" w:hAnsiTheme="majorHAnsi"/>
        </w:rPr>
        <w:tab/>
      </w:r>
      <w:r w:rsidR="001C6E45" w:rsidRPr="00F679EA">
        <w:rPr>
          <w:rFonts w:asciiTheme="majorHAnsi" w:hAnsiTheme="majorHAnsi"/>
        </w:rPr>
        <w:t xml:space="preserve">               </w:t>
      </w:r>
      <w:r w:rsidR="00DA100C">
        <w:rPr>
          <w:rFonts w:asciiTheme="majorHAnsi" w:hAnsiTheme="majorHAnsi"/>
          <w:noProof/>
        </w:rPr>
        <w:drawing>
          <wp:inline distT="0" distB="0" distL="0" distR="0" wp14:anchorId="7B814412" wp14:editId="65B36C1F">
            <wp:extent cx="932815" cy="578485"/>
            <wp:effectExtent l="0" t="0" r="635" b="0"/>
            <wp:docPr id="1544541111" name="Picture 154454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2815" cy="578485"/>
                    </a:xfrm>
                    <a:prstGeom prst="rect">
                      <a:avLst/>
                    </a:prstGeom>
                    <a:noFill/>
                    <a:ln>
                      <a:noFill/>
                    </a:ln>
                  </pic:spPr>
                </pic:pic>
              </a:graphicData>
            </a:graphic>
          </wp:inline>
        </w:drawing>
      </w:r>
    </w:p>
    <w:p w14:paraId="258345DF" w14:textId="40514BDD" w:rsidR="00076490" w:rsidRPr="00F679EA" w:rsidRDefault="002B7C46" w:rsidP="00F679EA">
      <w:pPr>
        <w:jc w:val="left"/>
        <w:rPr>
          <w:rFonts w:asciiTheme="majorHAnsi" w:hAnsiTheme="majorHAnsi"/>
        </w:rPr>
      </w:pPr>
      <w:r>
        <w:rPr>
          <w:rFonts w:asciiTheme="majorHAnsi" w:hAnsiTheme="majorHAnsi"/>
          <w:noProof/>
        </w:rPr>
        <mc:AlternateContent>
          <mc:Choice Requires="wps">
            <w:drawing>
              <wp:anchor distT="0" distB="0" distL="114300" distR="114300" simplePos="0" relativeHeight="251658245" behindDoc="0" locked="0" layoutInCell="1" allowOverlap="1" wp14:anchorId="09D82392" wp14:editId="3491F240">
                <wp:simplePos x="0" y="0"/>
                <wp:positionH relativeFrom="column">
                  <wp:posOffset>518984</wp:posOffset>
                </wp:positionH>
                <wp:positionV relativeFrom="paragraph">
                  <wp:posOffset>163195</wp:posOffset>
                </wp:positionV>
                <wp:extent cx="913868" cy="741405"/>
                <wp:effectExtent l="0" t="0" r="13335" b="8255"/>
                <wp:wrapNone/>
                <wp:docPr id="1281631996" name="Rectangle 1281631996"/>
                <wp:cNvGraphicFramePr/>
                <a:graphic xmlns:a="http://schemas.openxmlformats.org/drawingml/2006/main">
                  <a:graphicData uri="http://schemas.microsoft.com/office/word/2010/wordprocessingShape">
                    <wps:wsp>
                      <wps:cNvSpPr/>
                      <wps:spPr>
                        <a:xfrm>
                          <a:off x="0" y="0"/>
                          <a:ext cx="913868" cy="741405"/>
                        </a:xfrm>
                        <a:prstGeom prst="rect">
                          <a:avLst/>
                        </a:prstGeom>
                        <a:solidFill>
                          <a:schemeClr val="accent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B7A717" w14:textId="52C11B33" w:rsidR="002B7C46" w:rsidRPr="002B7C46" w:rsidRDefault="002B7C46" w:rsidP="002B7C46">
                            <w:pPr>
                              <w:ind w:left="0"/>
                              <w:jc w:val="center"/>
                              <w:rPr>
                                <w:rFonts w:ascii="Calibri" w:hAnsi="Calibri" w:cs="Calibri"/>
                                <w:color w:val="000000" w:themeColor="text1"/>
                                <w:lang w:val="en-US"/>
                              </w:rPr>
                            </w:pPr>
                            <w:r w:rsidRPr="002B7C46">
                              <w:rPr>
                                <w:rFonts w:ascii="Calibri" w:hAnsi="Calibri" w:cs="Calibri"/>
                                <w:color w:val="000000" w:themeColor="text1"/>
                                <w:lang w:val="en-US"/>
                              </w:rPr>
                              <w:t>Auto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D82392" id="Rectangle 1281631996" o:spid="_x0000_s1027" style="position:absolute;left:0;text-align:left;margin-left:40.85pt;margin-top:12.85pt;width:71.95pt;height:58.4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" fillcolor="#4f81bd [3204]" strokecolor="black [3213]" strokeweight=".25pt">
                <v:textbox>
                  <w:txbxContent>
                    <w:p w14:paraId="24B7A717" w14:textId="52C11B33" w:rsidR="002B7C46" w:rsidRPr="002B7C46" w:rsidRDefault="002B7C46" w:rsidP="002B7C46">
                      <w:pPr>
                        <w:ind w:left="0"/>
                        <w:jc w:val="center"/>
                        <w:rPr>
                          <w:rFonts w:ascii="Calibri" w:hAnsi="Calibri" w:cs="Calibri"/>
                          <w:color w:val="000000" w:themeColor="text1"/>
                          <w:lang w:val="en-US"/>
                        </w:rPr>
                      </w:pPr>
                      <w:r w:rsidRPr="002B7C46">
                        <w:rPr>
                          <w:rFonts w:ascii="Calibri" w:hAnsi="Calibri" w:cs="Calibri"/>
                          <w:color w:val="000000" w:themeColor="text1"/>
                          <w:lang w:val="en-US"/>
                        </w:rPr>
                        <w:t>Auto Process</w:t>
                      </w:r>
                    </w:p>
                  </w:txbxContent>
                </v:textbox>
              </v:rect>
            </w:pict>
          </mc:Fallback>
        </mc:AlternateContent>
      </w:r>
    </w:p>
    <w:p w14:paraId="381C37A8" w14:textId="7C7A19D9" w:rsidR="00076490" w:rsidRPr="00F679EA" w:rsidRDefault="001C6E45" w:rsidP="00F679EA">
      <w:pPr>
        <w:jc w:val="left"/>
        <w:rPr>
          <w:rFonts w:asciiTheme="majorHAnsi" w:hAnsiTheme="majorHAnsi"/>
        </w:rPr>
      </w:pPr>
      <w:r w:rsidRPr="00F679EA">
        <w:rPr>
          <w:rFonts w:asciiTheme="majorHAnsi" w:hAnsiTheme="majorHAnsi"/>
        </w:rPr>
        <w:tab/>
      </w:r>
      <w:r w:rsidR="00076490" w:rsidRPr="00F679EA">
        <w:rPr>
          <w:rFonts w:asciiTheme="majorHAnsi" w:hAnsiTheme="majorHAnsi"/>
        </w:rPr>
        <w:tab/>
      </w:r>
      <w:r w:rsidR="00076490" w:rsidRPr="00F679EA">
        <w:rPr>
          <w:rFonts w:asciiTheme="majorHAnsi" w:hAnsiTheme="majorHAnsi"/>
        </w:rPr>
        <w:tab/>
      </w:r>
      <w:r w:rsidR="00076490" w:rsidRPr="00F679EA">
        <w:rPr>
          <w:rFonts w:asciiTheme="majorHAnsi" w:hAnsiTheme="majorHAnsi"/>
        </w:rPr>
        <w:tab/>
      </w:r>
      <w:r w:rsidR="00076490" w:rsidRPr="00F679EA">
        <w:rPr>
          <w:rFonts w:asciiTheme="majorHAnsi" w:hAnsiTheme="majorHAnsi"/>
        </w:rPr>
        <w:tab/>
      </w:r>
      <w:r w:rsidR="00DA100C">
        <w:rPr>
          <w:rFonts w:asciiTheme="majorHAnsi" w:hAnsiTheme="majorHAnsi"/>
          <w:noProof/>
        </w:rPr>
        <w:drawing>
          <wp:inline distT="0" distB="0" distL="0" distR="0" wp14:anchorId="65D65165" wp14:editId="5B150030">
            <wp:extent cx="984250" cy="615950"/>
            <wp:effectExtent l="0" t="0" r="6350" b="0"/>
            <wp:docPr id="474331757" name="Picture 47433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4250" cy="615950"/>
                    </a:xfrm>
                    <a:prstGeom prst="rect">
                      <a:avLst/>
                    </a:prstGeom>
                    <a:noFill/>
                    <a:ln>
                      <a:noFill/>
                    </a:ln>
                  </pic:spPr>
                </pic:pic>
              </a:graphicData>
            </a:graphic>
          </wp:inline>
        </w:drawing>
      </w:r>
    </w:p>
    <w:p w14:paraId="2D8FF1FD" w14:textId="77777777" w:rsidR="00076490" w:rsidRPr="00F679EA" w:rsidRDefault="00076490" w:rsidP="00F679EA">
      <w:pPr>
        <w:jc w:val="left"/>
        <w:rPr>
          <w:rFonts w:asciiTheme="majorHAnsi" w:hAnsiTheme="majorHAnsi"/>
        </w:rPr>
      </w:pPr>
    </w:p>
    <w:p w14:paraId="0643351B" w14:textId="0D1C9EBC" w:rsidR="00076490" w:rsidRPr="00F679EA" w:rsidRDefault="00DA100C" w:rsidP="00F679EA">
      <w:pPr>
        <w:jc w:val="left"/>
        <w:rPr>
          <w:rFonts w:asciiTheme="majorHAnsi" w:hAnsiTheme="majorHAnsi"/>
        </w:rPr>
      </w:pPr>
      <w:r>
        <w:rPr>
          <w:rFonts w:asciiTheme="majorHAnsi" w:hAnsiTheme="majorHAnsi"/>
          <w:noProof/>
        </w:rPr>
        <w:drawing>
          <wp:inline distT="0" distB="0" distL="0" distR="0" wp14:anchorId="69FD7CEF" wp14:editId="4039B5AA">
            <wp:extent cx="1562100" cy="1181100"/>
            <wp:effectExtent l="0" t="0" r="0" b="0"/>
            <wp:docPr id="1198361694" name="Picture 119836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62100" cy="1181100"/>
                    </a:xfrm>
                    <a:prstGeom prst="rect">
                      <a:avLst/>
                    </a:prstGeom>
                    <a:noFill/>
                    <a:ln>
                      <a:noFill/>
                    </a:ln>
                  </pic:spPr>
                </pic:pic>
              </a:graphicData>
            </a:graphic>
          </wp:inline>
        </w:drawing>
      </w:r>
      <w:r w:rsidR="00076490" w:rsidRPr="00F679EA">
        <w:rPr>
          <w:rFonts w:asciiTheme="majorHAnsi" w:hAnsiTheme="majorHAnsi"/>
        </w:rPr>
        <w:tab/>
      </w:r>
      <w:r w:rsidR="00076490" w:rsidRPr="00F679EA">
        <w:rPr>
          <w:rFonts w:asciiTheme="majorHAnsi" w:hAnsiTheme="majorHAnsi"/>
        </w:rPr>
        <w:tab/>
      </w:r>
      <w:r w:rsidR="00076490" w:rsidRPr="00F679EA">
        <w:rPr>
          <w:rFonts w:asciiTheme="majorHAnsi" w:hAnsiTheme="majorHAnsi"/>
        </w:rPr>
        <w:tab/>
      </w:r>
      <w:r w:rsidR="00BA7B3E">
        <w:rPr>
          <w:noProof/>
          <w:lang w:val="en-GB" w:eastAsia="en-GB"/>
        </w:rPr>
        <w:drawing>
          <wp:inline distT="0" distB="0" distL="0" distR="0" wp14:anchorId="1E023D4F" wp14:editId="50935AFA">
            <wp:extent cx="819150" cy="676275"/>
            <wp:effectExtent l="0" t="4763"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a:off x="0" y="0"/>
                      <a:ext cx="819150" cy="676275"/>
                    </a:xfrm>
                    <a:prstGeom prst="rect">
                      <a:avLst/>
                    </a:prstGeom>
                    <a:noFill/>
                    <a:ln>
                      <a:noFill/>
                    </a:ln>
                  </pic:spPr>
                </pic:pic>
              </a:graphicData>
            </a:graphic>
          </wp:inline>
        </w:drawing>
      </w:r>
      <w:r w:rsidR="00076490" w:rsidRPr="00F679EA">
        <w:rPr>
          <w:rFonts w:asciiTheme="majorHAnsi" w:hAnsiTheme="majorHAnsi"/>
        </w:rPr>
        <w:tab/>
      </w:r>
    </w:p>
    <w:p w14:paraId="5B58F724" w14:textId="0694C6AD" w:rsidR="00223142" w:rsidRDefault="00223142" w:rsidP="00F679EA">
      <w:pPr>
        <w:pStyle w:val="Heading1"/>
        <w:jc w:val="left"/>
        <w:rPr>
          <w:rFonts w:asciiTheme="majorHAnsi" w:hAnsiTheme="majorHAnsi"/>
        </w:rPr>
      </w:pPr>
      <w:bookmarkStart w:id="171" w:name="_Toc380598223"/>
      <w:bookmarkStart w:id="172" w:name="_Toc205984823"/>
      <w:del w:id="173" w:author="AASHUTOSH" w:date="2025-06-16T11:24:00Z">
        <w:r w:rsidRPr="00F679EA" w:rsidDel="00CD17B7">
          <w:rPr>
            <w:rFonts w:asciiTheme="majorHAnsi" w:hAnsiTheme="majorHAnsi"/>
          </w:rPr>
          <w:lastRenderedPageBreak/>
          <w:delText>L3</w:delText>
        </w:r>
        <w:r w:rsidR="002F6CBF" w:rsidRPr="00F679EA" w:rsidDel="00CD17B7">
          <w:rPr>
            <w:rFonts w:asciiTheme="majorHAnsi" w:hAnsiTheme="majorHAnsi"/>
          </w:rPr>
          <w:delText xml:space="preserve"> </w:delText>
        </w:r>
      </w:del>
      <w:r w:rsidRPr="00F679EA">
        <w:rPr>
          <w:rFonts w:asciiTheme="majorHAnsi" w:hAnsiTheme="majorHAnsi"/>
        </w:rPr>
        <w:t>P</w:t>
      </w:r>
      <w:r w:rsidR="002B7AAA">
        <w:rPr>
          <w:rFonts w:asciiTheme="majorHAnsi" w:hAnsiTheme="majorHAnsi"/>
        </w:rPr>
        <w:t>rocess Details</w:t>
      </w:r>
      <w:bookmarkEnd w:id="171"/>
      <w:bookmarkEnd w:id="172"/>
    </w:p>
    <w:p w14:paraId="0B50C57D" w14:textId="4AFF64D5" w:rsidR="006B242A" w:rsidRPr="00761D62" w:rsidRDefault="53E7500D" w:rsidP="006B242A">
      <w:pPr>
        <w:rPr>
          <w:rFonts w:ascii="Calibri" w:hAnsi="Calibri" w:cs="Calibri"/>
          <w:sz w:val="22"/>
          <w:szCs w:val="22"/>
          <w:lang w:val="en-US"/>
        </w:rPr>
      </w:pPr>
      <w:r w:rsidRPr="53E7500D">
        <w:rPr>
          <w:rFonts w:ascii="Calibri" w:hAnsi="Calibri" w:cs="Calibri"/>
          <w:sz w:val="22"/>
          <w:szCs w:val="22"/>
          <w:lang w:val="en-US"/>
        </w:rPr>
        <w:t>The following are</w:t>
      </w:r>
      <w:r w:rsidR="006B242A" w:rsidRPr="00761D62">
        <w:rPr>
          <w:rFonts w:ascii="Calibri" w:hAnsi="Calibri" w:cs="Calibri"/>
          <w:sz w:val="22"/>
          <w:szCs w:val="22"/>
          <w:lang w:val="en-US"/>
        </w:rPr>
        <w:t xml:space="preserve"> the process flow maps </w:t>
      </w:r>
      <w:r w:rsidRPr="53E7500D">
        <w:rPr>
          <w:rFonts w:ascii="Calibri" w:hAnsi="Calibri" w:cs="Calibri"/>
          <w:sz w:val="22"/>
          <w:szCs w:val="22"/>
          <w:lang w:val="en-US"/>
        </w:rPr>
        <w:t>that</w:t>
      </w:r>
      <w:r w:rsidR="006B242A" w:rsidRPr="00761D62">
        <w:rPr>
          <w:rFonts w:ascii="Calibri" w:hAnsi="Calibri" w:cs="Calibri"/>
          <w:sz w:val="22"/>
          <w:szCs w:val="22"/>
          <w:lang w:val="en-US"/>
        </w:rPr>
        <w:t xml:space="preserve"> were </w:t>
      </w:r>
      <w:r w:rsidRPr="53E7500D">
        <w:rPr>
          <w:rFonts w:ascii="Calibri" w:hAnsi="Calibri" w:cs="Calibri"/>
          <w:sz w:val="22"/>
          <w:szCs w:val="22"/>
          <w:lang w:val="en-US"/>
        </w:rPr>
        <w:t>validated</w:t>
      </w:r>
      <w:r w:rsidR="006B242A" w:rsidRPr="00761D62">
        <w:rPr>
          <w:rFonts w:ascii="Calibri" w:hAnsi="Calibri" w:cs="Calibri"/>
          <w:sz w:val="22"/>
          <w:szCs w:val="22"/>
          <w:lang w:val="en-US"/>
        </w:rPr>
        <w:t xml:space="preserve"> during the </w:t>
      </w:r>
      <w:r w:rsidR="003913D1">
        <w:rPr>
          <w:rFonts w:ascii="Calibri" w:hAnsi="Calibri" w:cs="Calibri"/>
          <w:sz w:val="22"/>
          <w:szCs w:val="22"/>
          <w:lang w:val="en-US"/>
        </w:rPr>
        <w:t>Pricing</w:t>
      </w:r>
      <w:r w:rsidR="006B242A" w:rsidRPr="00761D62">
        <w:rPr>
          <w:rFonts w:ascii="Calibri" w:hAnsi="Calibri" w:cs="Calibri"/>
          <w:sz w:val="22"/>
          <w:szCs w:val="22"/>
          <w:lang w:val="en-US"/>
        </w:rPr>
        <w:t xml:space="preserve"> </w:t>
      </w:r>
      <w:r w:rsidRPr="53E7500D">
        <w:rPr>
          <w:rFonts w:ascii="Calibri" w:hAnsi="Calibri" w:cs="Calibri"/>
          <w:sz w:val="22"/>
          <w:szCs w:val="22"/>
          <w:lang w:val="en-US"/>
        </w:rPr>
        <w:t>Management</w:t>
      </w:r>
      <w:r w:rsidR="006B242A" w:rsidRPr="00761D62">
        <w:rPr>
          <w:rFonts w:ascii="Calibri" w:hAnsi="Calibri" w:cs="Calibri"/>
          <w:sz w:val="22"/>
          <w:szCs w:val="22"/>
          <w:lang w:val="en-US"/>
        </w:rPr>
        <w:t xml:space="preserve"> </w:t>
      </w:r>
      <w:r w:rsidR="00B93AEE" w:rsidRPr="00761D62">
        <w:rPr>
          <w:rFonts w:ascii="Calibri" w:hAnsi="Calibri" w:cs="Calibri"/>
          <w:sz w:val="22"/>
          <w:szCs w:val="22"/>
          <w:lang w:val="en-US"/>
        </w:rPr>
        <w:t>workshops.</w:t>
      </w:r>
    </w:p>
    <w:p w14:paraId="7F6BDCC4" w14:textId="47E70F6E" w:rsidR="00F7167B" w:rsidRDefault="00D53AD2" w:rsidP="003913D1">
      <w:pPr>
        <w:ind w:left="0"/>
        <w:rPr>
          <w:b/>
          <w:bCs/>
          <w:sz w:val="22"/>
          <w:szCs w:val="22"/>
        </w:rPr>
      </w:pPr>
      <w:r>
        <w:rPr>
          <w:b/>
          <w:bCs/>
          <w:sz w:val="22"/>
          <w:szCs w:val="22"/>
        </w:rPr>
        <w:t xml:space="preserve">Pricing </w:t>
      </w:r>
      <w:r w:rsidR="0023133A">
        <w:rPr>
          <w:b/>
          <w:bCs/>
          <w:sz w:val="22"/>
          <w:szCs w:val="22"/>
        </w:rPr>
        <w:t>P</w:t>
      </w:r>
      <w:r w:rsidR="006B242A" w:rsidRPr="0020562C">
        <w:rPr>
          <w:b/>
          <w:bCs/>
          <w:sz w:val="22"/>
          <w:szCs w:val="22"/>
        </w:rPr>
        <w:t xml:space="preserve">rocess flow </w:t>
      </w:r>
      <w:r w:rsidR="00BA13C1" w:rsidRPr="0020562C">
        <w:rPr>
          <w:b/>
          <w:bCs/>
          <w:sz w:val="22"/>
          <w:szCs w:val="22"/>
        </w:rPr>
        <w:t>details.</w:t>
      </w:r>
    </w:p>
    <w:p w14:paraId="3C39A9C0" w14:textId="77777777" w:rsidR="00BA13C1" w:rsidRPr="0020562C" w:rsidRDefault="00BA13C1" w:rsidP="003913D1">
      <w:pPr>
        <w:ind w:left="0"/>
        <w:rPr>
          <w:b/>
          <w:bCs/>
          <w:sz w:val="22"/>
          <w:szCs w:val="22"/>
        </w:rPr>
      </w:pPr>
    </w:p>
    <w:p w14:paraId="71E4D3FF" w14:textId="6063AD07" w:rsidR="00C32CE6" w:rsidRDefault="0017652A" w:rsidP="0020562C">
      <w:pPr>
        <w:ind w:left="0"/>
      </w:pPr>
      <w:r>
        <w:object w:dxaOrig="27952" w:dyaOrig="13155" w14:anchorId="6A981F84">
          <v:shape id="_x0000_i1219" type="#_x0000_t75" style="width:450.1pt;height:211.75pt" o:ole="">
            <v:imagedata r:id="rId29" o:title=""/>
          </v:shape>
          <o:OLEObject Type="Embed" ProgID="Visio.Drawing.15" ShapeID="_x0000_i1219" DrawAspect="Content" ObjectID="_1817230706" r:id="rId30"/>
        </w:object>
      </w:r>
    </w:p>
    <w:p w14:paraId="31C1F782" w14:textId="77777777" w:rsidR="00531C06" w:rsidRDefault="00531C06" w:rsidP="00B94379">
      <w:pPr>
        <w:ind w:left="0"/>
        <w:rPr>
          <w:lang w:val="en-IN"/>
        </w:rPr>
      </w:pPr>
    </w:p>
    <w:p w14:paraId="564AED52" w14:textId="77777777" w:rsidR="00B94379" w:rsidRPr="00B94379" w:rsidRDefault="00B94379" w:rsidP="00B94379">
      <w:pPr>
        <w:ind w:left="0"/>
        <w:rPr>
          <w:lang w:val="en-IN"/>
        </w:rPr>
      </w:pPr>
      <w:hyperlink r:id="rId31" w:history="1">
        <w:r w:rsidRPr="00B94379">
          <w:rPr>
            <w:rStyle w:val="Hyperlink"/>
            <w:lang w:val="en-IN"/>
          </w:rPr>
          <w:t xml:space="preserve">Pricing </w:t>
        </w:r>
        <w:proofErr w:type="spellStart"/>
        <w:r w:rsidRPr="00B94379">
          <w:rPr>
            <w:rStyle w:val="Hyperlink"/>
            <w:lang w:val="en-IN"/>
          </w:rPr>
          <w:t>Mangement</w:t>
        </w:r>
        <w:proofErr w:type="spellEnd"/>
        <w:r w:rsidRPr="00B94379">
          <w:rPr>
            <w:rStyle w:val="Hyperlink"/>
            <w:lang w:val="en-IN"/>
          </w:rPr>
          <w:t xml:space="preserve"> Process </w:t>
        </w:r>
        <w:proofErr w:type="spellStart"/>
        <w:r w:rsidRPr="00B94379">
          <w:rPr>
            <w:rStyle w:val="Hyperlink"/>
            <w:lang w:val="en-IN"/>
          </w:rPr>
          <w:t>Flow.vsdx</w:t>
        </w:r>
        <w:proofErr w:type="spellEnd"/>
      </w:hyperlink>
    </w:p>
    <w:p w14:paraId="1F7FC842" w14:textId="123E3893" w:rsidR="6C8B675D" w:rsidRDefault="6C8B675D" w:rsidP="00531C06">
      <w:pPr>
        <w:ind w:left="0"/>
      </w:pPr>
    </w:p>
    <w:p w14:paraId="2C92D5AB" w14:textId="77777777" w:rsidR="00FF7587" w:rsidRPr="00F7167B" w:rsidRDefault="00FF7587" w:rsidP="00C66D1E">
      <w:pPr>
        <w:pStyle w:val="ListParagraph"/>
        <w:ind w:left="360"/>
      </w:pPr>
    </w:p>
    <w:p w14:paraId="7F0E11F7" w14:textId="77777777" w:rsidR="00313865" w:rsidRDefault="00313865" w:rsidP="0088518C">
      <w:pPr>
        <w:pStyle w:val="Heading2"/>
        <w:tabs>
          <w:tab w:val="clear" w:pos="2978"/>
          <w:tab w:val="num" w:pos="720"/>
        </w:tabs>
        <w:ind w:left="0"/>
        <w:jc w:val="left"/>
        <w:rPr>
          <w:rFonts w:asciiTheme="majorHAnsi" w:hAnsiTheme="majorHAnsi"/>
          <w:i/>
          <w:color w:val="0070C0"/>
        </w:rPr>
      </w:pPr>
      <w:bookmarkStart w:id="174" w:name="_Toc371058618"/>
      <w:bookmarkStart w:id="175" w:name="_Toc380598224"/>
      <w:bookmarkStart w:id="176" w:name="_Toc205984824"/>
      <w:r w:rsidRPr="0088518C">
        <w:rPr>
          <w:rFonts w:asciiTheme="majorHAnsi" w:hAnsiTheme="majorHAnsi"/>
          <w:i/>
          <w:color w:val="0070C0"/>
        </w:rPr>
        <w:t>Scope</w:t>
      </w:r>
      <w:bookmarkEnd w:id="174"/>
      <w:bookmarkEnd w:id="175"/>
      <w:bookmarkEnd w:id="176"/>
    </w:p>
    <w:p w14:paraId="59FADF8C" w14:textId="77777777" w:rsidR="008B6749" w:rsidRDefault="008B6749" w:rsidP="008B6749"/>
    <w:p w14:paraId="4D70408D" w14:textId="2B4F7D67" w:rsidR="00DB73B1" w:rsidRDefault="008565A2" w:rsidP="00485D2F">
      <w:pPr>
        <w:spacing w:line="276" w:lineRule="auto"/>
        <w:ind w:left="0"/>
        <w:rPr>
          <w:ins w:id="177" w:author="AASHUTOSH" w:date="2025-06-16T14:01:00Z"/>
          <w:rFonts w:ascii="Calibri" w:hAnsi="Calibri" w:cs="Calibri"/>
          <w:sz w:val="22"/>
          <w:szCs w:val="22"/>
        </w:rPr>
      </w:pPr>
      <w:r w:rsidRPr="004A14B6">
        <w:rPr>
          <w:rFonts w:ascii="Calibri" w:hAnsi="Calibri" w:cs="Calibri"/>
          <w:sz w:val="22"/>
          <w:szCs w:val="22"/>
        </w:rPr>
        <w:t xml:space="preserve">In this section, we will outline the </w:t>
      </w:r>
      <w:ins w:id="178" w:author="Susanne Nielsen" w:date="2025-07-01T12:39:00Z">
        <w:r w:rsidR="00C32AF0">
          <w:rPr>
            <w:rFonts w:ascii="Calibri" w:hAnsi="Calibri" w:cs="Calibri"/>
            <w:sz w:val="22"/>
            <w:szCs w:val="22"/>
          </w:rPr>
          <w:t>ex</w:t>
        </w:r>
        <w:r w:rsidR="008B1F17">
          <w:rPr>
            <w:rFonts w:ascii="Calibri" w:hAnsi="Calibri" w:cs="Calibri"/>
            <w:sz w:val="22"/>
            <w:szCs w:val="22"/>
          </w:rPr>
          <w:t xml:space="preserve">amples of </w:t>
        </w:r>
      </w:ins>
      <w:r w:rsidRPr="004A14B6">
        <w:rPr>
          <w:rFonts w:ascii="Calibri" w:hAnsi="Calibri" w:cs="Calibri"/>
          <w:sz w:val="22"/>
          <w:szCs w:val="22"/>
        </w:rPr>
        <w:t>computation of each charge, fee, and price curve</w:t>
      </w:r>
      <w:ins w:id="179" w:author="AASHUTOSH" w:date="2025-06-16T14:00:00Z">
        <w:r w:rsidR="00DB73B1">
          <w:rPr>
            <w:rFonts w:ascii="Calibri" w:hAnsi="Calibri" w:cs="Calibri"/>
            <w:sz w:val="22"/>
            <w:szCs w:val="22"/>
          </w:rPr>
          <w:t xml:space="preserve"> that is part of</w:t>
        </w:r>
      </w:ins>
      <w:ins w:id="180" w:author="AASHUTOSH" w:date="2025-07-23T16:25:00Z" w16du:dateUtc="2025-07-23T10:55:00Z">
        <w:r w:rsidR="008A5C22">
          <w:rPr>
            <w:rFonts w:ascii="Calibri" w:hAnsi="Calibri" w:cs="Calibri"/>
            <w:sz w:val="22"/>
            <w:szCs w:val="22"/>
          </w:rPr>
          <w:t xml:space="preserve"> sales</w:t>
        </w:r>
      </w:ins>
      <w:ins w:id="181" w:author="AASHUTOSH" w:date="2025-07-23T16:26:00Z" w16du:dateUtc="2025-07-23T10:56:00Z">
        <w:r w:rsidR="008A5C22">
          <w:rPr>
            <w:rFonts w:ascii="Calibri" w:hAnsi="Calibri" w:cs="Calibri"/>
            <w:sz w:val="22"/>
            <w:szCs w:val="22"/>
          </w:rPr>
          <w:t xml:space="preserve"> price.</w:t>
        </w:r>
      </w:ins>
      <w:ins w:id="182" w:author="AASHUTOSH" w:date="2025-06-16T14:00:00Z">
        <w:r w:rsidR="00DB73B1">
          <w:rPr>
            <w:rFonts w:ascii="Calibri" w:hAnsi="Calibri" w:cs="Calibri"/>
            <w:sz w:val="22"/>
            <w:szCs w:val="22"/>
          </w:rPr>
          <w:t xml:space="preserve"> </w:t>
        </w:r>
        <w:r w:rsidR="00DB73B1" w:rsidRPr="008A5C22">
          <w:rPr>
            <w:rFonts w:ascii="Calibri" w:hAnsi="Calibri" w:cs="Calibri"/>
            <w:strike/>
            <w:sz w:val="22"/>
            <w:szCs w:val="22"/>
          </w:rPr>
          <w:t>delivery fees</w:t>
        </w:r>
        <w:r w:rsidR="00DB73B1">
          <w:rPr>
            <w:rFonts w:ascii="Calibri" w:hAnsi="Calibri" w:cs="Calibri"/>
            <w:sz w:val="22"/>
            <w:szCs w:val="22"/>
          </w:rPr>
          <w:t>. The other types of fees are ei</w:t>
        </w:r>
      </w:ins>
      <w:ins w:id="183" w:author="AASHUTOSH" w:date="2025-06-16T14:01:00Z">
        <w:r w:rsidR="00DB73B1">
          <w:rPr>
            <w:rFonts w:ascii="Calibri" w:hAnsi="Calibri" w:cs="Calibri"/>
            <w:sz w:val="22"/>
            <w:szCs w:val="22"/>
          </w:rPr>
          <w:t>ther single values or offer wording since those does not include any specific calculation so not</w:t>
        </w:r>
      </w:ins>
      <w:ins w:id="184" w:author="AASHUTOSH" w:date="2025-06-16T15:32:00Z">
        <w:r w:rsidR="002F3320">
          <w:rPr>
            <w:rFonts w:ascii="Calibri" w:hAnsi="Calibri" w:cs="Calibri"/>
            <w:sz w:val="22"/>
            <w:szCs w:val="22"/>
          </w:rPr>
          <w:t xml:space="preserve"> </w:t>
        </w:r>
      </w:ins>
      <w:ins w:id="185" w:author="AASHUTOSH" w:date="2025-06-16T14:01:00Z">
        <w:r w:rsidR="00DB73B1">
          <w:rPr>
            <w:rFonts w:ascii="Calibri" w:hAnsi="Calibri" w:cs="Calibri"/>
            <w:sz w:val="22"/>
            <w:szCs w:val="22"/>
          </w:rPr>
          <w:t>mentioned</w:t>
        </w:r>
      </w:ins>
      <w:ins w:id="186" w:author="AASHUTOSH" w:date="2025-06-16T15:32:00Z">
        <w:r w:rsidR="002F3320">
          <w:rPr>
            <w:rFonts w:ascii="Calibri" w:hAnsi="Calibri" w:cs="Calibri"/>
            <w:sz w:val="22"/>
            <w:szCs w:val="22"/>
          </w:rPr>
          <w:t xml:space="preserve"> below</w:t>
        </w:r>
      </w:ins>
      <w:ins w:id="187" w:author="AASHUTOSH" w:date="2025-06-16T14:01:00Z">
        <w:r w:rsidR="00DB73B1">
          <w:rPr>
            <w:rFonts w:ascii="Calibri" w:hAnsi="Calibri" w:cs="Calibri"/>
            <w:sz w:val="22"/>
            <w:szCs w:val="22"/>
          </w:rPr>
          <w:t xml:space="preserve"> here.</w:t>
        </w:r>
      </w:ins>
    </w:p>
    <w:p w14:paraId="46DAF4E5" w14:textId="2947D899" w:rsidR="00F11DDE" w:rsidRPr="004A14B6" w:rsidRDefault="00DB73B1" w:rsidP="00485D2F">
      <w:pPr>
        <w:spacing w:line="276" w:lineRule="auto"/>
        <w:ind w:left="0"/>
        <w:rPr>
          <w:rFonts w:ascii="Calibri" w:hAnsi="Calibri" w:cs="Calibri"/>
          <w:sz w:val="22"/>
          <w:szCs w:val="22"/>
        </w:rPr>
      </w:pPr>
      <w:ins w:id="188" w:author="AASHUTOSH" w:date="2025-06-16T14:02:00Z">
        <w:r>
          <w:rPr>
            <w:rFonts w:ascii="Calibri" w:hAnsi="Calibri" w:cs="Calibri"/>
            <w:sz w:val="22"/>
            <w:szCs w:val="22"/>
          </w:rPr>
          <w:t>Different types of delivery fee as part of power products</w:t>
        </w:r>
      </w:ins>
      <w:del w:id="189" w:author="AASHUTOSH" w:date="2025-06-16T14:00:00Z">
        <w:r w:rsidR="008565A2" w:rsidRPr="004A14B6" w:rsidDel="00DB73B1">
          <w:rPr>
            <w:rFonts w:ascii="Calibri" w:hAnsi="Calibri" w:cs="Calibri"/>
            <w:sz w:val="22"/>
            <w:szCs w:val="22"/>
          </w:rPr>
          <w:delText>.</w:delText>
        </w:r>
      </w:del>
    </w:p>
    <w:p w14:paraId="66B32385" w14:textId="6ED5F418" w:rsidR="0015241D" w:rsidRPr="004A14B6" w:rsidRDefault="002E51D0" w:rsidP="00485D2F">
      <w:pPr>
        <w:spacing w:line="276" w:lineRule="auto"/>
        <w:ind w:left="0"/>
        <w:rPr>
          <w:rFonts w:ascii="Calibri" w:hAnsi="Calibri" w:cs="Calibri"/>
          <w:sz w:val="22"/>
          <w:szCs w:val="22"/>
        </w:rPr>
      </w:pPr>
      <w:r w:rsidRPr="004A14B6">
        <w:rPr>
          <w:rFonts w:ascii="Calibri" w:hAnsi="Calibri" w:cs="Calibri"/>
          <w:sz w:val="22"/>
          <w:szCs w:val="22"/>
        </w:rPr>
        <w:t xml:space="preserve">The values for various price curves such </w:t>
      </w:r>
      <w:proofErr w:type="spellStart"/>
      <w:r w:rsidRPr="004A14B6">
        <w:rPr>
          <w:rFonts w:ascii="Calibri" w:hAnsi="Calibri" w:cs="Calibri"/>
          <w:sz w:val="22"/>
          <w:szCs w:val="22"/>
        </w:rPr>
        <w:t>as</w:t>
      </w:r>
      <w:del w:id="190" w:author="Inger Pilgaard Hay" w:date="2025-06-13T13:30:00Z">
        <w:r w:rsidRPr="004A14B6" w:rsidDel="002622E9">
          <w:rPr>
            <w:rFonts w:ascii="Calibri" w:hAnsi="Calibri" w:cs="Calibri"/>
            <w:sz w:val="22"/>
            <w:szCs w:val="22"/>
          </w:rPr>
          <w:delText xml:space="preserve"> </w:delText>
        </w:r>
      </w:del>
      <w:del w:id="191" w:author="AASHUTOSH" w:date="2025-06-16T15:33:00Z">
        <w:r w:rsidRPr="004A14B6" w:rsidDel="002F3320">
          <w:rPr>
            <w:rFonts w:ascii="Calibri" w:hAnsi="Calibri" w:cs="Calibri"/>
            <w:sz w:val="22"/>
            <w:szCs w:val="22"/>
          </w:rPr>
          <w:delText xml:space="preserve">base price, </w:delText>
        </w:r>
      </w:del>
      <w:r w:rsidRPr="004A14B6">
        <w:rPr>
          <w:rFonts w:ascii="Calibri" w:hAnsi="Calibri" w:cs="Calibri"/>
          <w:sz w:val="22"/>
          <w:szCs w:val="22"/>
        </w:rPr>
        <w:t>peak</w:t>
      </w:r>
      <w:proofErr w:type="spellEnd"/>
      <w:r w:rsidRPr="004A14B6">
        <w:rPr>
          <w:rFonts w:ascii="Calibri" w:hAnsi="Calibri" w:cs="Calibri"/>
          <w:sz w:val="22"/>
          <w:szCs w:val="22"/>
        </w:rPr>
        <w:t xml:space="preserve"> price, system price, and EPAD prices come from PREP (Price Repository), which is an Oracle database hosted on Ørsted on-premises servers.</w:t>
      </w:r>
    </w:p>
    <w:p w14:paraId="15D50EAC" w14:textId="62414976" w:rsidR="00C0565D" w:rsidRPr="004A14B6" w:rsidDel="002F3320" w:rsidRDefault="00C0565D" w:rsidP="00485D2F">
      <w:pPr>
        <w:spacing w:line="276" w:lineRule="auto"/>
        <w:ind w:left="0"/>
        <w:rPr>
          <w:del w:id="192" w:author="AASHUTOSH" w:date="2025-06-16T15:33:00Z"/>
          <w:rFonts w:ascii="Calibri" w:hAnsi="Calibri" w:cs="Calibri"/>
          <w:sz w:val="22"/>
          <w:szCs w:val="22"/>
        </w:rPr>
      </w:pPr>
      <w:del w:id="193" w:author="AASHUTOSH" w:date="2025-06-16T15:33:00Z">
        <w:r w:rsidRPr="004A14B6" w:rsidDel="002F3320">
          <w:rPr>
            <w:rFonts w:ascii="Calibri" w:hAnsi="Calibri" w:cs="Calibri"/>
            <w:b/>
            <w:bCs/>
            <w:sz w:val="22"/>
            <w:szCs w:val="22"/>
          </w:rPr>
          <w:delText>Base Price:</w:delText>
        </w:r>
        <w:r w:rsidR="00746DAA" w:rsidRPr="004A14B6" w:rsidDel="002F3320">
          <w:rPr>
            <w:rFonts w:ascii="Calibri" w:hAnsi="Calibri" w:cs="Calibri"/>
            <w:sz w:val="22"/>
            <w:szCs w:val="22"/>
          </w:rPr>
          <w:delText xml:space="preserve"> </w:delText>
        </w:r>
        <w:r w:rsidR="00B72C4F" w:rsidRPr="004A14B6" w:rsidDel="002F3320">
          <w:rPr>
            <w:rFonts w:ascii="Calibri" w:hAnsi="Calibri" w:cs="Calibri"/>
            <w:sz w:val="22"/>
            <w:szCs w:val="22"/>
          </w:rPr>
          <w:delText>B</w:delText>
        </w:r>
        <w:r w:rsidR="00746DAA" w:rsidRPr="004A14B6" w:rsidDel="002F3320">
          <w:rPr>
            <w:rFonts w:ascii="Calibri" w:hAnsi="Calibri" w:cs="Calibri"/>
            <w:sz w:val="22"/>
            <w:szCs w:val="22"/>
          </w:rPr>
          <w:delText>ase price refers to the initial price at which electricity is traded before any adjustments or additional costs are factored in. It serves as a starting point for pricing electricity in the market.</w:delText>
        </w:r>
        <w:r w:rsidR="00616E71" w:rsidRPr="004A14B6" w:rsidDel="002F3320">
          <w:rPr>
            <w:rFonts w:ascii="Calibri" w:hAnsi="Calibri" w:cs="Calibri"/>
            <w:sz w:val="22"/>
            <w:szCs w:val="22"/>
          </w:rPr>
          <w:delText xml:space="preserve"> Used for 24 hours a day, seven days a </w:delText>
        </w:r>
        <w:r w:rsidR="00257CDD" w:rsidRPr="004A14B6" w:rsidDel="002F3320">
          <w:rPr>
            <w:rFonts w:ascii="Calibri" w:hAnsi="Calibri" w:cs="Calibri"/>
            <w:sz w:val="22"/>
            <w:szCs w:val="22"/>
          </w:rPr>
          <w:delText>week.</w:delText>
        </w:r>
      </w:del>
    </w:p>
    <w:p w14:paraId="1BE354A4" w14:textId="01A5B69B" w:rsidR="008565A2" w:rsidRPr="00DB73B1" w:rsidRDefault="00C0565D" w:rsidP="00D6162C">
      <w:pPr>
        <w:pStyle w:val="ListParagraph"/>
        <w:numPr>
          <w:ilvl w:val="0"/>
          <w:numId w:val="68"/>
        </w:numPr>
        <w:spacing w:line="276" w:lineRule="auto"/>
        <w:rPr>
          <w:rFonts w:ascii="Calibri" w:hAnsi="Calibri" w:cs="Calibri"/>
          <w:sz w:val="22"/>
          <w:szCs w:val="22"/>
        </w:rPr>
      </w:pPr>
      <w:r w:rsidRPr="00DB73B1">
        <w:rPr>
          <w:rFonts w:ascii="Calibri" w:hAnsi="Calibri" w:cs="Calibri"/>
          <w:b/>
          <w:bCs/>
          <w:sz w:val="22"/>
          <w:szCs w:val="22"/>
        </w:rPr>
        <w:t>Peak Price:</w:t>
      </w:r>
      <w:r w:rsidRPr="00DB73B1">
        <w:rPr>
          <w:rFonts w:ascii="Calibri" w:hAnsi="Calibri" w:cs="Calibri"/>
          <w:sz w:val="22"/>
          <w:szCs w:val="22"/>
        </w:rPr>
        <w:t xml:space="preserve"> </w:t>
      </w:r>
      <w:r w:rsidR="00B72C4F" w:rsidRPr="00DB73B1">
        <w:rPr>
          <w:rFonts w:ascii="Calibri" w:hAnsi="Calibri" w:cs="Calibri"/>
          <w:sz w:val="22"/>
          <w:szCs w:val="22"/>
        </w:rPr>
        <w:t xml:space="preserve">Peak price refers to the </w:t>
      </w:r>
      <w:del w:id="194" w:author="AASHUTOSH" w:date="2025-06-16T15:33:00Z">
        <w:r w:rsidR="00B72C4F" w:rsidRPr="00DB73B1" w:rsidDel="002F3320">
          <w:rPr>
            <w:rFonts w:ascii="Calibri" w:hAnsi="Calibri" w:cs="Calibri"/>
            <w:sz w:val="22"/>
            <w:szCs w:val="22"/>
          </w:rPr>
          <w:delText xml:space="preserve">highest </w:delText>
        </w:r>
      </w:del>
      <w:r w:rsidR="00B72C4F" w:rsidRPr="00DB73B1">
        <w:rPr>
          <w:rFonts w:ascii="Calibri" w:hAnsi="Calibri" w:cs="Calibri"/>
          <w:sz w:val="22"/>
          <w:szCs w:val="22"/>
        </w:rPr>
        <w:t xml:space="preserve">price of electricity during periods of high demand, typically during peak usage hours. This price reflects </w:t>
      </w:r>
      <w:proofErr w:type="spellStart"/>
      <w:r w:rsidR="00B72C4F" w:rsidRPr="00DB73B1">
        <w:rPr>
          <w:rFonts w:ascii="Calibri" w:hAnsi="Calibri" w:cs="Calibri"/>
          <w:sz w:val="22"/>
          <w:szCs w:val="22"/>
        </w:rPr>
        <w:t>the</w:t>
      </w:r>
      <w:del w:id="195" w:author="Inger Pilgaard Hay" w:date="2025-06-13T13:32:00Z">
        <w:r w:rsidR="00B72C4F" w:rsidRPr="00DB73B1" w:rsidDel="002622E9">
          <w:rPr>
            <w:rFonts w:ascii="Calibri" w:hAnsi="Calibri" w:cs="Calibri"/>
            <w:sz w:val="22"/>
            <w:szCs w:val="22"/>
          </w:rPr>
          <w:delText xml:space="preserve"> </w:delText>
        </w:r>
      </w:del>
      <w:del w:id="196" w:author="AASHUTOSH" w:date="2025-06-16T15:33:00Z">
        <w:r w:rsidR="00B72C4F" w:rsidRPr="00DB73B1" w:rsidDel="002F3320">
          <w:rPr>
            <w:rFonts w:ascii="Calibri" w:hAnsi="Calibri" w:cs="Calibri"/>
            <w:sz w:val="22"/>
            <w:szCs w:val="22"/>
          </w:rPr>
          <w:delText xml:space="preserve">increased </w:delText>
        </w:r>
      </w:del>
      <w:r w:rsidR="00B72C4F" w:rsidRPr="00DB73B1">
        <w:rPr>
          <w:rFonts w:ascii="Calibri" w:hAnsi="Calibri" w:cs="Calibri"/>
          <w:sz w:val="22"/>
          <w:szCs w:val="22"/>
        </w:rPr>
        <w:t>cost</w:t>
      </w:r>
      <w:proofErr w:type="spellEnd"/>
      <w:r w:rsidR="00B72C4F" w:rsidRPr="00DB73B1">
        <w:rPr>
          <w:rFonts w:ascii="Calibri" w:hAnsi="Calibri" w:cs="Calibri"/>
          <w:sz w:val="22"/>
          <w:szCs w:val="22"/>
        </w:rPr>
        <w:t xml:space="preserve"> of generating and delivering electricity during times of high demand.</w:t>
      </w:r>
      <w:r w:rsidR="00257CDD" w:rsidRPr="00DB73B1">
        <w:rPr>
          <w:rFonts w:ascii="Calibri" w:hAnsi="Calibri" w:cs="Calibri"/>
          <w:sz w:val="22"/>
          <w:szCs w:val="22"/>
        </w:rPr>
        <w:t xml:space="preserve"> Used 8-20 all weekdays (Mon – Fri)</w:t>
      </w:r>
    </w:p>
    <w:p w14:paraId="7EB4AC0F" w14:textId="18C10944" w:rsidR="00C0565D" w:rsidRDefault="00C0565D" w:rsidP="00D6162C">
      <w:pPr>
        <w:pStyle w:val="ListParagraph"/>
        <w:numPr>
          <w:ilvl w:val="0"/>
          <w:numId w:val="68"/>
        </w:numPr>
        <w:spacing w:line="276" w:lineRule="auto"/>
        <w:rPr>
          <w:ins w:id="197" w:author="AASHUTOSH" w:date="2025-06-16T15:37:00Z"/>
          <w:rFonts w:ascii="Calibri" w:hAnsi="Calibri" w:cs="Calibri"/>
          <w:sz w:val="22"/>
          <w:szCs w:val="22"/>
        </w:rPr>
      </w:pPr>
      <w:r w:rsidRPr="00DB73B1">
        <w:rPr>
          <w:rFonts w:ascii="Calibri" w:hAnsi="Calibri" w:cs="Calibri"/>
          <w:b/>
          <w:bCs/>
          <w:sz w:val="22"/>
          <w:szCs w:val="22"/>
        </w:rPr>
        <w:t>System Price:</w:t>
      </w:r>
      <w:r w:rsidR="00C61099" w:rsidRPr="00DB73B1">
        <w:rPr>
          <w:rFonts w:ascii="Calibri" w:hAnsi="Calibri" w:cs="Calibri"/>
          <w:sz w:val="22"/>
          <w:szCs w:val="22"/>
        </w:rPr>
        <w:t xml:space="preserve"> </w:t>
      </w:r>
      <w:r w:rsidR="00640DE6" w:rsidRPr="00DB73B1">
        <w:rPr>
          <w:rFonts w:ascii="Calibri" w:hAnsi="Calibri" w:cs="Calibri"/>
          <w:sz w:val="22"/>
          <w:szCs w:val="22"/>
        </w:rPr>
        <w:t xml:space="preserve">The system price is a common price for electricity across the entire Nord Pool market area. It is determined based on the balance of supply and demand for electricity in </w:t>
      </w:r>
      <w:r w:rsidR="00640DE6" w:rsidRPr="00DB73B1">
        <w:rPr>
          <w:rFonts w:ascii="Calibri" w:hAnsi="Calibri" w:cs="Calibri"/>
          <w:sz w:val="22"/>
          <w:szCs w:val="22"/>
        </w:rPr>
        <w:lastRenderedPageBreak/>
        <w:t xml:space="preserve">the market. This price is used as a base for calculating the final electricity prices for different </w:t>
      </w:r>
      <w:r w:rsidR="0027658B" w:rsidRPr="00DB73B1">
        <w:rPr>
          <w:rFonts w:ascii="Calibri" w:hAnsi="Calibri" w:cs="Calibri"/>
          <w:sz w:val="22"/>
          <w:szCs w:val="22"/>
        </w:rPr>
        <w:t>regions.</w:t>
      </w:r>
      <w:ins w:id="198" w:author="Inger Pilgaard Hay" w:date="2025-06-13T13:34:00Z">
        <w:r w:rsidR="002622E9" w:rsidRPr="00DB73B1">
          <w:rPr>
            <w:rFonts w:ascii="Calibri" w:hAnsi="Calibri" w:cs="Calibri"/>
            <w:sz w:val="22"/>
            <w:szCs w:val="22"/>
          </w:rPr>
          <w:t xml:space="preserve"> Used 24/7</w:t>
        </w:r>
      </w:ins>
    </w:p>
    <w:p w14:paraId="0C539F3F" w14:textId="77777777" w:rsidR="002F3320" w:rsidRPr="002F3320" w:rsidRDefault="002F3320" w:rsidP="002F3320">
      <w:pPr>
        <w:spacing w:line="276" w:lineRule="auto"/>
        <w:ind w:left="0"/>
        <w:rPr>
          <w:rFonts w:ascii="Calibri" w:hAnsi="Calibri" w:cs="Calibri"/>
          <w:sz w:val="22"/>
          <w:szCs w:val="22"/>
        </w:rPr>
      </w:pPr>
    </w:p>
    <w:p w14:paraId="31E731CD" w14:textId="1B33AFEF" w:rsidR="00722934" w:rsidRPr="002F3320" w:rsidRDefault="00C61099" w:rsidP="00D6162C">
      <w:pPr>
        <w:pStyle w:val="ListParagraph"/>
        <w:numPr>
          <w:ilvl w:val="0"/>
          <w:numId w:val="68"/>
        </w:numPr>
        <w:spacing w:line="276" w:lineRule="auto"/>
        <w:rPr>
          <w:rFonts w:ascii="Calibri" w:hAnsi="Calibri" w:cs="Calibri"/>
          <w:sz w:val="22"/>
          <w:szCs w:val="22"/>
        </w:rPr>
      </w:pPr>
      <w:r w:rsidRPr="002F3320">
        <w:rPr>
          <w:rFonts w:ascii="Calibri" w:hAnsi="Calibri" w:cs="Calibri"/>
          <w:b/>
          <w:bCs/>
          <w:sz w:val="22"/>
          <w:szCs w:val="22"/>
        </w:rPr>
        <w:t>EPAD</w:t>
      </w:r>
      <w:r w:rsidR="004F4206" w:rsidRPr="002F3320">
        <w:rPr>
          <w:rFonts w:ascii="Calibri" w:hAnsi="Calibri" w:cs="Calibri"/>
          <w:b/>
          <w:bCs/>
          <w:sz w:val="22"/>
          <w:szCs w:val="22"/>
        </w:rPr>
        <w:t xml:space="preserve"> (Electricity Price Area Differential):</w:t>
      </w:r>
      <w:r w:rsidR="004F4206" w:rsidRPr="002F3320">
        <w:rPr>
          <w:rFonts w:ascii="Calibri" w:hAnsi="Calibri" w:cs="Calibri"/>
          <w:sz w:val="22"/>
          <w:szCs w:val="22"/>
        </w:rPr>
        <w:t xml:space="preserve"> The EPAD accounts for regional price differences within the Nord Pool market. It adjusts the system price to reflect local conditions, such as transmission constraints and regional demand variations. The EPAD ensures that the final electricity price accurately represents the cost of delivering power to specific geographic </w:t>
      </w:r>
      <w:proofErr w:type="gramStart"/>
      <w:r w:rsidR="004F4206" w:rsidRPr="002F3320">
        <w:rPr>
          <w:rFonts w:ascii="Calibri" w:hAnsi="Calibri" w:cs="Calibri"/>
          <w:sz w:val="22"/>
          <w:szCs w:val="22"/>
        </w:rPr>
        <w:t>area</w:t>
      </w:r>
      <w:proofErr w:type="gramEnd"/>
      <w:r w:rsidR="004F4206" w:rsidRPr="002F3320">
        <w:rPr>
          <w:rFonts w:ascii="Calibri" w:hAnsi="Calibri" w:cs="Calibri"/>
          <w:sz w:val="22"/>
          <w:szCs w:val="22"/>
        </w:rPr>
        <w:t xml:space="preserve"> such as DK1 and DK2.</w:t>
      </w:r>
      <w:ins w:id="199" w:author="Inger Pilgaard Hay" w:date="2025-06-13T13:34:00Z">
        <w:r w:rsidR="002622E9" w:rsidRPr="002F3320">
          <w:rPr>
            <w:rFonts w:ascii="Calibri" w:hAnsi="Calibri" w:cs="Calibri"/>
            <w:sz w:val="22"/>
            <w:szCs w:val="22"/>
          </w:rPr>
          <w:t xml:space="preserve"> Used 24/7</w:t>
        </w:r>
      </w:ins>
    </w:p>
    <w:p w14:paraId="711C27C2" w14:textId="77777777" w:rsidR="003969BD" w:rsidRDefault="003969BD" w:rsidP="00086344">
      <w:pPr>
        <w:spacing w:line="276" w:lineRule="auto"/>
        <w:ind w:left="0"/>
        <w:rPr>
          <w:rFonts w:ascii="Calibri" w:hAnsi="Calibri" w:cs="Calibri"/>
          <w:b/>
          <w:bCs/>
          <w:sz w:val="22"/>
          <w:szCs w:val="22"/>
        </w:rPr>
      </w:pPr>
    </w:p>
    <w:p w14:paraId="4CF6D0BE" w14:textId="6DFEABC3" w:rsidR="005B0BD9" w:rsidRPr="002F3320" w:rsidRDefault="00722934" w:rsidP="00D6162C">
      <w:pPr>
        <w:pStyle w:val="ListParagraph"/>
        <w:numPr>
          <w:ilvl w:val="0"/>
          <w:numId w:val="68"/>
        </w:numPr>
        <w:spacing w:line="276" w:lineRule="auto"/>
        <w:rPr>
          <w:rFonts w:ascii="Calibri" w:hAnsi="Calibri" w:cs="Calibri"/>
          <w:sz w:val="22"/>
          <w:szCs w:val="22"/>
        </w:rPr>
      </w:pPr>
      <w:r w:rsidRPr="002F3320">
        <w:rPr>
          <w:rFonts w:ascii="Calibri" w:hAnsi="Calibri" w:cs="Calibri"/>
          <w:b/>
          <w:bCs/>
          <w:sz w:val="22"/>
          <w:szCs w:val="22"/>
        </w:rPr>
        <w:t>Nord Pool Trading fee</w:t>
      </w:r>
      <w:r w:rsidR="005B0BD9" w:rsidRPr="002F3320">
        <w:rPr>
          <w:rFonts w:ascii="Calibri" w:hAnsi="Calibri" w:cs="Calibri"/>
          <w:b/>
          <w:bCs/>
          <w:sz w:val="22"/>
          <w:szCs w:val="22"/>
        </w:rPr>
        <w:t>:</w:t>
      </w:r>
      <w:r w:rsidR="005B0BD9" w:rsidRPr="002F3320">
        <w:rPr>
          <w:rFonts w:ascii="Calibri" w:hAnsi="Calibri" w:cs="Calibri"/>
          <w:sz w:val="22"/>
          <w:szCs w:val="22"/>
        </w:rPr>
        <w:t xml:space="preserve"> It is a cost associated with trading electricity on the Nord Pool power market. This fee is charged to market participants for the services provided by Nord Pool, including the operation of the trading platform and market administration. The</w:t>
      </w:r>
      <w:ins w:id="200" w:author="AASHUTOSH" w:date="2025-06-20T10:40:00Z">
        <w:r w:rsidR="00FA15F8">
          <w:rPr>
            <w:rFonts w:ascii="Calibri" w:hAnsi="Calibri" w:cs="Calibri"/>
            <w:sz w:val="22"/>
            <w:szCs w:val="22"/>
          </w:rPr>
          <w:t xml:space="preserve"> Nord Pool</w:t>
        </w:r>
      </w:ins>
      <w:r w:rsidR="005B0BD9" w:rsidRPr="002F3320">
        <w:rPr>
          <w:rFonts w:ascii="Calibri" w:hAnsi="Calibri" w:cs="Calibri"/>
          <w:sz w:val="22"/>
          <w:szCs w:val="22"/>
        </w:rPr>
        <w:t xml:space="preserve"> trading fee is typically a small percentage of the transaction value and is factored </w:t>
      </w:r>
      <w:proofErr w:type="gramStart"/>
      <w:r w:rsidR="005B0BD9" w:rsidRPr="002F3320">
        <w:rPr>
          <w:rFonts w:ascii="Calibri" w:hAnsi="Calibri" w:cs="Calibri"/>
          <w:sz w:val="22"/>
          <w:szCs w:val="22"/>
        </w:rPr>
        <w:t>into</w:t>
      </w:r>
      <w:proofErr w:type="gramEnd"/>
      <w:r w:rsidR="005B0BD9" w:rsidRPr="002F3320">
        <w:rPr>
          <w:rFonts w:ascii="Calibri" w:hAnsi="Calibri" w:cs="Calibri"/>
          <w:sz w:val="22"/>
          <w:szCs w:val="22"/>
        </w:rPr>
        <w:t xml:space="preserve"> the overall cost of electricity trading.</w:t>
      </w:r>
    </w:p>
    <w:p w14:paraId="33B2DB12" w14:textId="7C6F8546" w:rsidR="005B0BD9" w:rsidRPr="004A14B6" w:rsidRDefault="00FA15F8" w:rsidP="00D6162C">
      <w:pPr>
        <w:pStyle w:val="ListParagraph"/>
        <w:numPr>
          <w:ilvl w:val="0"/>
          <w:numId w:val="16"/>
        </w:numPr>
        <w:spacing w:line="276" w:lineRule="auto"/>
        <w:jc w:val="both"/>
        <w:rPr>
          <w:rFonts w:ascii="Calibri" w:hAnsi="Calibri" w:cs="Calibri"/>
          <w:sz w:val="22"/>
          <w:szCs w:val="28"/>
        </w:rPr>
      </w:pPr>
      <w:ins w:id="201" w:author="AASHUTOSH" w:date="2025-06-20T10:40:00Z">
        <w:r>
          <w:rPr>
            <w:rFonts w:ascii="Calibri" w:hAnsi="Calibri" w:cs="Calibri"/>
            <w:b/>
            <w:bCs/>
            <w:sz w:val="22"/>
            <w:szCs w:val="28"/>
          </w:rPr>
          <w:t xml:space="preserve">Nord Pool </w:t>
        </w:r>
      </w:ins>
      <w:r w:rsidR="005B0BD9" w:rsidRPr="004A14B6">
        <w:rPr>
          <w:rFonts w:ascii="Calibri" w:hAnsi="Calibri" w:cs="Calibri"/>
          <w:b/>
          <w:bCs/>
          <w:sz w:val="22"/>
          <w:szCs w:val="28"/>
        </w:rPr>
        <w:t>Trading Fee Structure:</w:t>
      </w:r>
      <w:r w:rsidR="005B0BD9" w:rsidRPr="004A14B6">
        <w:rPr>
          <w:rFonts w:ascii="Calibri" w:hAnsi="Calibri" w:cs="Calibri"/>
          <w:sz w:val="22"/>
          <w:szCs w:val="28"/>
        </w:rPr>
        <w:t xml:space="preserve"> The fee structure may vary based on the type of trade (e.g., day-ahead market, intraday market) and the volume of electricity traded. It is important for market participants to account for these fees when calculating the total cost of their electricity transactions.</w:t>
      </w:r>
    </w:p>
    <w:p w14:paraId="6F8B1768" w14:textId="77777777" w:rsidR="005B0BD9" w:rsidDel="002F3320" w:rsidRDefault="005B0BD9" w:rsidP="00D6162C">
      <w:pPr>
        <w:pStyle w:val="ListParagraph"/>
        <w:numPr>
          <w:ilvl w:val="0"/>
          <w:numId w:val="16"/>
        </w:numPr>
        <w:spacing w:line="276" w:lineRule="auto"/>
        <w:jc w:val="both"/>
        <w:rPr>
          <w:del w:id="202" w:author="AASHUTOSH" w:date="2025-06-16T15:37:00Z"/>
          <w:rFonts w:ascii="Calibri" w:hAnsi="Calibri" w:cs="Calibri"/>
          <w:sz w:val="22"/>
          <w:szCs w:val="28"/>
        </w:rPr>
      </w:pPr>
      <w:r w:rsidRPr="004A14B6">
        <w:rPr>
          <w:rFonts w:ascii="Calibri" w:hAnsi="Calibri" w:cs="Calibri"/>
          <w:b/>
          <w:bCs/>
          <w:sz w:val="22"/>
          <w:szCs w:val="28"/>
        </w:rPr>
        <w:t>Impact on Pricing:</w:t>
      </w:r>
      <w:r w:rsidRPr="004A14B6">
        <w:rPr>
          <w:rFonts w:ascii="Calibri" w:hAnsi="Calibri" w:cs="Calibri"/>
          <w:sz w:val="22"/>
          <w:szCs w:val="28"/>
        </w:rPr>
        <w:t xml:space="preserve"> The trading fees are included in the overall cost calculations for electricity prices, ensuring that all relevant costs are accounted for in the final pricing of electricity products.</w:t>
      </w:r>
    </w:p>
    <w:p w14:paraId="03AF0F86" w14:textId="77777777" w:rsidR="002F3320" w:rsidRPr="004A14B6" w:rsidRDefault="002F3320" w:rsidP="002F3320">
      <w:pPr>
        <w:pStyle w:val="ListParagraph"/>
        <w:spacing w:line="276" w:lineRule="auto"/>
        <w:jc w:val="both"/>
        <w:rPr>
          <w:ins w:id="203" w:author="AASHUTOSH" w:date="2025-06-16T15:37:00Z"/>
          <w:rFonts w:ascii="Calibri" w:hAnsi="Calibri" w:cs="Calibri"/>
          <w:sz w:val="22"/>
          <w:szCs w:val="28"/>
        </w:rPr>
      </w:pPr>
    </w:p>
    <w:p w14:paraId="34B34EF1" w14:textId="3A917F1C" w:rsidR="005B0BD9" w:rsidRPr="002F3320" w:rsidRDefault="005B0BD9" w:rsidP="002F3320">
      <w:pPr>
        <w:pStyle w:val="ListParagraph"/>
        <w:spacing w:line="276" w:lineRule="auto"/>
        <w:jc w:val="both"/>
        <w:rPr>
          <w:rFonts w:ascii="Calibri" w:hAnsi="Calibri" w:cs="Calibri"/>
          <w:sz w:val="22"/>
          <w:szCs w:val="22"/>
        </w:rPr>
      </w:pPr>
      <w:r w:rsidRPr="002F3320">
        <w:rPr>
          <w:rFonts w:ascii="Calibri" w:hAnsi="Calibri" w:cs="Calibri"/>
          <w:sz w:val="22"/>
          <w:szCs w:val="22"/>
        </w:rPr>
        <w:t>These fees are essential for maintaining the efficient operation of the Nord Pool market and ensuring that participants have access to a reliable and transparent trading platform.</w:t>
      </w:r>
    </w:p>
    <w:p w14:paraId="4168B755" w14:textId="77777777" w:rsidR="003969BD" w:rsidRDefault="003969BD" w:rsidP="00086344">
      <w:pPr>
        <w:spacing w:line="276" w:lineRule="auto"/>
        <w:ind w:left="0"/>
        <w:rPr>
          <w:rFonts w:ascii="Calibri" w:hAnsi="Calibri" w:cs="Calibri"/>
          <w:b/>
          <w:bCs/>
          <w:sz w:val="22"/>
          <w:szCs w:val="22"/>
        </w:rPr>
      </w:pPr>
    </w:p>
    <w:p w14:paraId="39DF7E2C" w14:textId="1E25268E" w:rsidR="00A10168" w:rsidRPr="002F3320" w:rsidRDefault="00722934" w:rsidP="00D6162C">
      <w:pPr>
        <w:pStyle w:val="ListParagraph"/>
        <w:numPr>
          <w:ilvl w:val="0"/>
          <w:numId w:val="68"/>
        </w:numPr>
        <w:spacing w:line="276" w:lineRule="auto"/>
        <w:rPr>
          <w:rFonts w:ascii="Calibri" w:hAnsi="Calibri" w:cs="Calibri"/>
          <w:b/>
          <w:bCs/>
          <w:sz w:val="22"/>
          <w:szCs w:val="22"/>
        </w:rPr>
      </w:pPr>
      <w:r w:rsidRPr="002F3320">
        <w:rPr>
          <w:rFonts w:ascii="Calibri" w:hAnsi="Calibri" w:cs="Calibri"/>
          <w:b/>
          <w:bCs/>
          <w:sz w:val="22"/>
          <w:szCs w:val="22"/>
        </w:rPr>
        <w:t>Nord Pool annual fee</w:t>
      </w:r>
      <w:r w:rsidR="005B0BD9" w:rsidRPr="002F3320">
        <w:rPr>
          <w:rFonts w:ascii="Calibri" w:hAnsi="Calibri" w:cs="Calibri"/>
          <w:b/>
          <w:bCs/>
          <w:sz w:val="22"/>
          <w:szCs w:val="22"/>
        </w:rPr>
        <w:t>:</w:t>
      </w:r>
      <w:r w:rsidR="00A10168" w:rsidRPr="002F3320">
        <w:rPr>
          <w:rFonts w:ascii="Calibri" w:hAnsi="Calibri" w:cs="Calibri"/>
          <w:sz w:val="22"/>
          <w:szCs w:val="22"/>
        </w:rPr>
        <w:t xml:space="preserve"> It is a recurring charge that market participants pay for maintaining their membership and access to the Nord Pool power market. This fee covers various administrative and operational costs associated with running the market.</w:t>
      </w:r>
    </w:p>
    <w:p w14:paraId="4DF83C78" w14:textId="77777777" w:rsidR="00A10168" w:rsidRPr="004A14B6" w:rsidRDefault="00A10168" w:rsidP="00D6162C">
      <w:pPr>
        <w:pStyle w:val="ListParagraph"/>
        <w:numPr>
          <w:ilvl w:val="0"/>
          <w:numId w:val="15"/>
        </w:numPr>
        <w:spacing w:line="276" w:lineRule="auto"/>
        <w:jc w:val="both"/>
        <w:rPr>
          <w:rFonts w:ascii="Calibri" w:hAnsi="Calibri" w:cs="Calibri"/>
          <w:sz w:val="22"/>
          <w:szCs w:val="28"/>
        </w:rPr>
      </w:pPr>
      <w:r w:rsidRPr="004A14B6">
        <w:rPr>
          <w:rFonts w:ascii="Calibri" w:hAnsi="Calibri" w:cs="Calibri"/>
          <w:b/>
          <w:bCs/>
          <w:sz w:val="22"/>
          <w:szCs w:val="28"/>
        </w:rPr>
        <w:t>Membership Fee:</w:t>
      </w:r>
      <w:r w:rsidRPr="004A14B6">
        <w:rPr>
          <w:rFonts w:ascii="Calibri" w:hAnsi="Calibri" w:cs="Calibri"/>
          <w:sz w:val="22"/>
          <w:szCs w:val="28"/>
        </w:rPr>
        <w:t xml:space="preserve"> The annual fee is typically required for market participants to maintain their membership status and continue trading on the Nord Pool platform. It ensures that participants have access to market data, trading systems, and other essential services provided by Nord Pool.</w:t>
      </w:r>
    </w:p>
    <w:p w14:paraId="4734A34E" w14:textId="77777777" w:rsidR="00A10168" w:rsidRPr="004A14B6" w:rsidRDefault="00A10168" w:rsidP="00D6162C">
      <w:pPr>
        <w:pStyle w:val="ListParagraph"/>
        <w:numPr>
          <w:ilvl w:val="0"/>
          <w:numId w:val="15"/>
        </w:numPr>
        <w:spacing w:line="276" w:lineRule="auto"/>
        <w:jc w:val="both"/>
        <w:rPr>
          <w:rFonts w:ascii="Calibri" w:hAnsi="Calibri" w:cs="Calibri"/>
          <w:sz w:val="22"/>
          <w:szCs w:val="28"/>
        </w:rPr>
      </w:pPr>
      <w:r w:rsidRPr="004A14B6">
        <w:rPr>
          <w:rFonts w:ascii="Calibri" w:hAnsi="Calibri" w:cs="Calibri"/>
          <w:b/>
          <w:bCs/>
          <w:sz w:val="22"/>
          <w:szCs w:val="28"/>
        </w:rPr>
        <w:t>Cost Coverage:</w:t>
      </w:r>
      <w:r w:rsidRPr="004A14B6">
        <w:rPr>
          <w:rFonts w:ascii="Calibri" w:hAnsi="Calibri" w:cs="Calibri"/>
          <w:sz w:val="22"/>
          <w:szCs w:val="28"/>
        </w:rPr>
        <w:t xml:space="preserve"> The fee helps cover the costs of market operations, including system maintenance, regulatory compliance, and market development initiatives. It is a necessary expense for participants to remain active in the market.</w:t>
      </w:r>
    </w:p>
    <w:p w14:paraId="2D3D809B" w14:textId="286FDE92" w:rsidR="001374EB" w:rsidDel="002F3320" w:rsidRDefault="00A10168" w:rsidP="00D6162C">
      <w:pPr>
        <w:pStyle w:val="ListParagraph"/>
        <w:numPr>
          <w:ilvl w:val="0"/>
          <w:numId w:val="15"/>
        </w:numPr>
        <w:spacing w:line="276" w:lineRule="auto"/>
        <w:jc w:val="both"/>
        <w:rPr>
          <w:del w:id="204" w:author="AASHUTOSH" w:date="2025-06-16T15:38:00Z"/>
          <w:rFonts w:ascii="Calibri" w:hAnsi="Calibri" w:cs="Calibri"/>
          <w:sz w:val="22"/>
          <w:szCs w:val="28"/>
        </w:rPr>
      </w:pPr>
      <w:r w:rsidRPr="004A14B6">
        <w:rPr>
          <w:rFonts w:ascii="Calibri" w:hAnsi="Calibri" w:cs="Calibri"/>
          <w:b/>
          <w:bCs/>
          <w:sz w:val="22"/>
          <w:szCs w:val="28"/>
        </w:rPr>
        <w:t>Impact on Participants:</w:t>
      </w:r>
      <w:r w:rsidRPr="004A14B6">
        <w:rPr>
          <w:rFonts w:ascii="Calibri" w:hAnsi="Calibri" w:cs="Calibri"/>
          <w:sz w:val="22"/>
          <w:szCs w:val="28"/>
        </w:rPr>
        <w:t xml:space="preserve"> While the annual fee is a fixed cost, it is an important consideration for market participants when budgeting for their trading activities. It ensures that they can continue to benefit from the services and infrastructure provided by Nord Pool.</w:t>
      </w:r>
    </w:p>
    <w:p w14:paraId="519F87E9" w14:textId="77777777" w:rsidR="002F3320" w:rsidRPr="003969BD" w:rsidRDefault="002F3320" w:rsidP="002F3320">
      <w:pPr>
        <w:pStyle w:val="ListParagraph"/>
        <w:spacing w:line="276" w:lineRule="auto"/>
        <w:jc w:val="both"/>
        <w:rPr>
          <w:ins w:id="205" w:author="AASHUTOSH" w:date="2025-06-16T15:38:00Z"/>
          <w:rFonts w:ascii="Calibri" w:hAnsi="Calibri" w:cs="Calibri"/>
          <w:sz w:val="22"/>
          <w:szCs w:val="28"/>
        </w:rPr>
      </w:pPr>
    </w:p>
    <w:p w14:paraId="11C30BE7" w14:textId="7BFEC7AB" w:rsidR="00BA13C1" w:rsidRPr="002F3320" w:rsidRDefault="00A10168" w:rsidP="002F3320">
      <w:pPr>
        <w:pStyle w:val="ListParagraph"/>
        <w:spacing w:line="276" w:lineRule="auto"/>
        <w:jc w:val="both"/>
        <w:rPr>
          <w:rFonts w:ascii="Calibri" w:hAnsi="Calibri" w:cs="Calibri"/>
          <w:sz w:val="22"/>
          <w:szCs w:val="22"/>
        </w:rPr>
      </w:pPr>
      <w:r w:rsidRPr="002F3320">
        <w:rPr>
          <w:rFonts w:ascii="Calibri" w:hAnsi="Calibri" w:cs="Calibri"/>
          <w:sz w:val="22"/>
          <w:szCs w:val="22"/>
        </w:rPr>
        <w:t xml:space="preserve">These fees are essential for the ongoing operation and development of the Nord Pool market, ensuring that it remains a reliable and efficient platform for electricity </w:t>
      </w:r>
      <w:r w:rsidR="00003421" w:rsidRPr="002F3320">
        <w:rPr>
          <w:rFonts w:ascii="Calibri" w:hAnsi="Calibri" w:cs="Calibri"/>
          <w:sz w:val="22"/>
          <w:szCs w:val="22"/>
        </w:rPr>
        <w:t>trading.</w:t>
      </w:r>
    </w:p>
    <w:p w14:paraId="14718874" w14:textId="77777777" w:rsidR="003969BD" w:rsidRDefault="003969BD" w:rsidP="00086344">
      <w:pPr>
        <w:spacing w:line="276" w:lineRule="auto"/>
        <w:ind w:left="0"/>
        <w:rPr>
          <w:rFonts w:ascii="Calibri" w:hAnsi="Calibri" w:cs="Calibri"/>
          <w:b/>
          <w:bCs/>
          <w:sz w:val="22"/>
          <w:szCs w:val="28"/>
          <w:lang w:val="en-US"/>
        </w:rPr>
      </w:pPr>
    </w:p>
    <w:p w14:paraId="06602C3F" w14:textId="66BA4EE5" w:rsidR="00862322" w:rsidRPr="004A14B6" w:rsidRDefault="00862322" w:rsidP="00086344">
      <w:pPr>
        <w:spacing w:line="276" w:lineRule="auto"/>
        <w:ind w:left="0"/>
        <w:rPr>
          <w:rFonts w:ascii="Calibri" w:hAnsi="Calibri" w:cs="Calibri"/>
          <w:sz w:val="22"/>
          <w:szCs w:val="28"/>
          <w:lang w:val="en-US"/>
        </w:rPr>
      </w:pPr>
      <w:r w:rsidRPr="004A14B6">
        <w:rPr>
          <w:rFonts w:ascii="Calibri" w:hAnsi="Calibri" w:cs="Calibri"/>
          <w:b/>
          <w:bCs/>
          <w:sz w:val="22"/>
          <w:szCs w:val="28"/>
          <w:lang w:val="en-US"/>
        </w:rPr>
        <w:t>The imbalance fee for DK1 (Denmark West)</w:t>
      </w:r>
      <w:r w:rsidR="001374EB" w:rsidRPr="004A14B6">
        <w:rPr>
          <w:rFonts w:ascii="Calibri" w:hAnsi="Calibri" w:cs="Calibri"/>
          <w:b/>
          <w:bCs/>
          <w:sz w:val="22"/>
          <w:szCs w:val="28"/>
          <w:lang w:val="en-US"/>
        </w:rPr>
        <w:t>:</w:t>
      </w:r>
      <w:r w:rsidRPr="004A14B6">
        <w:rPr>
          <w:rFonts w:ascii="Calibri" w:hAnsi="Calibri" w:cs="Calibri"/>
          <w:sz w:val="22"/>
          <w:szCs w:val="28"/>
          <w:lang w:val="en-US"/>
        </w:rPr>
        <w:t xml:space="preserve"> is a charge applied to market participants who deviate from their scheduled electricity production or consumption. This fee is designed to incentivize accurate forecasting and scheduling, ensuring the stability and reliability of the power grid.</w:t>
      </w:r>
    </w:p>
    <w:p w14:paraId="328E19B2" w14:textId="77777777" w:rsidR="00862322" w:rsidRPr="004A14B6" w:rsidRDefault="00862322" w:rsidP="00D6162C">
      <w:pPr>
        <w:pStyle w:val="ListParagraph"/>
        <w:numPr>
          <w:ilvl w:val="0"/>
          <w:numId w:val="17"/>
        </w:numPr>
        <w:spacing w:line="276" w:lineRule="auto"/>
        <w:jc w:val="both"/>
        <w:rPr>
          <w:rFonts w:ascii="Calibri" w:hAnsi="Calibri" w:cs="Calibri"/>
          <w:sz w:val="22"/>
          <w:szCs w:val="28"/>
        </w:rPr>
      </w:pPr>
      <w:r w:rsidRPr="004A14B6">
        <w:rPr>
          <w:rFonts w:ascii="Calibri" w:hAnsi="Calibri" w:cs="Calibri"/>
          <w:b/>
          <w:bCs/>
          <w:sz w:val="22"/>
          <w:szCs w:val="28"/>
        </w:rPr>
        <w:t>Purpose:</w:t>
      </w:r>
      <w:r w:rsidRPr="004A14B6">
        <w:rPr>
          <w:rFonts w:ascii="Calibri" w:hAnsi="Calibri" w:cs="Calibri"/>
          <w:sz w:val="22"/>
          <w:szCs w:val="28"/>
        </w:rPr>
        <w:t xml:space="preserve"> The imbalance fee is imposed to cover the costs associated with balancing the grid when there are discrepancies between the forecasted and actual electricity usage or production. It helps maintain grid stability by compensating for the additional resources needed to manage these imbalances.</w:t>
      </w:r>
    </w:p>
    <w:p w14:paraId="107C8CF8" w14:textId="77777777" w:rsidR="00862322" w:rsidRPr="004A14B6" w:rsidRDefault="00862322" w:rsidP="00D6162C">
      <w:pPr>
        <w:pStyle w:val="ListParagraph"/>
        <w:numPr>
          <w:ilvl w:val="0"/>
          <w:numId w:val="17"/>
        </w:numPr>
        <w:spacing w:line="276" w:lineRule="auto"/>
        <w:jc w:val="both"/>
        <w:rPr>
          <w:rFonts w:ascii="Calibri" w:hAnsi="Calibri" w:cs="Calibri"/>
          <w:sz w:val="22"/>
          <w:szCs w:val="28"/>
        </w:rPr>
      </w:pPr>
      <w:r w:rsidRPr="004A14B6">
        <w:rPr>
          <w:rFonts w:ascii="Calibri" w:hAnsi="Calibri" w:cs="Calibri"/>
          <w:b/>
          <w:bCs/>
          <w:sz w:val="22"/>
          <w:szCs w:val="28"/>
        </w:rPr>
        <w:t>Calculation:</w:t>
      </w:r>
      <w:r w:rsidRPr="004A14B6">
        <w:rPr>
          <w:rFonts w:ascii="Calibri" w:hAnsi="Calibri" w:cs="Calibri"/>
          <w:sz w:val="22"/>
          <w:szCs w:val="28"/>
        </w:rPr>
        <w:t xml:space="preserve"> The fee is typically calculated based on the magnitude of the deviation and the prevailing imbalance prices. The specific methodology for calculating the fee can vary, but it generally reflects the cost of procuring balancing services to address the deviation.</w:t>
      </w:r>
    </w:p>
    <w:p w14:paraId="1538CEA1" w14:textId="77777777" w:rsidR="00862322" w:rsidRPr="004A14B6" w:rsidRDefault="00862322" w:rsidP="00086344">
      <w:pPr>
        <w:spacing w:line="276" w:lineRule="auto"/>
        <w:ind w:left="0"/>
        <w:rPr>
          <w:rFonts w:ascii="Calibri" w:eastAsia="Calibri" w:hAnsi="Calibri" w:cs="Calibri"/>
          <w:sz w:val="22"/>
          <w:szCs w:val="22"/>
          <w:lang w:eastAsia="en-AU"/>
        </w:rPr>
      </w:pPr>
      <w:r w:rsidRPr="004A14B6">
        <w:rPr>
          <w:rFonts w:ascii="Calibri" w:eastAsia="Calibri" w:hAnsi="Calibri" w:cs="Calibri"/>
          <w:sz w:val="22"/>
          <w:szCs w:val="22"/>
          <w:lang w:eastAsia="en-AU"/>
        </w:rPr>
        <w:t xml:space="preserve"> </w:t>
      </w:r>
    </w:p>
    <w:p w14:paraId="3F5BA35F" w14:textId="2F3AF7A7" w:rsidR="00862322" w:rsidRPr="004A14B6" w:rsidRDefault="00862322" w:rsidP="00086344">
      <w:pPr>
        <w:spacing w:line="276" w:lineRule="auto"/>
        <w:ind w:left="0"/>
        <w:rPr>
          <w:rFonts w:ascii="Calibri" w:hAnsi="Calibri" w:cs="Calibri"/>
          <w:sz w:val="22"/>
          <w:szCs w:val="28"/>
          <w:lang w:val="en-US"/>
        </w:rPr>
      </w:pPr>
      <w:r w:rsidRPr="004A14B6">
        <w:rPr>
          <w:rFonts w:ascii="Calibri" w:hAnsi="Calibri" w:cs="Calibri"/>
          <w:b/>
          <w:bCs/>
          <w:sz w:val="22"/>
          <w:szCs w:val="28"/>
          <w:lang w:val="en-US"/>
        </w:rPr>
        <w:t>The imbalance fee for DK2 (Denmark East)</w:t>
      </w:r>
      <w:r w:rsidR="001374EB" w:rsidRPr="004A14B6">
        <w:rPr>
          <w:rFonts w:ascii="Calibri" w:hAnsi="Calibri" w:cs="Calibri"/>
          <w:b/>
          <w:bCs/>
          <w:sz w:val="22"/>
          <w:szCs w:val="28"/>
          <w:lang w:val="en-US"/>
        </w:rPr>
        <w:t>:</w:t>
      </w:r>
      <w:r w:rsidRPr="004A14B6">
        <w:rPr>
          <w:rFonts w:ascii="Calibri" w:hAnsi="Calibri" w:cs="Calibri"/>
          <w:sz w:val="22"/>
          <w:szCs w:val="28"/>
          <w:lang w:val="en-US"/>
        </w:rPr>
        <w:t xml:space="preserve"> operates similarly to the imbalance fee for DK1. It is a charge applied to market participants who deviate from their scheduled electricity production or consumption, aimed at ensuring grid stability and reliability.</w:t>
      </w:r>
    </w:p>
    <w:p w14:paraId="399745C9" w14:textId="77777777" w:rsidR="00862322" w:rsidRPr="004A14B6" w:rsidRDefault="00862322" w:rsidP="00D6162C">
      <w:pPr>
        <w:pStyle w:val="ListParagraph"/>
        <w:numPr>
          <w:ilvl w:val="0"/>
          <w:numId w:val="17"/>
        </w:numPr>
        <w:spacing w:line="276" w:lineRule="auto"/>
        <w:jc w:val="both"/>
        <w:rPr>
          <w:rFonts w:ascii="Calibri" w:hAnsi="Calibri" w:cs="Calibri"/>
          <w:sz w:val="22"/>
          <w:szCs w:val="28"/>
        </w:rPr>
      </w:pPr>
      <w:r w:rsidRPr="004A14B6">
        <w:rPr>
          <w:rFonts w:ascii="Calibri" w:hAnsi="Calibri" w:cs="Calibri"/>
          <w:b/>
          <w:bCs/>
          <w:sz w:val="22"/>
          <w:szCs w:val="28"/>
        </w:rPr>
        <w:t>Purpose:</w:t>
      </w:r>
      <w:r w:rsidRPr="004A14B6">
        <w:rPr>
          <w:rFonts w:ascii="Calibri" w:hAnsi="Calibri" w:cs="Calibri"/>
          <w:sz w:val="22"/>
          <w:szCs w:val="28"/>
        </w:rPr>
        <w:t xml:space="preserve"> The imbalance fee for DK2 is designed to cover the costs associated with balancing the grid when there are discrepancies between the forecasted and actual electricity usage or production. It incentivizes accurate forecasting and scheduling to maintain grid stability.</w:t>
      </w:r>
    </w:p>
    <w:p w14:paraId="03E6C94A" w14:textId="7B5CF46D" w:rsidR="00E7050B" w:rsidRPr="004A14B6" w:rsidRDefault="00862322" w:rsidP="00D6162C">
      <w:pPr>
        <w:pStyle w:val="ListParagraph"/>
        <w:numPr>
          <w:ilvl w:val="0"/>
          <w:numId w:val="17"/>
        </w:numPr>
        <w:spacing w:line="276" w:lineRule="auto"/>
        <w:jc w:val="both"/>
        <w:rPr>
          <w:rFonts w:ascii="Calibri" w:hAnsi="Calibri" w:cs="Calibri"/>
          <w:sz w:val="22"/>
          <w:szCs w:val="28"/>
        </w:rPr>
      </w:pPr>
      <w:r w:rsidRPr="004A14B6">
        <w:rPr>
          <w:rFonts w:ascii="Calibri" w:hAnsi="Calibri" w:cs="Calibri"/>
          <w:b/>
          <w:bCs/>
          <w:sz w:val="22"/>
          <w:szCs w:val="28"/>
        </w:rPr>
        <w:t>Calculation:</w:t>
      </w:r>
      <w:r w:rsidRPr="004A14B6">
        <w:rPr>
          <w:rFonts w:ascii="Calibri" w:hAnsi="Calibri" w:cs="Calibri"/>
          <w:sz w:val="22"/>
          <w:szCs w:val="28"/>
        </w:rPr>
        <w:t xml:space="preserve"> The fee is calculated based on the magnitude of the deviation and the prevailing imbalance prices. The specific methodology can vary, but it generally reflects the cost of procuring balancing services to manage the deviation.</w:t>
      </w:r>
    </w:p>
    <w:p w14:paraId="205EDFB7" w14:textId="77777777" w:rsidR="006F0115" w:rsidRPr="004A14B6" w:rsidRDefault="006F0115" w:rsidP="00086344">
      <w:pPr>
        <w:spacing w:line="276" w:lineRule="auto"/>
        <w:rPr>
          <w:rFonts w:ascii="Calibri" w:hAnsi="Calibri" w:cs="Calibri"/>
          <w:sz w:val="22"/>
          <w:szCs w:val="28"/>
          <w:lang w:val="en-US"/>
        </w:rPr>
      </w:pPr>
    </w:p>
    <w:p w14:paraId="2D619C7C" w14:textId="5B49158D" w:rsidR="001374EB" w:rsidRPr="004A14B6" w:rsidRDefault="001374EB" w:rsidP="00086344">
      <w:pPr>
        <w:spacing w:line="276" w:lineRule="auto"/>
        <w:ind w:left="0"/>
        <w:rPr>
          <w:rFonts w:ascii="Calibri" w:hAnsi="Calibri" w:cs="Calibri"/>
          <w:b/>
          <w:bCs/>
          <w:sz w:val="22"/>
          <w:szCs w:val="28"/>
          <w:lang w:val="en-US"/>
        </w:rPr>
      </w:pPr>
      <w:r w:rsidRPr="004A14B6">
        <w:rPr>
          <w:rFonts w:ascii="Calibri" w:hAnsi="Calibri" w:cs="Calibri"/>
          <w:b/>
          <w:bCs/>
          <w:sz w:val="22"/>
          <w:szCs w:val="28"/>
          <w:lang w:val="en-US"/>
        </w:rPr>
        <w:t xml:space="preserve">The margin for DK1 (Denmark West): </w:t>
      </w:r>
      <w:r w:rsidRPr="004A14B6">
        <w:rPr>
          <w:rFonts w:ascii="Calibri" w:hAnsi="Calibri" w:cs="Calibri"/>
          <w:sz w:val="22"/>
          <w:szCs w:val="28"/>
          <w:lang w:val="en-US"/>
        </w:rPr>
        <w:t xml:space="preserve">refers to the additional cost or markup applied to the </w:t>
      </w:r>
      <w:del w:id="206" w:author="AASHUTOSH" w:date="2025-06-16T15:36:00Z">
        <w:r w:rsidRPr="004A14B6" w:rsidDel="002F3320">
          <w:rPr>
            <w:rFonts w:ascii="Calibri" w:hAnsi="Calibri" w:cs="Calibri"/>
            <w:sz w:val="22"/>
            <w:szCs w:val="28"/>
            <w:lang w:val="en-US"/>
          </w:rPr>
          <w:delText xml:space="preserve">base </w:delText>
        </w:r>
      </w:del>
      <w:r w:rsidRPr="004A14B6">
        <w:rPr>
          <w:rFonts w:ascii="Calibri" w:hAnsi="Calibri" w:cs="Calibri"/>
          <w:sz w:val="22"/>
          <w:szCs w:val="28"/>
          <w:lang w:val="en-US"/>
        </w:rPr>
        <w:t xml:space="preserve">price of electricity to cover various operational expenses, </w:t>
      </w:r>
      <w:del w:id="207" w:author="AASHUTOSH" w:date="2025-06-16T15:36:00Z">
        <w:r w:rsidRPr="004A14B6" w:rsidDel="002F3320">
          <w:rPr>
            <w:rFonts w:ascii="Calibri" w:hAnsi="Calibri" w:cs="Calibri"/>
            <w:sz w:val="22"/>
            <w:szCs w:val="28"/>
            <w:lang w:val="en-US"/>
          </w:rPr>
          <w:delText>risks</w:delText>
        </w:r>
      </w:del>
      <w:r w:rsidRPr="004A14B6">
        <w:rPr>
          <w:rFonts w:ascii="Calibri" w:hAnsi="Calibri" w:cs="Calibri"/>
          <w:sz w:val="22"/>
          <w:szCs w:val="28"/>
          <w:lang w:val="en-US"/>
        </w:rPr>
        <w:t xml:space="preserve">, and profit margins for the electricity </w:t>
      </w:r>
      <w:proofErr w:type="spellStart"/>
      <w:proofErr w:type="gramStart"/>
      <w:r w:rsidRPr="004A14B6">
        <w:rPr>
          <w:rFonts w:ascii="Calibri" w:hAnsi="Calibri" w:cs="Calibri"/>
          <w:sz w:val="22"/>
          <w:szCs w:val="28"/>
          <w:lang w:val="en-US"/>
        </w:rPr>
        <w:t>provider.</w:t>
      </w:r>
      <w:ins w:id="208" w:author="AASHUTOSH" w:date="2025-06-20T10:48:00Z">
        <w:r w:rsidR="00FA15F8">
          <w:rPr>
            <w:rFonts w:ascii="Calibri" w:hAnsi="Calibri" w:cs="Calibri"/>
            <w:sz w:val="22"/>
            <w:szCs w:val="28"/>
            <w:lang w:val="en-US"/>
          </w:rPr>
          <w:t>I</w:t>
        </w:r>
        <w:proofErr w:type="spellEnd"/>
        <w:proofErr w:type="gramEnd"/>
        <w:r w:rsidR="00FA15F8">
          <w:rPr>
            <w:rFonts w:ascii="Calibri" w:hAnsi="Calibri" w:cs="Calibri"/>
            <w:sz w:val="22"/>
            <w:szCs w:val="28"/>
            <w:lang w:val="en-US"/>
          </w:rPr>
          <w:t xml:space="preserve"> It is a</w:t>
        </w:r>
      </w:ins>
      <w:ins w:id="209" w:author="AASHUTOSH" w:date="2025-06-20T10:49:00Z">
        <w:r w:rsidR="00FA15F8">
          <w:rPr>
            <w:rFonts w:ascii="Calibri" w:hAnsi="Calibri" w:cs="Calibri"/>
            <w:sz w:val="22"/>
            <w:szCs w:val="28"/>
            <w:lang w:val="en-US"/>
          </w:rPr>
          <w:t xml:space="preserve"> </w:t>
        </w:r>
      </w:ins>
      <w:ins w:id="210" w:author="AASHUTOSH" w:date="2025-06-20T10:48:00Z">
        <w:r w:rsidR="00FA15F8">
          <w:rPr>
            <w:rFonts w:ascii="Calibri" w:hAnsi="Calibri" w:cs="Calibri"/>
            <w:sz w:val="22"/>
            <w:szCs w:val="28"/>
            <w:lang w:val="en-US"/>
          </w:rPr>
          <w:t>single value added by KAM/AM</w:t>
        </w:r>
      </w:ins>
      <w:ins w:id="211" w:author="AASHUTOSH" w:date="2025-06-20T10:49:00Z">
        <w:r w:rsidR="00FA15F8">
          <w:rPr>
            <w:rFonts w:ascii="Calibri" w:hAnsi="Calibri" w:cs="Calibri"/>
            <w:sz w:val="22"/>
            <w:szCs w:val="28"/>
            <w:lang w:val="en-US"/>
          </w:rPr>
          <w:t xml:space="preserve"> during the offer creation. In the offer creation page this will be an input variable. </w:t>
        </w:r>
      </w:ins>
    </w:p>
    <w:p w14:paraId="14BD07B5" w14:textId="34B0F6FB" w:rsidR="001374EB" w:rsidRPr="004A14B6" w:rsidDel="002F3320" w:rsidRDefault="001374EB" w:rsidP="00D6162C">
      <w:pPr>
        <w:pStyle w:val="ListParagraph"/>
        <w:numPr>
          <w:ilvl w:val="0"/>
          <w:numId w:val="17"/>
        </w:numPr>
        <w:spacing w:line="276" w:lineRule="auto"/>
        <w:jc w:val="both"/>
        <w:rPr>
          <w:del w:id="212" w:author="AASHUTOSH" w:date="2025-06-16T15:36:00Z"/>
          <w:rFonts w:ascii="Calibri" w:hAnsi="Calibri" w:cs="Calibri"/>
          <w:b/>
          <w:bCs/>
          <w:sz w:val="22"/>
          <w:szCs w:val="28"/>
        </w:rPr>
      </w:pPr>
      <w:del w:id="213" w:author="AASHUTOSH" w:date="2025-06-16T15:36:00Z">
        <w:r w:rsidRPr="004A14B6" w:rsidDel="002F3320">
          <w:rPr>
            <w:rFonts w:ascii="Calibri" w:hAnsi="Calibri" w:cs="Calibri"/>
            <w:b/>
            <w:bCs/>
            <w:sz w:val="22"/>
            <w:szCs w:val="28"/>
          </w:rPr>
          <w:delText xml:space="preserve">Purpose: </w:delText>
        </w:r>
        <w:r w:rsidRPr="004A14B6" w:rsidDel="002F3320">
          <w:rPr>
            <w:rFonts w:ascii="Calibri" w:hAnsi="Calibri" w:cs="Calibri"/>
            <w:sz w:val="22"/>
            <w:szCs w:val="28"/>
          </w:rPr>
          <w:delText>The margin is included to ensure that the electricity provider can cover its costs and achieve a reasonable profit. It accounts for factors such as administrative costs, risk management, and other operational expenses.</w:delText>
        </w:r>
      </w:del>
    </w:p>
    <w:p w14:paraId="32DD693F" w14:textId="759C44C7" w:rsidR="001374EB" w:rsidRPr="004A14B6" w:rsidDel="002F3320" w:rsidRDefault="001374EB" w:rsidP="00D6162C">
      <w:pPr>
        <w:pStyle w:val="ListParagraph"/>
        <w:numPr>
          <w:ilvl w:val="0"/>
          <w:numId w:val="17"/>
        </w:numPr>
        <w:spacing w:line="276" w:lineRule="auto"/>
        <w:jc w:val="both"/>
        <w:rPr>
          <w:del w:id="214" w:author="AASHUTOSH" w:date="2025-06-16T15:36:00Z"/>
          <w:rFonts w:ascii="Calibri" w:hAnsi="Calibri" w:cs="Calibri"/>
          <w:b/>
          <w:bCs/>
          <w:sz w:val="22"/>
          <w:szCs w:val="28"/>
        </w:rPr>
      </w:pPr>
      <w:del w:id="215" w:author="AASHUTOSH" w:date="2025-06-16T15:36:00Z">
        <w:r w:rsidRPr="004A14B6" w:rsidDel="002F3320">
          <w:rPr>
            <w:rFonts w:ascii="Calibri" w:hAnsi="Calibri" w:cs="Calibri"/>
            <w:b/>
            <w:bCs/>
            <w:sz w:val="22"/>
            <w:szCs w:val="28"/>
          </w:rPr>
          <w:delText xml:space="preserve">Calculation: </w:delText>
        </w:r>
        <w:r w:rsidRPr="004A14B6" w:rsidDel="002F3320">
          <w:rPr>
            <w:rFonts w:ascii="Calibri" w:hAnsi="Calibri" w:cs="Calibri"/>
            <w:sz w:val="22"/>
            <w:szCs w:val="28"/>
          </w:rPr>
          <w:delText>The margin is typically calculated as a percentage of the base price or as a fixed amount added to the base price. The specific calculation method can vary depending on the provider's pricing strategy and market conditions.</w:delText>
        </w:r>
      </w:del>
    </w:p>
    <w:p w14:paraId="731B5C17" w14:textId="58A4656C" w:rsidR="001374EB" w:rsidRPr="004A14B6" w:rsidDel="002F3320" w:rsidRDefault="001374EB" w:rsidP="00D6162C">
      <w:pPr>
        <w:pStyle w:val="ListParagraph"/>
        <w:numPr>
          <w:ilvl w:val="0"/>
          <w:numId w:val="17"/>
        </w:numPr>
        <w:spacing w:line="276" w:lineRule="auto"/>
        <w:jc w:val="both"/>
        <w:rPr>
          <w:del w:id="216" w:author="AASHUTOSH" w:date="2025-06-16T15:36:00Z"/>
          <w:rFonts w:ascii="Calibri" w:hAnsi="Calibri" w:cs="Calibri"/>
          <w:sz w:val="22"/>
          <w:szCs w:val="28"/>
        </w:rPr>
      </w:pPr>
      <w:del w:id="217" w:author="AASHUTOSH" w:date="2025-06-16T15:36:00Z">
        <w:r w:rsidRPr="004A14B6" w:rsidDel="002F3320">
          <w:rPr>
            <w:rFonts w:ascii="Calibri" w:hAnsi="Calibri" w:cs="Calibri"/>
            <w:b/>
            <w:bCs/>
            <w:sz w:val="22"/>
            <w:szCs w:val="28"/>
          </w:rPr>
          <w:delText xml:space="preserve">Impact on Pricing: </w:delText>
        </w:r>
        <w:r w:rsidRPr="004A14B6" w:rsidDel="002F3320">
          <w:rPr>
            <w:rFonts w:ascii="Calibri" w:hAnsi="Calibri" w:cs="Calibri"/>
            <w:sz w:val="22"/>
            <w:szCs w:val="28"/>
          </w:rPr>
          <w:delText>The margin directly affects the final price paid by consumers. A higher margin results in a higher final price, while a lower margin leads to a more competitive price offering.</w:delText>
        </w:r>
      </w:del>
    </w:p>
    <w:p w14:paraId="3A7B0D36" w14:textId="35D3C05E" w:rsidR="001374EB" w:rsidRPr="004A14B6" w:rsidDel="002F3320" w:rsidRDefault="001374EB" w:rsidP="00086344">
      <w:pPr>
        <w:pStyle w:val="ListParagraph"/>
        <w:spacing w:line="276" w:lineRule="auto"/>
        <w:ind w:left="1457"/>
        <w:jc w:val="both"/>
        <w:rPr>
          <w:del w:id="218" w:author="AASHUTOSH" w:date="2025-06-16T15:36:00Z"/>
          <w:rFonts w:ascii="Calibri" w:hAnsi="Calibri" w:cs="Calibri"/>
          <w:b/>
          <w:bCs/>
          <w:sz w:val="22"/>
          <w:szCs w:val="28"/>
        </w:rPr>
      </w:pPr>
    </w:p>
    <w:p w14:paraId="7BA8E61F" w14:textId="02B38836" w:rsidR="001374EB" w:rsidRPr="004A14B6" w:rsidDel="002F3320" w:rsidRDefault="001374EB" w:rsidP="00086344">
      <w:pPr>
        <w:spacing w:line="276" w:lineRule="auto"/>
        <w:ind w:left="0"/>
        <w:rPr>
          <w:del w:id="219" w:author="AASHUTOSH" w:date="2025-06-16T15:36:00Z"/>
          <w:rFonts w:ascii="Calibri" w:hAnsi="Calibri" w:cs="Calibri"/>
          <w:sz w:val="22"/>
          <w:szCs w:val="28"/>
          <w:lang w:val="en-US"/>
        </w:rPr>
      </w:pPr>
      <w:del w:id="220" w:author="AASHUTOSH" w:date="2025-06-16T15:36:00Z">
        <w:r w:rsidRPr="004A14B6" w:rsidDel="002F3320">
          <w:rPr>
            <w:rFonts w:ascii="Calibri" w:hAnsi="Calibri" w:cs="Calibri"/>
            <w:sz w:val="22"/>
            <w:szCs w:val="28"/>
            <w:lang w:val="en-US"/>
          </w:rPr>
          <w:delText>Understanding the margin is important for consumers and market participants as it influences the overall cost of electricity and the competitiveness of different electricity providers in the DK1 region.</w:delText>
        </w:r>
      </w:del>
    </w:p>
    <w:p w14:paraId="7333A52E" w14:textId="100FF332" w:rsidR="001374EB" w:rsidRPr="004A14B6" w:rsidRDefault="001374EB" w:rsidP="00086344">
      <w:pPr>
        <w:keepLines w:val="0"/>
        <w:overflowPunct/>
        <w:autoSpaceDE/>
        <w:autoSpaceDN/>
        <w:adjustRightInd/>
        <w:spacing w:before="100" w:beforeAutospacing="1" w:after="0" w:line="276" w:lineRule="auto"/>
        <w:ind w:left="0"/>
        <w:jc w:val="left"/>
        <w:textAlignment w:val="auto"/>
        <w:rPr>
          <w:rFonts w:ascii="Calibri" w:hAnsi="Calibri" w:cs="Calibri"/>
          <w:sz w:val="22"/>
          <w:szCs w:val="28"/>
          <w:lang w:val="en-US"/>
        </w:rPr>
      </w:pPr>
      <w:r w:rsidRPr="004A14B6">
        <w:rPr>
          <w:rFonts w:ascii="Calibri" w:hAnsi="Calibri" w:cs="Calibri"/>
          <w:sz w:val="22"/>
          <w:szCs w:val="28"/>
          <w:lang w:val="en-US"/>
        </w:rPr>
        <w:t> </w:t>
      </w:r>
      <w:r w:rsidRPr="004A14B6">
        <w:rPr>
          <w:rFonts w:ascii="Calibri" w:hAnsi="Calibri" w:cs="Calibri"/>
          <w:b/>
          <w:bCs/>
          <w:sz w:val="22"/>
          <w:szCs w:val="28"/>
          <w:lang w:val="en-US"/>
        </w:rPr>
        <w:t>The margin for DK2 (Denmark East)</w:t>
      </w:r>
      <w:r w:rsidRPr="004A14B6">
        <w:rPr>
          <w:rFonts w:ascii="Calibri" w:hAnsi="Calibri" w:cs="Calibri"/>
          <w:sz w:val="22"/>
          <w:szCs w:val="28"/>
          <w:lang w:val="en-US"/>
        </w:rPr>
        <w:t xml:space="preserve">: operates similarly to the margin for DK1. It represents the additional cost or markup applied to the </w:t>
      </w:r>
      <w:del w:id="221" w:author="AASHUTOSH" w:date="2025-06-16T15:36:00Z">
        <w:r w:rsidRPr="004A14B6" w:rsidDel="002F3320">
          <w:rPr>
            <w:rFonts w:ascii="Calibri" w:hAnsi="Calibri" w:cs="Calibri"/>
            <w:sz w:val="22"/>
            <w:szCs w:val="28"/>
            <w:lang w:val="en-US"/>
          </w:rPr>
          <w:delText xml:space="preserve">base </w:delText>
        </w:r>
      </w:del>
      <w:r w:rsidRPr="004A14B6">
        <w:rPr>
          <w:rFonts w:ascii="Calibri" w:hAnsi="Calibri" w:cs="Calibri"/>
          <w:sz w:val="22"/>
          <w:szCs w:val="28"/>
          <w:lang w:val="en-US"/>
        </w:rPr>
        <w:t xml:space="preserve">price of electricity to cover various operational </w:t>
      </w:r>
      <w:r w:rsidRPr="004A14B6">
        <w:rPr>
          <w:rFonts w:ascii="Calibri" w:hAnsi="Calibri" w:cs="Calibri"/>
          <w:sz w:val="22"/>
          <w:szCs w:val="28"/>
          <w:lang w:val="en-US"/>
        </w:rPr>
        <w:lastRenderedPageBreak/>
        <w:t xml:space="preserve">expenses, </w:t>
      </w:r>
      <w:del w:id="222" w:author="AASHUTOSH" w:date="2025-06-16T15:36:00Z">
        <w:r w:rsidRPr="004A14B6" w:rsidDel="002F3320">
          <w:rPr>
            <w:rFonts w:ascii="Calibri" w:hAnsi="Calibri" w:cs="Calibri"/>
            <w:sz w:val="22"/>
            <w:szCs w:val="28"/>
            <w:lang w:val="en-US"/>
          </w:rPr>
          <w:delText xml:space="preserve">risks, </w:delText>
        </w:r>
      </w:del>
      <w:r w:rsidRPr="004A14B6">
        <w:rPr>
          <w:rFonts w:ascii="Calibri" w:hAnsi="Calibri" w:cs="Calibri"/>
          <w:sz w:val="22"/>
          <w:szCs w:val="28"/>
          <w:lang w:val="en-US"/>
        </w:rPr>
        <w:t>and profit margins for the electricity provider.</w:t>
      </w:r>
      <w:ins w:id="223" w:author="AASHUTOSH" w:date="2025-06-20T10:50:00Z">
        <w:r w:rsidR="007F4A5C">
          <w:rPr>
            <w:rFonts w:ascii="Calibri" w:hAnsi="Calibri" w:cs="Calibri"/>
            <w:sz w:val="22"/>
            <w:szCs w:val="28"/>
            <w:lang w:val="en-US"/>
          </w:rPr>
          <w:t xml:space="preserve"> It is a single value added by KAM/AM during the offer creation. In the offer creation page this will be an input variable.</w:t>
        </w:r>
      </w:ins>
    </w:p>
    <w:p w14:paraId="1F54D0BF" w14:textId="117C304D" w:rsidR="001374EB" w:rsidRPr="004A14B6" w:rsidDel="002F3320" w:rsidRDefault="001374EB" w:rsidP="00D6162C">
      <w:pPr>
        <w:pStyle w:val="ListParagraph"/>
        <w:numPr>
          <w:ilvl w:val="0"/>
          <w:numId w:val="17"/>
        </w:numPr>
        <w:spacing w:line="276" w:lineRule="auto"/>
        <w:jc w:val="both"/>
        <w:rPr>
          <w:del w:id="224" w:author="AASHUTOSH" w:date="2025-06-16T15:36:00Z"/>
          <w:rFonts w:ascii="Calibri" w:hAnsi="Calibri" w:cs="Calibri"/>
          <w:b/>
          <w:bCs/>
          <w:sz w:val="22"/>
          <w:szCs w:val="28"/>
        </w:rPr>
      </w:pPr>
      <w:del w:id="225" w:author="AASHUTOSH" w:date="2025-06-16T15:36:00Z">
        <w:r w:rsidRPr="004A14B6" w:rsidDel="002F3320">
          <w:rPr>
            <w:rFonts w:ascii="Calibri" w:hAnsi="Calibri" w:cs="Calibri"/>
            <w:b/>
            <w:bCs/>
            <w:sz w:val="22"/>
            <w:szCs w:val="28"/>
          </w:rPr>
          <w:delText xml:space="preserve">Purpose: </w:delText>
        </w:r>
        <w:r w:rsidRPr="004A14B6" w:rsidDel="002F3320">
          <w:rPr>
            <w:rFonts w:ascii="Calibri" w:hAnsi="Calibri" w:cs="Calibri"/>
            <w:sz w:val="22"/>
            <w:szCs w:val="28"/>
          </w:rPr>
          <w:delText>The margin ensures that the electricity provider can cover its costs and achieve a reasonable profit. It accounts for factors such as administrative costs, risk management, and other operational expenses.</w:delText>
        </w:r>
      </w:del>
    </w:p>
    <w:p w14:paraId="16523B92" w14:textId="48AFDC28" w:rsidR="00086344" w:rsidRPr="00113999" w:rsidDel="00113999" w:rsidRDefault="001374EB" w:rsidP="00D6162C">
      <w:pPr>
        <w:pStyle w:val="ListParagraph"/>
        <w:numPr>
          <w:ilvl w:val="0"/>
          <w:numId w:val="17"/>
        </w:numPr>
        <w:spacing w:line="276" w:lineRule="auto"/>
        <w:jc w:val="both"/>
        <w:rPr>
          <w:del w:id="226" w:author="AASHUTOSH" w:date="2025-06-16T15:36:00Z"/>
          <w:rFonts w:asciiTheme="majorHAnsi" w:eastAsia="Calibri" w:hAnsiTheme="majorHAnsi" w:cs="Arial Narrow"/>
          <w:b/>
          <w:bCs/>
          <w:lang w:eastAsia="en-AU"/>
        </w:rPr>
      </w:pPr>
      <w:del w:id="227" w:author="AASHUTOSH" w:date="2025-06-16T15:36:00Z">
        <w:r w:rsidRPr="00086344" w:rsidDel="002F3320">
          <w:rPr>
            <w:rFonts w:ascii="Calibri" w:hAnsi="Calibri" w:cs="Calibri"/>
            <w:b/>
            <w:bCs/>
            <w:sz w:val="22"/>
            <w:szCs w:val="28"/>
          </w:rPr>
          <w:delText xml:space="preserve">Calculation: </w:delText>
        </w:r>
        <w:r w:rsidRPr="00086344" w:rsidDel="002F3320">
          <w:rPr>
            <w:rFonts w:ascii="Calibri" w:hAnsi="Calibri" w:cs="Calibri"/>
            <w:sz w:val="22"/>
            <w:szCs w:val="28"/>
          </w:rPr>
          <w:delText>The margin is typically calculated as a percentage of the base price or as a fixed amount added to the base price. The specific calculation method can vary depending on the provider's pricing strategy and market conditions.</w:delText>
        </w:r>
      </w:del>
    </w:p>
    <w:p w14:paraId="1EC5AB9B" w14:textId="77777777" w:rsidR="00113999" w:rsidRPr="00086344" w:rsidRDefault="00113999" w:rsidP="00113999">
      <w:pPr>
        <w:pStyle w:val="ListParagraph"/>
        <w:spacing w:line="276" w:lineRule="auto"/>
        <w:jc w:val="both"/>
        <w:rPr>
          <w:ins w:id="228" w:author="AASHUTOSH" w:date="2025-06-16T19:22:00Z"/>
          <w:rFonts w:asciiTheme="majorHAnsi" w:eastAsia="Calibri" w:hAnsiTheme="majorHAnsi" w:cs="Arial Narrow"/>
          <w:b/>
          <w:bCs/>
          <w:lang w:eastAsia="en-AU"/>
        </w:rPr>
      </w:pPr>
    </w:p>
    <w:p w14:paraId="051695D7" w14:textId="1FA7BFF4" w:rsidR="00113999" w:rsidRDefault="00113999" w:rsidP="00113999">
      <w:pPr>
        <w:spacing w:line="276" w:lineRule="auto"/>
        <w:ind w:left="0"/>
        <w:rPr>
          <w:ins w:id="229" w:author="AASHUTOSH" w:date="2025-06-16T19:22:00Z"/>
          <w:rFonts w:ascii="Calibri" w:hAnsi="Calibri" w:cs="Calibri"/>
          <w:sz w:val="22"/>
          <w:szCs w:val="22"/>
        </w:rPr>
      </w:pPr>
      <w:ins w:id="230" w:author="AASHUTOSH" w:date="2025-06-16T19:22:00Z">
        <w:r w:rsidRPr="00113999">
          <w:rPr>
            <w:rFonts w:ascii="Calibri" w:hAnsi="Calibri" w:cs="Calibri"/>
            <w:sz w:val="22"/>
            <w:szCs w:val="22"/>
          </w:rPr>
          <w:t xml:space="preserve">Different types of </w:t>
        </w:r>
        <w:del w:id="231" w:author="Susanne Nielsen" w:date="2025-07-01T12:41:00Z">
          <w:r w:rsidRPr="00113999" w:rsidDel="00EC2409">
            <w:rPr>
              <w:rFonts w:ascii="Calibri" w:hAnsi="Calibri" w:cs="Calibri"/>
              <w:sz w:val="22"/>
              <w:szCs w:val="22"/>
            </w:rPr>
            <w:delText xml:space="preserve">delivery </w:delText>
          </w:r>
        </w:del>
        <w:r w:rsidRPr="00113999">
          <w:rPr>
            <w:rFonts w:ascii="Calibri" w:hAnsi="Calibri" w:cs="Calibri"/>
            <w:sz w:val="22"/>
            <w:szCs w:val="22"/>
          </w:rPr>
          <w:t xml:space="preserve">fee as part of </w:t>
        </w:r>
        <w:r>
          <w:rPr>
            <w:rFonts w:ascii="Calibri" w:hAnsi="Calibri" w:cs="Calibri"/>
            <w:sz w:val="22"/>
            <w:szCs w:val="22"/>
          </w:rPr>
          <w:t>Gas</w:t>
        </w:r>
        <w:r w:rsidRPr="00113999">
          <w:rPr>
            <w:rFonts w:ascii="Calibri" w:hAnsi="Calibri" w:cs="Calibri"/>
            <w:sz w:val="22"/>
            <w:szCs w:val="22"/>
          </w:rPr>
          <w:t xml:space="preserve"> products</w:t>
        </w:r>
      </w:ins>
    </w:p>
    <w:p w14:paraId="38E3F7C2" w14:textId="425EEFA5" w:rsidR="00113999" w:rsidRDefault="0059182C" w:rsidP="00D6162C">
      <w:pPr>
        <w:pStyle w:val="ListParagraph"/>
        <w:numPr>
          <w:ilvl w:val="0"/>
          <w:numId w:val="74"/>
        </w:numPr>
        <w:spacing w:line="276" w:lineRule="auto"/>
        <w:rPr>
          <w:ins w:id="232" w:author="AASHUTOSH" w:date="2025-06-20T10:25:00Z"/>
          <w:rFonts w:ascii="Calibri" w:hAnsi="Calibri" w:cs="Calibri"/>
          <w:sz w:val="22"/>
          <w:szCs w:val="22"/>
        </w:rPr>
      </w:pPr>
      <w:ins w:id="233" w:author="AASHUTOSH" w:date="2025-06-19T14:23:00Z">
        <w:r w:rsidRPr="0059182C">
          <w:rPr>
            <w:rFonts w:ascii="Calibri" w:hAnsi="Calibri" w:cs="Calibri"/>
            <w:b/>
            <w:bCs/>
            <w:sz w:val="22"/>
            <w:szCs w:val="22"/>
          </w:rPr>
          <w:t>Biogas cost:</w:t>
        </w:r>
        <w:r w:rsidRPr="0059182C">
          <w:rPr>
            <w:rFonts w:ascii="Calibri" w:hAnsi="Calibri" w:cs="Calibri"/>
            <w:sz w:val="22"/>
            <w:szCs w:val="22"/>
          </w:rPr>
          <w:t xml:space="preserve"> </w:t>
        </w:r>
      </w:ins>
      <w:ins w:id="234" w:author="AASHUTOSH" w:date="2025-06-19T15:23:00Z">
        <w:r w:rsidR="004B5710">
          <w:rPr>
            <w:rFonts w:ascii="Calibri" w:hAnsi="Calibri" w:cs="Calibri"/>
            <w:sz w:val="22"/>
            <w:szCs w:val="22"/>
          </w:rPr>
          <w:t xml:space="preserve">It is a type of Certificate in Gas which </w:t>
        </w:r>
        <w:proofErr w:type="gramStart"/>
        <w:r w:rsidR="004B5710">
          <w:rPr>
            <w:rFonts w:ascii="Calibri" w:hAnsi="Calibri" w:cs="Calibri"/>
            <w:sz w:val="22"/>
            <w:szCs w:val="22"/>
          </w:rPr>
          <w:t>d</w:t>
        </w:r>
      </w:ins>
      <w:ins w:id="235" w:author="AASHUTOSH" w:date="2025-06-19T14:23:00Z">
        <w:r w:rsidRPr="0059182C">
          <w:rPr>
            <w:rFonts w:ascii="Calibri" w:hAnsi="Calibri" w:cs="Calibri"/>
            <w:sz w:val="22"/>
            <w:szCs w:val="22"/>
          </w:rPr>
          <w:t>efined</w:t>
        </w:r>
        <w:proofErr w:type="gramEnd"/>
        <w:r w:rsidRPr="0059182C">
          <w:rPr>
            <w:rFonts w:ascii="Calibri" w:hAnsi="Calibri" w:cs="Calibri"/>
            <w:sz w:val="22"/>
            <w:szCs w:val="22"/>
          </w:rPr>
          <w:t xml:space="preserve"> as a single value that may be derived from a prep curve and is part of the separate price. It is categorized under "Cost &amp; Margin" and added by KAM/AM</w:t>
        </w:r>
      </w:ins>
      <w:ins w:id="236" w:author="Susanne Nielsen" w:date="2025-07-01T12:41:00Z">
        <w:r w:rsidR="00E97F16">
          <w:rPr>
            <w:rFonts w:ascii="Calibri" w:hAnsi="Calibri" w:cs="Calibri"/>
            <w:sz w:val="22"/>
            <w:szCs w:val="22"/>
          </w:rPr>
          <w:t>.</w:t>
        </w:r>
      </w:ins>
    </w:p>
    <w:p w14:paraId="7FFB1CCD" w14:textId="77777777" w:rsidR="0090452F" w:rsidRDefault="0090452F" w:rsidP="0090452F">
      <w:pPr>
        <w:pStyle w:val="ListParagraph"/>
        <w:spacing w:line="276" w:lineRule="auto"/>
        <w:rPr>
          <w:ins w:id="237" w:author="AASHUTOSH" w:date="2025-06-20T10:25:00Z"/>
          <w:rFonts w:ascii="Calibri" w:hAnsi="Calibri" w:cs="Calibri"/>
          <w:sz w:val="22"/>
          <w:szCs w:val="22"/>
        </w:rPr>
      </w:pPr>
    </w:p>
    <w:p w14:paraId="33D42E58" w14:textId="1589011D" w:rsidR="00C041EE" w:rsidRPr="0090452F" w:rsidRDefault="0090452F" w:rsidP="00D6162C">
      <w:pPr>
        <w:pStyle w:val="ListParagraph"/>
        <w:numPr>
          <w:ilvl w:val="0"/>
          <w:numId w:val="74"/>
        </w:numPr>
        <w:spacing w:line="276" w:lineRule="auto"/>
        <w:jc w:val="both"/>
        <w:rPr>
          <w:ins w:id="238" w:author="AASHUTOSH" w:date="2025-06-20T10:25:00Z"/>
          <w:rFonts w:ascii="Calibri" w:hAnsi="Calibri" w:cs="Calibri"/>
          <w:sz w:val="22"/>
          <w:szCs w:val="22"/>
        </w:rPr>
      </w:pPr>
      <w:ins w:id="239" w:author="AASHUTOSH" w:date="2025-06-20T10:25:00Z">
        <w:r w:rsidRPr="0090452F">
          <w:rPr>
            <w:rFonts w:ascii="Calibri" w:hAnsi="Calibri" w:cs="Calibri"/>
            <w:b/>
            <w:bCs/>
            <w:sz w:val="22"/>
            <w:szCs w:val="22"/>
          </w:rPr>
          <w:t>Biogas margin:</w:t>
        </w:r>
      </w:ins>
      <w:ins w:id="240" w:author="AASHUTOSH" w:date="2025-06-20T10:26:00Z">
        <w:r w:rsidRPr="0090452F">
          <w:rPr>
            <w:rFonts w:ascii="Calibri" w:hAnsi="Calibri" w:cs="Calibri"/>
            <w:b/>
            <w:bCs/>
            <w:sz w:val="22"/>
            <w:szCs w:val="22"/>
          </w:rPr>
          <w:t xml:space="preserve"> </w:t>
        </w:r>
        <w:r w:rsidRPr="0090452F">
          <w:rPr>
            <w:rFonts w:ascii="Calibri" w:hAnsi="Calibri" w:cs="Calibri"/>
            <w:sz w:val="22"/>
            <w:szCs w:val="22"/>
          </w:rPr>
          <w:t>It</w:t>
        </w:r>
      </w:ins>
      <w:ins w:id="241" w:author="AASHUTOSH" w:date="2025-06-20T10:25:00Z">
        <w:r w:rsidRPr="0090452F">
          <w:rPr>
            <w:rFonts w:ascii="Calibri" w:hAnsi="Calibri" w:cs="Calibri"/>
            <w:sz w:val="22"/>
            <w:szCs w:val="22"/>
          </w:rPr>
          <w:t xml:space="preserve"> is defined as a single-value attribute that is part of the separate price structure for gas products. It </w:t>
        </w:r>
      </w:ins>
      <w:ins w:id="242" w:author="AASHUTOSH" w:date="2025-06-20T10:26:00Z">
        <w:r w:rsidRPr="0090452F">
          <w:rPr>
            <w:rFonts w:ascii="Calibri" w:hAnsi="Calibri" w:cs="Calibri"/>
            <w:sz w:val="22"/>
            <w:szCs w:val="22"/>
          </w:rPr>
          <w:t>is typically</w:t>
        </w:r>
      </w:ins>
      <w:ins w:id="243" w:author="AASHUTOSH" w:date="2025-06-20T10:25:00Z">
        <w:r w:rsidRPr="0090452F">
          <w:rPr>
            <w:rFonts w:ascii="Calibri" w:hAnsi="Calibri" w:cs="Calibri"/>
            <w:sz w:val="22"/>
            <w:szCs w:val="22"/>
          </w:rPr>
          <w:t xml:space="preserve"> added by KAM/AM (Key Account Manager/Account Manager). This margin is often configured per product and may vary depending on the delivery model (e.g., DMS/</w:t>
        </w:r>
        <w:proofErr w:type="spellStart"/>
        <w:r w:rsidRPr="0090452F">
          <w:rPr>
            <w:rFonts w:ascii="Calibri" w:hAnsi="Calibri" w:cs="Calibri"/>
            <w:sz w:val="22"/>
            <w:szCs w:val="22"/>
          </w:rPr>
          <w:t>nDMS</w:t>
        </w:r>
        <w:proofErr w:type="spellEnd"/>
        <w:r w:rsidRPr="0090452F">
          <w:rPr>
            <w:rFonts w:ascii="Calibri" w:hAnsi="Calibri" w:cs="Calibri"/>
            <w:sz w:val="22"/>
            <w:szCs w:val="22"/>
          </w:rPr>
          <w:t>), customer type, or contractual terms</w:t>
        </w:r>
      </w:ins>
      <w:ins w:id="244" w:author="AASHUTOSH" w:date="2025-06-20T10:26:00Z">
        <w:r w:rsidRPr="0090452F">
          <w:rPr>
            <w:rFonts w:ascii="Calibri" w:hAnsi="Calibri" w:cs="Calibri"/>
            <w:sz w:val="22"/>
            <w:szCs w:val="22"/>
          </w:rPr>
          <w:t>.</w:t>
        </w:r>
      </w:ins>
    </w:p>
    <w:p w14:paraId="7D8EB03D" w14:textId="77777777" w:rsidR="0090452F" w:rsidRDefault="0090452F" w:rsidP="00C041EE">
      <w:pPr>
        <w:pStyle w:val="ListParagraph"/>
        <w:spacing w:line="276" w:lineRule="auto"/>
        <w:rPr>
          <w:ins w:id="245" w:author="AASHUTOSH" w:date="2025-06-19T15:24:00Z"/>
          <w:rFonts w:ascii="Calibri" w:hAnsi="Calibri" w:cs="Calibri"/>
          <w:sz w:val="22"/>
          <w:szCs w:val="22"/>
        </w:rPr>
      </w:pPr>
    </w:p>
    <w:p w14:paraId="1B1B3118" w14:textId="02B76D93" w:rsidR="004B5710" w:rsidRDefault="00C041EE" w:rsidP="00D6162C">
      <w:pPr>
        <w:pStyle w:val="ListParagraph"/>
        <w:numPr>
          <w:ilvl w:val="0"/>
          <w:numId w:val="74"/>
        </w:numPr>
        <w:spacing w:line="276" w:lineRule="auto"/>
        <w:rPr>
          <w:ins w:id="246" w:author="AASHUTOSH" w:date="2025-06-19T20:31:00Z"/>
          <w:rFonts w:ascii="Calibri" w:hAnsi="Calibri" w:cs="Calibri"/>
          <w:sz w:val="22"/>
          <w:szCs w:val="22"/>
        </w:rPr>
      </w:pPr>
      <w:ins w:id="247" w:author="AASHUTOSH" w:date="2025-06-19T20:30:00Z">
        <w:r w:rsidRPr="00C041EE">
          <w:rPr>
            <w:rFonts w:ascii="Calibri" w:hAnsi="Calibri" w:cs="Calibri"/>
            <w:b/>
            <w:bCs/>
            <w:sz w:val="22"/>
            <w:szCs w:val="22"/>
          </w:rPr>
          <w:t>Imbalance Fee:</w:t>
        </w:r>
        <w:r>
          <w:rPr>
            <w:rFonts w:ascii="Calibri" w:hAnsi="Calibri" w:cs="Calibri"/>
            <w:sz w:val="22"/>
            <w:szCs w:val="22"/>
          </w:rPr>
          <w:t xml:space="preserve"> </w:t>
        </w:r>
        <w:r w:rsidRPr="00C041EE">
          <w:rPr>
            <w:rFonts w:ascii="Calibri" w:hAnsi="Calibri" w:cs="Calibri"/>
            <w:sz w:val="22"/>
            <w:szCs w:val="22"/>
          </w:rPr>
          <w:t xml:space="preserve">This fee is imposed on market participants who do not adhere to their scheduled </w:t>
        </w:r>
        <w:del w:id="248" w:author="Susanne Nielsen" w:date="2025-07-01T12:43:00Z">
          <w:r w:rsidRPr="00C041EE" w:rsidDel="007C70F3">
            <w:rPr>
              <w:rFonts w:ascii="Calibri" w:hAnsi="Calibri" w:cs="Calibri"/>
              <w:sz w:val="22"/>
              <w:szCs w:val="22"/>
            </w:rPr>
            <w:delText>electricity</w:delText>
          </w:r>
        </w:del>
      </w:ins>
      <w:ins w:id="249" w:author="Susanne Nielsen" w:date="2025-07-01T12:43:00Z">
        <w:r w:rsidR="007C70F3">
          <w:rPr>
            <w:rFonts w:ascii="Calibri" w:hAnsi="Calibri" w:cs="Calibri"/>
            <w:sz w:val="22"/>
            <w:szCs w:val="22"/>
          </w:rPr>
          <w:t>gas</w:t>
        </w:r>
      </w:ins>
      <w:ins w:id="250" w:author="AASHUTOSH" w:date="2025-06-19T20:30:00Z">
        <w:r w:rsidRPr="00C041EE">
          <w:rPr>
            <w:rFonts w:ascii="Calibri" w:hAnsi="Calibri" w:cs="Calibri"/>
            <w:sz w:val="22"/>
            <w:szCs w:val="22"/>
          </w:rPr>
          <w:t xml:space="preserve"> production or consumption. Its purpose is to encourage precise forecasting and scheduling, thereby maintaining the stability and dependability of the </w:t>
        </w:r>
        <w:del w:id="251" w:author="Susanne Nielsen" w:date="2025-07-01T12:43:00Z">
          <w:r w:rsidRPr="00C041EE" w:rsidDel="00126E25">
            <w:rPr>
              <w:rFonts w:ascii="Calibri" w:hAnsi="Calibri" w:cs="Calibri"/>
              <w:sz w:val="22"/>
              <w:szCs w:val="22"/>
            </w:rPr>
            <w:delText>power</w:delText>
          </w:r>
        </w:del>
      </w:ins>
      <w:ins w:id="252" w:author="Susanne Nielsen" w:date="2025-07-01T12:43:00Z">
        <w:r w:rsidR="00126E25">
          <w:rPr>
            <w:rFonts w:ascii="Calibri" w:hAnsi="Calibri" w:cs="Calibri"/>
            <w:sz w:val="22"/>
            <w:szCs w:val="22"/>
          </w:rPr>
          <w:t>gas</w:t>
        </w:r>
      </w:ins>
      <w:ins w:id="253" w:author="AASHUTOSH" w:date="2025-06-19T20:30:00Z">
        <w:r w:rsidRPr="00C041EE">
          <w:rPr>
            <w:rFonts w:ascii="Calibri" w:hAnsi="Calibri" w:cs="Calibri"/>
            <w:sz w:val="22"/>
            <w:szCs w:val="22"/>
          </w:rPr>
          <w:t xml:space="preserve"> grid.</w:t>
        </w:r>
      </w:ins>
    </w:p>
    <w:p w14:paraId="51EE08CF" w14:textId="0262B080" w:rsidR="00C041EE" w:rsidRDefault="00C041EE" w:rsidP="005B2B0F">
      <w:pPr>
        <w:pStyle w:val="ListParagraph"/>
        <w:spacing w:line="276" w:lineRule="auto"/>
        <w:rPr>
          <w:ins w:id="254" w:author="AASHUTOSH" w:date="2025-06-19T20:35:00Z"/>
          <w:rFonts w:ascii="Calibri" w:hAnsi="Calibri" w:cs="Calibri"/>
          <w:sz w:val="22"/>
          <w:szCs w:val="22"/>
        </w:rPr>
      </w:pPr>
      <w:ins w:id="255" w:author="AASHUTOSH" w:date="2025-06-19T20:34:00Z">
        <w:r w:rsidRPr="00C041EE">
          <w:rPr>
            <w:rFonts w:ascii="Calibri" w:hAnsi="Calibri" w:cs="Calibri"/>
            <w:sz w:val="22"/>
            <w:szCs w:val="22"/>
          </w:rPr>
          <w:t xml:space="preserve">The imbalance fee applies to the relevant metering point </w:t>
        </w:r>
        <w:proofErr w:type="spellStart"/>
        <w:r w:rsidRPr="00C041EE">
          <w:rPr>
            <w:rFonts w:ascii="Calibri" w:hAnsi="Calibri" w:cs="Calibri"/>
            <w:sz w:val="22"/>
            <w:szCs w:val="22"/>
          </w:rPr>
          <w:t>DMS+nDMS</w:t>
        </w:r>
        <w:proofErr w:type="spellEnd"/>
        <w:r w:rsidRPr="00C041EE">
          <w:rPr>
            <w:rFonts w:ascii="Calibri" w:hAnsi="Calibri" w:cs="Calibri"/>
            <w:sz w:val="22"/>
            <w:szCs w:val="22"/>
          </w:rPr>
          <w:t xml:space="preserve">, </w:t>
        </w:r>
        <w:r>
          <w:rPr>
            <w:rFonts w:ascii="Calibri" w:hAnsi="Calibri" w:cs="Calibri"/>
            <w:sz w:val="22"/>
            <w:szCs w:val="22"/>
          </w:rPr>
          <w:t>as</w:t>
        </w:r>
      </w:ins>
      <w:ins w:id="256" w:author="AASHUTOSH" w:date="2025-06-19T20:35:00Z">
        <w:r>
          <w:rPr>
            <w:rFonts w:ascii="Calibri" w:hAnsi="Calibri" w:cs="Calibri"/>
            <w:sz w:val="22"/>
            <w:szCs w:val="22"/>
          </w:rPr>
          <w:t xml:space="preserve"> it</w:t>
        </w:r>
      </w:ins>
      <w:ins w:id="257" w:author="AASHUTOSH" w:date="2025-06-19T20:34:00Z">
        <w:r w:rsidRPr="00C041EE">
          <w:rPr>
            <w:rFonts w:ascii="Calibri" w:hAnsi="Calibri" w:cs="Calibri"/>
            <w:sz w:val="22"/>
            <w:szCs w:val="22"/>
          </w:rPr>
          <w:t xml:space="preserve"> is hourly or non-hourly, and is included in the delivery fee. The weighted average of this imbalance fee is factored into the calculation of the final delivery fee, and the value of this imbalance fee is sourced from the PREP database.</w:t>
        </w:r>
      </w:ins>
    </w:p>
    <w:p w14:paraId="33FF35A4" w14:textId="77777777" w:rsidR="00C041EE" w:rsidRDefault="00C041EE" w:rsidP="005B2B0F">
      <w:pPr>
        <w:pStyle w:val="ListParagraph"/>
        <w:spacing w:line="276" w:lineRule="auto"/>
        <w:rPr>
          <w:ins w:id="258" w:author="AASHUTOSH" w:date="2025-06-20T10:26:00Z"/>
          <w:rFonts w:ascii="Calibri" w:hAnsi="Calibri" w:cs="Calibri"/>
          <w:sz w:val="22"/>
          <w:szCs w:val="22"/>
        </w:rPr>
      </w:pPr>
    </w:p>
    <w:p w14:paraId="753F7A9A" w14:textId="7FC204C2" w:rsidR="0090452F" w:rsidRPr="0090452F" w:rsidRDefault="0090452F" w:rsidP="00D6162C">
      <w:pPr>
        <w:pStyle w:val="ListParagraph"/>
        <w:numPr>
          <w:ilvl w:val="0"/>
          <w:numId w:val="74"/>
        </w:numPr>
        <w:spacing w:line="276" w:lineRule="auto"/>
        <w:rPr>
          <w:ins w:id="259" w:author="AASHUTOSH" w:date="2025-06-19T20:35:00Z"/>
          <w:rFonts w:ascii="Calibri" w:hAnsi="Calibri" w:cs="Calibri"/>
          <w:b/>
          <w:bCs/>
          <w:sz w:val="22"/>
          <w:szCs w:val="22"/>
        </w:rPr>
      </w:pPr>
      <w:ins w:id="260" w:author="AASHUTOSH" w:date="2025-06-20T10:26:00Z">
        <w:r w:rsidRPr="0090452F">
          <w:rPr>
            <w:rFonts w:ascii="Calibri" w:hAnsi="Calibri" w:cs="Calibri"/>
            <w:b/>
            <w:bCs/>
            <w:sz w:val="22"/>
            <w:szCs w:val="22"/>
          </w:rPr>
          <w:t>Margin</w:t>
        </w:r>
      </w:ins>
      <w:ins w:id="261" w:author="AASHUTOSH" w:date="2025-06-20T10:27:00Z">
        <w:r w:rsidRPr="0090452F">
          <w:rPr>
            <w:rFonts w:ascii="Calibri" w:hAnsi="Calibri" w:cs="Calibri"/>
            <w:b/>
            <w:bCs/>
            <w:sz w:val="22"/>
            <w:szCs w:val="22"/>
          </w:rPr>
          <w:t xml:space="preserve">: </w:t>
        </w:r>
        <w:r w:rsidRPr="0090452F">
          <w:rPr>
            <w:rFonts w:ascii="Calibri" w:hAnsi="Calibri" w:cs="Calibri"/>
            <w:sz w:val="22"/>
            <w:szCs w:val="22"/>
          </w:rPr>
          <w:t xml:space="preserve">It </w:t>
        </w:r>
      </w:ins>
      <w:ins w:id="262" w:author="AASHUTOSH" w:date="2025-06-20T10:26:00Z">
        <w:r w:rsidRPr="0090452F">
          <w:rPr>
            <w:rFonts w:ascii="Calibri" w:hAnsi="Calibri" w:cs="Calibri"/>
            <w:sz w:val="22"/>
            <w:szCs w:val="22"/>
          </w:rPr>
          <w:t xml:space="preserve">is defined as a single-value attribute added by KAM/AM (Key Account Manager/Account Manager) and is part of the delivery fee </w:t>
        </w:r>
      </w:ins>
      <w:ins w:id="263" w:author="AASHUTOSH" w:date="2025-06-20T10:27:00Z">
        <w:r w:rsidRPr="0090452F">
          <w:rPr>
            <w:rFonts w:ascii="Calibri" w:hAnsi="Calibri" w:cs="Calibri"/>
            <w:sz w:val="22"/>
            <w:szCs w:val="22"/>
          </w:rPr>
          <w:t>structure. It</w:t>
        </w:r>
      </w:ins>
      <w:ins w:id="264" w:author="AASHUTOSH" w:date="2025-06-20T10:26:00Z">
        <w:r w:rsidRPr="0090452F">
          <w:rPr>
            <w:rFonts w:ascii="Calibri" w:hAnsi="Calibri" w:cs="Calibri"/>
            <w:sz w:val="22"/>
            <w:szCs w:val="22"/>
          </w:rPr>
          <w:t xml:space="preserve"> is used to represent the profit component or markup over the base commodity cost and is configured per product, often varying by </w:t>
        </w:r>
      </w:ins>
      <w:ins w:id="265" w:author="Susanne Nielsen" w:date="2025-07-01T12:44:00Z">
        <w:r w:rsidR="005B2B0F">
          <w:rPr>
            <w:rFonts w:ascii="Calibri" w:hAnsi="Calibri" w:cs="Calibri"/>
            <w:sz w:val="22"/>
            <w:szCs w:val="22"/>
          </w:rPr>
          <w:t xml:space="preserve">metering point type </w:t>
        </w:r>
      </w:ins>
      <w:ins w:id="266" w:author="AASHUTOSH" w:date="2025-06-20T10:26:00Z">
        <w:del w:id="267" w:author="Susanne Nielsen" w:date="2025-07-01T12:44:00Z">
          <w:r w:rsidRPr="0090452F" w:rsidDel="005B2B0F">
            <w:rPr>
              <w:rFonts w:ascii="Calibri" w:hAnsi="Calibri" w:cs="Calibri"/>
              <w:sz w:val="22"/>
              <w:szCs w:val="22"/>
            </w:rPr>
            <w:delText xml:space="preserve">delivery model </w:delText>
          </w:r>
        </w:del>
        <w:r w:rsidRPr="0090452F">
          <w:rPr>
            <w:rFonts w:ascii="Calibri" w:hAnsi="Calibri" w:cs="Calibri"/>
            <w:sz w:val="22"/>
            <w:szCs w:val="22"/>
          </w:rPr>
          <w:t>(DMS/</w:t>
        </w:r>
        <w:proofErr w:type="spellStart"/>
        <w:r w:rsidRPr="0090452F">
          <w:rPr>
            <w:rFonts w:ascii="Calibri" w:hAnsi="Calibri" w:cs="Calibri"/>
            <w:sz w:val="22"/>
            <w:szCs w:val="22"/>
          </w:rPr>
          <w:t>nDMS</w:t>
        </w:r>
        <w:proofErr w:type="spellEnd"/>
        <w:r w:rsidRPr="0090452F">
          <w:rPr>
            <w:rFonts w:ascii="Calibri" w:hAnsi="Calibri" w:cs="Calibri"/>
            <w:sz w:val="22"/>
            <w:szCs w:val="22"/>
          </w:rPr>
          <w:t>)</w:t>
        </w:r>
        <w:del w:id="268" w:author="Susanne Nielsen" w:date="2025-07-01T12:44:00Z">
          <w:r w:rsidRPr="0090452F" w:rsidDel="005B2B0F">
            <w:rPr>
              <w:rFonts w:ascii="Calibri" w:hAnsi="Calibri" w:cs="Calibri"/>
              <w:sz w:val="22"/>
              <w:szCs w:val="22"/>
            </w:rPr>
            <w:delText>, customer type, and contract terms</w:delText>
          </w:r>
        </w:del>
        <w:r w:rsidRPr="0090452F">
          <w:rPr>
            <w:rFonts w:ascii="Calibri" w:hAnsi="Calibri" w:cs="Calibri"/>
            <w:sz w:val="22"/>
            <w:szCs w:val="22"/>
          </w:rPr>
          <w:t>.</w:t>
        </w:r>
      </w:ins>
    </w:p>
    <w:p w14:paraId="31443F28" w14:textId="77777777" w:rsidR="00C041EE" w:rsidRDefault="00C041EE" w:rsidP="00C041EE">
      <w:pPr>
        <w:pStyle w:val="ListParagraph"/>
        <w:spacing w:line="276" w:lineRule="auto"/>
        <w:jc w:val="both"/>
        <w:rPr>
          <w:ins w:id="269" w:author="AASHUTOSH" w:date="2025-06-20T10:27:00Z"/>
          <w:rFonts w:ascii="Calibri" w:hAnsi="Calibri" w:cs="Calibri"/>
          <w:sz w:val="22"/>
          <w:szCs w:val="22"/>
        </w:rPr>
      </w:pPr>
    </w:p>
    <w:p w14:paraId="7CC986B4" w14:textId="265FBB7C" w:rsidR="0090452F" w:rsidRDefault="0090452F" w:rsidP="00D6162C">
      <w:pPr>
        <w:pStyle w:val="ListParagraph"/>
        <w:numPr>
          <w:ilvl w:val="0"/>
          <w:numId w:val="74"/>
        </w:numPr>
        <w:spacing w:line="276" w:lineRule="auto"/>
        <w:jc w:val="both"/>
        <w:rPr>
          <w:ins w:id="270" w:author="AASHUTOSH" w:date="2025-06-20T10:27:00Z"/>
          <w:rFonts w:ascii="Calibri" w:hAnsi="Calibri" w:cs="Calibri"/>
          <w:sz w:val="22"/>
          <w:szCs w:val="22"/>
        </w:rPr>
      </w:pPr>
      <w:ins w:id="271" w:author="AASHUTOSH" w:date="2025-06-20T10:27:00Z">
        <w:r w:rsidRPr="0090452F">
          <w:rPr>
            <w:rFonts w:ascii="Calibri" w:hAnsi="Calibri" w:cs="Calibri"/>
            <w:b/>
            <w:bCs/>
            <w:sz w:val="22"/>
            <w:szCs w:val="22"/>
          </w:rPr>
          <w:t>Flex Fee:</w:t>
        </w:r>
        <w:r>
          <w:rPr>
            <w:rFonts w:ascii="Calibri" w:hAnsi="Calibri" w:cs="Calibri"/>
            <w:sz w:val="22"/>
            <w:szCs w:val="22"/>
          </w:rPr>
          <w:t xml:space="preserve"> It</w:t>
        </w:r>
        <w:r w:rsidRPr="0090452F">
          <w:rPr>
            <w:rFonts w:ascii="Calibri" w:hAnsi="Calibri" w:cs="Calibri"/>
            <w:sz w:val="22"/>
            <w:szCs w:val="22"/>
          </w:rPr>
          <w:t xml:space="preserve"> is a component of the delivery fee in gas pricing models. It represents a charge applied to accommodate flexible consumption patterns or delivery schedules. Internally, it is treated as either a single-value attribute or a prep curve-based fee, depending on the product configuration.</w:t>
        </w:r>
      </w:ins>
    </w:p>
    <w:p w14:paraId="73BF6141" w14:textId="77777777" w:rsidR="0090452F" w:rsidRDefault="0090452F" w:rsidP="00C041EE">
      <w:pPr>
        <w:pStyle w:val="ListParagraph"/>
        <w:spacing w:line="276" w:lineRule="auto"/>
        <w:jc w:val="both"/>
        <w:rPr>
          <w:ins w:id="272" w:author="AASHUTOSH" w:date="2025-06-19T14:24:00Z"/>
          <w:rFonts w:ascii="Calibri" w:hAnsi="Calibri" w:cs="Calibri"/>
          <w:sz w:val="22"/>
          <w:szCs w:val="22"/>
        </w:rPr>
      </w:pPr>
    </w:p>
    <w:p w14:paraId="7F3D9FE1" w14:textId="2069BA76" w:rsidR="0059182C" w:rsidRPr="0090452F" w:rsidRDefault="0090452F" w:rsidP="00D6162C">
      <w:pPr>
        <w:pStyle w:val="ListParagraph"/>
        <w:numPr>
          <w:ilvl w:val="0"/>
          <w:numId w:val="74"/>
        </w:numPr>
        <w:spacing w:line="276" w:lineRule="auto"/>
        <w:rPr>
          <w:ins w:id="273" w:author="AASHUTOSH" w:date="2025-06-20T10:28:00Z"/>
          <w:rFonts w:ascii="Calibri" w:hAnsi="Calibri" w:cs="Calibri"/>
          <w:sz w:val="22"/>
          <w:szCs w:val="22"/>
        </w:rPr>
      </w:pPr>
      <w:ins w:id="274" w:author="AASHUTOSH" w:date="2025-06-20T10:28:00Z">
        <w:r w:rsidRPr="0090452F">
          <w:rPr>
            <w:rFonts w:ascii="Calibri" w:hAnsi="Calibri" w:cs="Calibri"/>
            <w:b/>
            <w:bCs/>
            <w:sz w:val="22"/>
            <w:szCs w:val="22"/>
          </w:rPr>
          <w:t>Flex Fee Adjustment:</w:t>
        </w:r>
        <w:r w:rsidRPr="0090452F">
          <w:rPr>
            <w:rFonts w:ascii="Calibri" w:hAnsi="Calibri" w:cs="Calibri"/>
            <w:sz w:val="22"/>
            <w:szCs w:val="22"/>
          </w:rPr>
          <w:t xml:space="preserve"> It is a single-value attribute added by KAM/AM and categorized under Delivery Fee structure and applies specifically to non-</w:t>
        </w:r>
        <w:proofErr w:type="gramStart"/>
        <w:r w:rsidRPr="0090452F">
          <w:rPr>
            <w:rFonts w:ascii="Calibri" w:hAnsi="Calibri" w:cs="Calibri"/>
            <w:sz w:val="22"/>
            <w:szCs w:val="22"/>
          </w:rPr>
          <w:t>hourly</w:t>
        </w:r>
        <w:proofErr w:type="gramEnd"/>
        <w:r w:rsidRPr="0090452F">
          <w:rPr>
            <w:rFonts w:ascii="Calibri" w:hAnsi="Calibri" w:cs="Calibri"/>
            <w:sz w:val="22"/>
            <w:szCs w:val="22"/>
          </w:rPr>
          <w:t xml:space="preserve"> delivery models (</w:t>
        </w:r>
        <w:proofErr w:type="spellStart"/>
        <w:r w:rsidRPr="0090452F">
          <w:rPr>
            <w:rFonts w:ascii="Calibri" w:hAnsi="Calibri" w:cs="Calibri"/>
            <w:sz w:val="22"/>
            <w:szCs w:val="22"/>
          </w:rPr>
          <w:t>nDMS</w:t>
        </w:r>
        <w:proofErr w:type="spellEnd"/>
        <w:r w:rsidRPr="0090452F">
          <w:rPr>
            <w:rFonts w:ascii="Calibri" w:hAnsi="Calibri" w:cs="Calibri"/>
            <w:sz w:val="22"/>
            <w:szCs w:val="22"/>
          </w:rPr>
          <w:t xml:space="preserve">). Unlike the Flex Fee </w:t>
        </w:r>
        <w:proofErr w:type="gramStart"/>
        <w:r w:rsidRPr="0090452F">
          <w:rPr>
            <w:rFonts w:ascii="Calibri" w:hAnsi="Calibri" w:cs="Calibri"/>
            <w:sz w:val="22"/>
            <w:szCs w:val="22"/>
          </w:rPr>
          <w:t>itself—</w:t>
        </w:r>
        <w:proofErr w:type="gramEnd"/>
        <w:r w:rsidRPr="0090452F">
          <w:rPr>
            <w:rFonts w:ascii="Calibri" w:hAnsi="Calibri" w:cs="Calibri"/>
            <w:sz w:val="22"/>
            <w:szCs w:val="22"/>
          </w:rPr>
          <w:t xml:space="preserve">which is calculated using a prep </w:t>
        </w:r>
        <w:proofErr w:type="gramStart"/>
        <w:r w:rsidRPr="0090452F">
          <w:rPr>
            <w:rFonts w:ascii="Calibri" w:hAnsi="Calibri" w:cs="Calibri"/>
            <w:sz w:val="22"/>
            <w:szCs w:val="22"/>
          </w:rPr>
          <w:t>curve—</w:t>
        </w:r>
        <w:proofErr w:type="gramEnd"/>
        <w:r w:rsidRPr="0090452F">
          <w:rPr>
            <w:rFonts w:ascii="Calibri" w:hAnsi="Calibri" w:cs="Calibri"/>
            <w:sz w:val="22"/>
            <w:szCs w:val="22"/>
          </w:rPr>
          <w:t xml:space="preserve">the Flex Fee Adjustment is a fixed value that modifies the </w:t>
        </w:r>
        <w:del w:id="275" w:author="Susanne Nielsen" w:date="2025-07-01T12:45:00Z">
          <w:r w:rsidRPr="0090452F" w:rsidDel="00C63C99">
            <w:rPr>
              <w:rFonts w:ascii="Calibri" w:hAnsi="Calibri" w:cs="Calibri"/>
              <w:sz w:val="22"/>
              <w:szCs w:val="22"/>
            </w:rPr>
            <w:delText xml:space="preserve">base </w:delText>
          </w:r>
        </w:del>
        <w:r w:rsidRPr="0090452F">
          <w:rPr>
            <w:rFonts w:ascii="Calibri" w:hAnsi="Calibri" w:cs="Calibri"/>
            <w:sz w:val="22"/>
            <w:szCs w:val="22"/>
          </w:rPr>
          <w:t>delivery fee.</w:t>
        </w:r>
      </w:ins>
    </w:p>
    <w:p w14:paraId="4979F252" w14:textId="77777777" w:rsidR="0090452F" w:rsidRDefault="0090452F" w:rsidP="0059182C">
      <w:pPr>
        <w:spacing w:line="276" w:lineRule="auto"/>
        <w:rPr>
          <w:ins w:id="276" w:author="AASHUTOSH" w:date="2025-06-20T10:28:00Z"/>
          <w:rFonts w:ascii="Calibri" w:hAnsi="Calibri" w:cs="Calibri"/>
          <w:sz w:val="22"/>
          <w:szCs w:val="22"/>
        </w:rPr>
      </w:pPr>
    </w:p>
    <w:p w14:paraId="273F2FCF" w14:textId="77777777" w:rsidR="0090452F" w:rsidRDefault="0090452F" w:rsidP="0059182C">
      <w:pPr>
        <w:spacing w:line="276" w:lineRule="auto"/>
        <w:rPr>
          <w:ins w:id="277" w:author="AASHUTOSH" w:date="2025-06-20T10:28:00Z"/>
          <w:rFonts w:ascii="Calibri" w:hAnsi="Calibri" w:cs="Calibri"/>
          <w:sz w:val="22"/>
          <w:szCs w:val="22"/>
        </w:rPr>
      </w:pPr>
    </w:p>
    <w:p w14:paraId="275FDA3D" w14:textId="60B4A22E" w:rsidR="0090452F" w:rsidRPr="0090452F" w:rsidRDefault="0090452F" w:rsidP="00D6162C">
      <w:pPr>
        <w:pStyle w:val="ListParagraph"/>
        <w:numPr>
          <w:ilvl w:val="0"/>
          <w:numId w:val="74"/>
        </w:numPr>
        <w:spacing w:line="276" w:lineRule="auto"/>
        <w:rPr>
          <w:ins w:id="278" w:author="AASHUTOSH" w:date="2025-06-19T14:24:00Z"/>
          <w:rFonts w:ascii="Calibri" w:hAnsi="Calibri" w:cs="Calibri"/>
          <w:sz w:val="22"/>
          <w:szCs w:val="22"/>
        </w:rPr>
      </w:pPr>
      <w:ins w:id="279" w:author="AASHUTOSH" w:date="2025-06-20T10:28:00Z">
        <w:r w:rsidRPr="0090452F">
          <w:rPr>
            <w:rFonts w:ascii="Calibri" w:hAnsi="Calibri" w:cs="Calibri"/>
            <w:b/>
            <w:bCs/>
            <w:sz w:val="22"/>
            <w:szCs w:val="22"/>
          </w:rPr>
          <w:t>Conversion Premium:</w:t>
        </w:r>
        <w:r w:rsidRPr="0090452F">
          <w:rPr>
            <w:rFonts w:ascii="Calibri" w:hAnsi="Calibri" w:cs="Calibri"/>
            <w:sz w:val="22"/>
            <w:szCs w:val="22"/>
          </w:rPr>
          <w:t xml:space="preserve"> It is a single-value attribute added by KAM/AM and is part of the Delivery Fee structure and applies to both DMS and </w:t>
        </w:r>
        <w:proofErr w:type="spellStart"/>
        <w:r w:rsidRPr="0090452F">
          <w:rPr>
            <w:rFonts w:ascii="Calibri" w:hAnsi="Calibri" w:cs="Calibri"/>
            <w:sz w:val="22"/>
            <w:szCs w:val="22"/>
          </w:rPr>
          <w:t>nDMS</w:t>
        </w:r>
        <w:proofErr w:type="spellEnd"/>
        <w:r w:rsidRPr="0090452F">
          <w:rPr>
            <w:rFonts w:ascii="Calibri" w:hAnsi="Calibri" w:cs="Calibri"/>
            <w:sz w:val="22"/>
            <w:szCs w:val="22"/>
          </w:rPr>
          <w:t xml:space="preserve"> delivery models. It is typically used to account for the cost or markup associated with converting gas pricing units or formats</w:t>
        </w:r>
        <w:del w:id="280" w:author="Susanne Nielsen" w:date="2025-07-01T12:48:00Z">
          <w:r w:rsidRPr="0090452F" w:rsidDel="00770510">
            <w:rPr>
              <w:rFonts w:ascii="Calibri" w:hAnsi="Calibri" w:cs="Calibri"/>
              <w:sz w:val="22"/>
              <w:szCs w:val="22"/>
            </w:rPr>
            <w:delText>—such as from EUR/MWh to DKK/øre/m³—especially in cross-border or multi-currency contracts</w:delText>
          </w:r>
        </w:del>
      </w:ins>
      <w:ins w:id="281" w:author="Susanne Nielsen" w:date="2025-07-01T12:48:00Z">
        <w:r w:rsidR="00770510">
          <w:rPr>
            <w:rFonts w:ascii="Calibri" w:hAnsi="Calibri" w:cs="Calibri"/>
            <w:sz w:val="22"/>
            <w:szCs w:val="22"/>
          </w:rPr>
          <w:t>.</w:t>
        </w:r>
      </w:ins>
    </w:p>
    <w:p w14:paraId="5FF317F2" w14:textId="77777777" w:rsidR="0090452F" w:rsidRDefault="0090452F" w:rsidP="0059182C">
      <w:pPr>
        <w:spacing w:line="276" w:lineRule="auto"/>
        <w:rPr>
          <w:ins w:id="282" w:author="AASHUTOSH" w:date="2025-06-20T10:28:00Z"/>
          <w:rFonts w:ascii="Calibri" w:hAnsi="Calibri" w:cs="Calibri"/>
          <w:sz w:val="22"/>
          <w:szCs w:val="22"/>
        </w:rPr>
      </w:pPr>
    </w:p>
    <w:p w14:paraId="03FA3505" w14:textId="6EA19865" w:rsidR="0059182C" w:rsidRPr="0090452F" w:rsidRDefault="0090452F" w:rsidP="00D6162C">
      <w:pPr>
        <w:pStyle w:val="ListParagraph"/>
        <w:numPr>
          <w:ilvl w:val="0"/>
          <w:numId w:val="74"/>
        </w:numPr>
        <w:spacing w:line="276" w:lineRule="auto"/>
        <w:rPr>
          <w:ins w:id="283" w:author="AASHUTOSH" w:date="2025-06-20T10:28:00Z"/>
          <w:rFonts w:ascii="Calibri" w:hAnsi="Calibri" w:cs="Calibri"/>
          <w:sz w:val="22"/>
          <w:szCs w:val="22"/>
        </w:rPr>
      </w:pPr>
      <w:ins w:id="284" w:author="AASHUTOSH" w:date="2025-06-20T10:28:00Z">
        <w:r w:rsidRPr="0090452F">
          <w:rPr>
            <w:rFonts w:ascii="Calibri" w:hAnsi="Calibri" w:cs="Calibri"/>
            <w:b/>
            <w:bCs/>
            <w:sz w:val="22"/>
            <w:szCs w:val="22"/>
          </w:rPr>
          <w:t>Credit Fee:</w:t>
        </w:r>
        <w:r w:rsidRPr="0090452F">
          <w:rPr>
            <w:rFonts w:ascii="Calibri" w:hAnsi="Calibri" w:cs="Calibri"/>
            <w:sz w:val="22"/>
            <w:szCs w:val="22"/>
          </w:rPr>
          <w:t xml:space="preserve"> </w:t>
        </w:r>
      </w:ins>
      <w:ins w:id="285" w:author="Susanne Nielsen" w:date="2025-07-01T12:53:00Z">
        <w:r w:rsidR="00344F39">
          <w:rPr>
            <w:rFonts w:ascii="Calibri" w:hAnsi="Calibri" w:cs="Calibri"/>
            <w:sz w:val="22"/>
            <w:szCs w:val="22"/>
          </w:rPr>
          <w:t xml:space="preserve">purpose </w:t>
        </w:r>
        <w:r w:rsidR="00E048AF" w:rsidRPr="00E048AF">
          <w:rPr>
            <w:rFonts w:ascii="Calibri" w:hAnsi="Calibri" w:cs="Calibri"/>
            <w:sz w:val="22"/>
            <w:szCs w:val="22"/>
          </w:rPr>
          <w:t xml:space="preserve">to cover the cost incurred when the customer pays for their delivery after consumption. The </w:t>
        </w:r>
        <w:r w:rsidR="00344F39">
          <w:rPr>
            <w:rFonts w:ascii="Calibri" w:hAnsi="Calibri" w:cs="Calibri"/>
            <w:sz w:val="22"/>
            <w:szCs w:val="22"/>
          </w:rPr>
          <w:t xml:space="preserve">fee </w:t>
        </w:r>
        <w:r w:rsidR="00E048AF" w:rsidRPr="00E048AF">
          <w:rPr>
            <w:rFonts w:ascii="Calibri" w:hAnsi="Calibri" w:cs="Calibri"/>
            <w:sz w:val="22"/>
            <w:szCs w:val="22"/>
          </w:rPr>
          <w:t>is retrieved using a Prep curve."</w:t>
        </w:r>
      </w:ins>
      <w:ins w:id="286" w:author="AASHUTOSH" w:date="2025-06-20T10:28:00Z">
        <w:del w:id="287" w:author="Susanne Nielsen" w:date="2025-07-01T12:53:00Z">
          <w:r w:rsidRPr="0090452F" w:rsidDel="00E048AF">
            <w:rPr>
              <w:rFonts w:ascii="Calibri" w:hAnsi="Calibri" w:cs="Calibri"/>
              <w:sz w:val="22"/>
              <w:szCs w:val="22"/>
            </w:rPr>
            <w:delText>It is a component of the Delivery Fee in gas pricing models and is often used interchangeably with or as a reference to the Payment fee in Prep curves. It is a single-value attribute added by KAM/AM. It is used to account for the credit risk associated with customer payment terms and is applied across both DMS and nDMS delivery models.</w:delText>
          </w:r>
        </w:del>
      </w:ins>
    </w:p>
    <w:p w14:paraId="2B57AE8B" w14:textId="77777777" w:rsidR="0090452F" w:rsidRDefault="0090452F" w:rsidP="0059182C">
      <w:pPr>
        <w:spacing w:line="276" w:lineRule="auto"/>
        <w:rPr>
          <w:ins w:id="288" w:author="AASHUTOSH" w:date="2025-06-20T10:28:00Z"/>
          <w:rFonts w:ascii="Calibri" w:hAnsi="Calibri" w:cs="Calibri"/>
          <w:sz w:val="22"/>
          <w:szCs w:val="22"/>
        </w:rPr>
      </w:pPr>
    </w:p>
    <w:p w14:paraId="5B4C7904" w14:textId="02FF0607" w:rsidR="0090452F" w:rsidRPr="0090452F" w:rsidRDefault="0090452F" w:rsidP="00D6162C">
      <w:pPr>
        <w:pStyle w:val="ListParagraph"/>
        <w:numPr>
          <w:ilvl w:val="0"/>
          <w:numId w:val="74"/>
        </w:numPr>
        <w:spacing w:line="276" w:lineRule="auto"/>
        <w:rPr>
          <w:ins w:id="289" w:author="AASHUTOSH" w:date="2025-06-20T10:29:00Z"/>
          <w:rFonts w:ascii="Calibri" w:hAnsi="Calibri" w:cs="Calibri"/>
          <w:sz w:val="22"/>
          <w:szCs w:val="22"/>
        </w:rPr>
      </w:pPr>
      <w:ins w:id="290" w:author="AASHUTOSH" w:date="2025-06-20T10:29:00Z">
        <w:r w:rsidRPr="0090452F">
          <w:rPr>
            <w:rFonts w:ascii="Calibri" w:hAnsi="Calibri" w:cs="Calibri"/>
            <w:b/>
            <w:bCs/>
            <w:sz w:val="22"/>
            <w:szCs w:val="22"/>
          </w:rPr>
          <w:t>Imbalance Adjustment:</w:t>
        </w:r>
        <w:r w:rsidRPr="0090452F">
          <w:rPr>
            <w:rFonts w:ascii="Calibri" w:hAnsi="Calibri" w:cs="Calibri"/>
            <w:sz w:val="22"/>
            <w:szCs w:val="22"/>
          </w:rPr>
          <w:t xml:space="preserve"> It is a single-value attribute and is part of the Delivery Fee structure. It is manually added by the KAM/AM and is used to fine-tune or correct the Imbalance Fee, which itself accounts for the cost or penalty associated with deviations between contracted and actual gas consumption or delivery</w:t>
        </w:r>
      </w:ins>
    </w:p>
    <w:p w14:paraId="66D27DAF" w14:textId="77777777" w:rsidR="0090452F" w:rsidRDefault="0090452F" w:rsidP="0059182C">
      <w:pPr>
        <w:spacing w:line="276" w:lineRule="auto"/>
        <w:rPr>
          <w:ins w:id="291" w:author="AASHUTOSH" w:date="2025-06-20T10:29:00Z"/>
          <w:rFonts w:ascii="Calibri" w:hAnsi="Calibri" w:cs="Calibri"/>
          <w:sz w:val="22"/>
          <w:szCs w:val="22"/>
        </w:rPr>
      </w:pPr>
    </w:p>
    <w:p w14:paraId="4900572F" w14:textId="4E127471" w:rsidR="0090452F" w:rsidRPr="0090452F" w:rsidRDefault="0090452F" w:rsidP="00D6162C">
      <w:pPr>
        <w:pStyle w:val="ListParagraph"/>
        <w:numPr>
          <w:ilvl w:val="0"/>
          <w:numId w:val="74"/>
        </w:numPr>
        <w:spacing w:line="276" w:lineRule="auto"/>
        <w:rPr>
          <w:ins w:id="292" w:author="AASHUTOSH" w:date="2025-06-20T10:29:00Z"/>
          <w:rFonts w:ascii="Calibri" w:hAnsi="Calibri" w:cs="Calibri"/>
          <w:sz w:val="22"/>
          <w:szCs w:val="22"/>
        </w:rPr>
      </w:pPr>
      <w:ins w:id="293" w:author="AASHUTOSH" w:date="2025-06-20T10:29:00Z">
        <w:r w:rsidRPr="0090452F">
          <w:rPr>
            <w:rFonts w:ascii="Calibri" w:hAnsi="Calibri" w:cs="Calibri"/>
            <w:b/>
            <w:bCs/>
            <w:sz w:val="22"/>
            <w:szCs w:val="22"/>
          </w:rPr>
          <w:t>Extended Payment Terms Fee:</w:t>
        </w:r>
        <w:r w:rsidRPr="0090452F">
          <w:rPr>
            <w:rFonts w:ascii="Calibri" w:hAnsi="Calibri" w:cs="Calibri"/>
            <w:sz w:val="22"/>
            <w:szCs w:val="22"/>
          </w:rPr>
          <w:t xml:space="preserve"> It is a single-value attribute and is part of the Delivery Fee structure. It is manually added by the KAM/AM and reflects the cost associated with offering customers longer payment durations beyond standard terms.</w:t>
        </w:r>
      </w:ins>
    </w:p>
    <w:p w14:paraId="4200389D" w14:textId="77777777" w:rsidR="0090452F" w:rsidRDefault="0090452F" w:rsidP="0059182C">
      <w:pPr>
        <w:spacing w:line="276" w:lineRule="auto"/>
        <w:rPr>
          <w:ins w:id="294" w:author="AASHUTOSH" w:date="2025-06-20T10:29:00Z"/>
          <w:rFonts w:ascii="Calibri" w:hAnsi="Calibri" w:cs="Calibri"/>
          <w:sz w:val="22"/>
          <w:szCs w:val="22"/>
        </w:rPr>
      </w:pPr>
    </w:p>
    <w:p w14:paraId="5CDDFBE4" w14:textId="1F9AF965" w:rsidR="0090452F" w:rsidRPr="0090452F" w:rsidRDefault="0090452F" w:rsidP="00D6162C">
      <w:pPr>
        <w:pStyle w:val="ListParagraph"/>
        <w:numPr>
          <w:ilvl w:val="0"/>
          <w:numId w:val="74"/>
        </w:numPr>
        <w:spacing w:line="276" w:lineRule="auto"/>
        <w:rPr>
          <w:ins w:id="295" w:author="AASHUTOSH" w:date="2025-06-20T10:29:00Z"/>
          <w:rFonts w:ascii="Calibri" w:hAnsi="Calibri" w:cs="Calibri"/>
          <w:sz w:val="22"/>
          <w:szCs w:val="22"/>
        </w:rPr>
      </w:pPr>
      <w:ins w:id="296" w:author="AASHUTOSH" w:date="2025-06-20T10:29:00Z">
        <w:r w:rsidRPr="0090452F">
          <w:rPr>
            <w:rFonts w:ascii="Calibri" w:hAnsi="Calibri" w:cs="Calibri"/>
            <w:b/>
            <w:bCs/>
            <w:sz w:val="22"/>
            <w:szCs w:val="22"/>
          </w:rPr>
          <w:t>Transmission (</w:t>
        </w:r>
        <w:proofErr w:type="spellStart"/>
        <w:r w:rsidRPr="0090452F">
          <w:rPr>
            <w:rFonts w:ascii="Calibri" w:hAnsi="Calibri" w:cs="Calibri"/>
            <w:b/>
            <w:bCs/>
            <w:sz w:val="22"/>
            <w:szCs w:val="22"/>
          </w:rPr>
          <w:t>nDMS</w:t>
        </w:r>
        <w:proofErr w:type="spellEnd"/>
        <w:r w:rsidRPr="0090452F">
          <w:rPr>
            <w:rFonts w:ascii="Calibri" w:hAnsi="Calibri" w:cs="Calibri"/>
            <w:b/>
            <w:bCs/>
            <w:sz w:val="22"/>
            <w:szCs w:val="22"/>
          </w:rPr>
          <w:t>)</w:t>
        </w:r>
      </w:ins>
      <w:ins w:id="297" w:author="AASHUTOSH" w:date="2025-06-20T10:30:00Z">
        <w:r w:rsidRPr="0090452F">
          <w:rPr>
            <w:rFonts w:ascii="Calibri" w:hAnsi="Calibri" w:cs="Calibri"/>
            <w:b/>
            <w:bCs/>
            <w:sz w:val="22"/>
            <w:szCs w:val="22"/>
          </w:rPr>
          <w:t>:</w:t>
        </w:r>
      </w:ins>
      <w:ins w:id="298" w:author="AASHUTOSH" w:date="2025-06-20T10:29:00Z">
        <w:r w:rsidRPr="0090452F">
          <w:rPr>
            <w:rFonts w:ascii="Calibri" w:hAnsi="Calibri" w:cs="Calibri"/>
            <w:sz w:val="22"/>
            <w:szCs w:val="22"/>
          </w:rPr>
          <w:t xml:space="preserve"> </w:t>
        </w:r>
      </w:ins>
      <w:ins w:id="299" w:author="AASHUTOSH" w:date="2025-06-20T10:30:00Z">
        <w:r w:rsidRPr="0090452F">
          <w:rPr>
            <w:rFonts w:ascii="Calibri" w:hAnsi="Calibri" w:cs="Calibri"/>
            <w:sz w:val="22"/>
            <w:szCs w:val="22"/>
          </w:rPr>
          <w:t xml:space="preserve">It </w:t>
        </w:r>
      </w:ins>
      <w:ins w:id="300" w:author="AASHUTOSH" w:date="2025-06-20T10:29:00Z">
        <w:r w:rsidRPr="0090452F">
          <w:rPr>
            <w:rFonts w:ascii="Calibri" w:hAnsi="Calibri" w:cs="Calibri"/>
            <w:sz w:val="22"/>
            <w:szCs w:val="22"/>
          </w:rPr>
          <w:t xml:space="preserve">refers to the transmission-related cost component applied to non-hourly delivery models in gas pricing. It is part of the separate price structure, distinct from the hourly (DMS) model, and is typically expressed in </w:t>
        </w:r>
        <w:proofErr w:type="spellStart"/>
        <w:r w:rsidRPr="0090452F">
          <w:rPr>
            <w:rFonts w:ascii="Calibri" w:hAnsi="Calibri" w:cs="Calibri"/>
            <w:sz w:val="22"/>
            <w:szCs w:val="22"/>
          </w:rPr>
          <w:t>øre</w:t>
        </w:r>
        <w:proofErr w:type="spellEnd"/>
        <w:r w:rsidRPr="0090452F">
          <w:rPr>
            <w:rFonts w:ascii="Calibri" w:hAnsi="Calibri" w:cs="Calibri"/>
            <w:sz w:val="22"/>
            <w:szCs w:val="22"/>
          </w:rPr>
          <w:t xml:space="preserve">/m³ in Denmark and </w:t>
        </w:r>
        <w:proofErr w:type="spellStart"/>
        <w:r w:rsidRPr="0090452F">
          <w:rPr>
            <w:rFonts w:ascii="Calibri" w:hAnsi="Calibri" w:cs="Calibri"/>
            <w:sz w:val="22"/>
            <w:szCs w:val="22"/>
          </w:rPr>
          <w:t>SEKøre</w:t>
        </w:r>
        <w:proofErr w:type="spellEnd"/>
        <w:r w:rsidRPr="0090452F">
          <w:rPr>
            <w:rFonts w:ascii="Calibri" w:hAnsi="Calibri" w:cs="Calibri"/>
            <w:sz w:val="22"/>
            <w:szCs w:val="22"/>
          </w:rPr>
          <w:t>/kWh or EUR/MWh in Sweden</w:t>
        </w:r>
      </w:ins>
    </w:p>
    <w:p w14:paraId="6F899D36" w14:textId="77777777" w:rsidR="0090452F" w:rsidRDefault="0090452F" w:rsidP="0059182C">
      <w:pPr>
        <w:spacing w:line="276" w:lineRule="auto"/>
        <w:rPr>
          <w:ins w:id="301" w:author="AASHUTOSH" w:date="2025-06-20T10:29:00Z"/>
          <w:rFonts w:ascii="Calibri" w:hAnsi="Calibri" w:cs="Calibri"/>
          <w:sz w:val="22"/>
          <w:szCs w:val="22"/>
        </w:rPr>
      </w:pPr>
    </w:p>
    <w:p w14:paraId="038AAE87" w14:textId="40DB6D7C" w:rsidR="0090452F" w:rsidRPr="0090452F" w:rsidRDefault="0090452F" w:rsidP="00D6162C">
      <w:pPr>
        <w:pStyle w:val="ListParagraph"/>
        <w:numPr>
          <w:ilvl w:val="0"/>
          <w:numId w:val="74"/>
        </w:numPr>
        <w:spacing w:line="276" w:lineRule="auto"/>
        <w:rPr>
          <w:ins w:id="302" w:author="AASHUTOSH" w:date="2025-06-19T14:24:00Z"/>
          <w:rFonts w:ascii="Calibri" w:hAnsi="Calibri" w:cs="Calibri"/>
          <w:sz w:val="22"/>
          <w:szCs w:val="22"/>
        </w:rPr>
      </w:pPr>
      <w:ins w:id="303" w:author="AASHUTOSH" w:date="2025-06-20T10:29:00Z">
        <w:r w:rsidRPr="0090452F">
          <w:rPr>
            <w:rFonts w:ascii="Calibri" w:hAnsi="Calibri" w:cs="Calibri"/>
            <w:b/>
            <w:bCs/>
            <w:sz w:val="22"/>
            <w:szCs w:val="22"/>
          </w:rPr>
          <w:t>Transmission margin in (</w:t>
        </w:r>
        <w:proofErr w:type="spellStart"/>
        <w:r w:rsidRPr="0090452F">
          <w:rPr>
            <w:rFonts w:ascii="Calibri" w:hAnsi="Calibri" w:cs="Calibri"/>
            <w:b/>
            <w:bCs/>
            <w:sz w:val="22"/>
            <w:szCs w:val="22"/>
          </w:rPr>
          <w:t>nDMS</w:t>
        </w:r>
        <w:proofErr w:type="spellEnd"/>
        <w:r w:rsidRPr="0090452F">
          <w:rPr>
            <w:rFonts w:ascii="Calibri" w:hAnsi="Calibri" w:cs="Calibri"/>
            <w:b/>
            <w:bCs/>
            <w:sz w:val="22"/>
            <w:szCs w:val="22"/>
          </w:rPr>
          <w:t>)</w:t>
        </w:r>
      </w:ins>
      <w:ins w:id="304" w:author="AASHUTOSH" w:date="2025-06-20T10:30:00Z">
        <w:r w:rsidRPr="0090452F">
          <w:rPr>
            <w:rFonts w:ascii="Calibri" w:hAnsi="Calibri" w:cs="Calibri"/>
            <w:b/>
            <w:bCs/>
            <w:sz w:val="22"/>
            <w:szCs w:val="22"/>
          </w:rPr>
          <w:t>:</w:t>
        </w:r>
        <w:r w:rsidRPr="0090452F">
          <w:rPr>
            <w:rFonts w:ascii="Calibri" w:hAnsi="Calibri" w:cs="Calibri"/>
            <w:sz w:val="22"/>
            <w:szCs w:val="22"/>
          </w:rPr>
          <w:t xml:space="preserve"> it</w:t>
        </w:r>
      </w:ins>
      <w:ins w:id="305" w:author="AASHUTOSH" w:date="2025-06-20T10:29:00Z">
        <w:r w:rsidRPr="0090452F">
          <w:rPr>
            <w:rFonts w:ascii="Calibri" w:hAnsi="Calibri" w:cs="Calibri"/>
            <w:sz w:val="22"/>
            <w:szCs w:val="22"/>
          </w:rPr>
          <w:t xml:space="preserve"> is a single-value attribute added by KAM/AM and is part of the separate price structure for gas products with non-hourly read metering points (</w:t>
        </w:r>
        <w:proofErr w:type="spellStart"/>
        <w:r w:rsidRPr="0090452F">
          <w:rPr>
            <w:rFonts w:ascii="Calibri" w:hAnsi="Calibri" w:cs="Calibri"/>
            <w:sz w:val="22"/>
            <w:szCs w:val="22"/>
          </w:rPr>
          <w:t>nDMS</w:t>
        </w:r>
        <w:proofErr w:type="spellEnd"/>
        <w:r w:rsidRPr="0090452F">
          <w:rPr>
            <w:rFonts w:ascii="Calibri" w:hAnsi="Calibri" w:cs="Calibri"/>
            <w:sz w:val="22"/>
            <w:szCs w:val="22"/>
          </w:rPr>
          <w:t xml:space="preserve">). This margin </w:t>
        </w:r>
        <w:del w:id="306" w:author="Susanne Nielsen" w:date="2025-07-01T12:57:00Z">
          <w:r w:rsidRPr="0090452F" w:rsidDel="00982559">
            <w:rPr>
              <w:rFonts w:ascii="Calibri" w:hAnsi="Calibri" w:cs="Calibri"/>
              <w:sz w:val="22"/>
              <w:szCs w:val="22"/>
            </w:rPr>
            <w:delText xml:space="preserve">represents the cost or markup associated with transporting gas through the transmission network and </w:delText>
          </w:r>
        </w:del>
        <w:r w:rsidRPr="0090452F">
          <w:rPr>
            <w:rFonts w:ascii="Calibri" w:hAnsi="Calibri" w:cs="Calibri"/>
            <w:sz w:val="22"/>
            <w:szCs w:val="22"/>
          </w:rPr>
          <w:t xml:space="preserve">is expressed in </w:t>
        </w:r>
        <w:proofErr w:type="spellStart"/>
        <w:r w:rsidRPr="0090452F">
          <w:rPr>
            <w:rFonts w:ascii="Calibri" w:hAnsi="Calibri" w:cs="Calibri"/>
            <w:sz w:val="22"/>
            <w:szCs w:val="22"/>
          </w:rPr>
          <w:t>SEKøre</w:t>
        </w:r>
        <w:proofErr w:type="spellEnd"/>
        <w:r w:rsidRPr="0090452F">
          <w:rPr>
            <w:rFonts w:ascii="Calibri" w:hAnsi="Calibri" w:cs="Calibri"/>
            <w:sz w:val="22"/>
            <w:szCs w:val="22"/>
          </w:rPr>
          <w:t xml:space="preserve">/kWh or EUR/MWh in Sweden and </w:t>
        </w:r>
        <w:proofErr w:type="spellStart"/>
        <w:r w:rsidRPr="0090452F">
          <w:rPr>
            <w:rFonts w:ascii="Calibri" w:hAnsi="Calibri" w:cs="Calibri"/>
            <w:sz w:val="22"/>
            <w:szCs w:val="22"/>
          </w:rPr>
          <w:t>øre</w:t>
        </w:r>
        <w:proofErr w:type="spellEnd"/>
        <w:r w:rsidRPr="0090452F">
          <w:rPr>
            <w:rFonts w:ascii="Calibri" w:hAnsi="Calibri" w:cs="Calibri"/>
            <w:sz w:val="22"/>
            <w:szCs w:val="22"/>
          </w:rPr>
          <w:t>/m³ in Denmark</w:t>
        </w:r>
      </w:ins>
    </w:p>
    <w:p w14:paraId="349E9E70" w14:textId="77777777" w:rsidR="0059182C" w:rsidRDefault="0059182C" w:rsidP="00113999">
      <w:pPr>
        <w:spacing w:line="276" w:lineRule="auto"/>
        <w:ind w:left="0"/>
        <w:rPr>
          <w:ins w:id="307" w:author="AASHUTOSH" w:date="2025-06-20T10:33:00Z"/>
          <w:rFonts w:ascii="Calibri" w:hAnsi="Calibri" w:cs="Calibri"/>
          <w:sz w:val="22"/>
          <w:szCs w:val="22"/>
        </w:rPr>
      </w:pPr>
    </w:p>
    <w:p w14:paraId="3C16AF8C" w14:textId="77777777" w:rsidR="0090452F" w:rsidRDefault="0090452F" w:rsidP="00113999">
      <w:pPr>
        <w:spacing w:line="276" w:lineRule="auto"/>
        <w:ind w:left="0"/>
        <w:rPr>
          <w:ins w:id="308" w:author="AASHUTOSH" w:date="2025-06-20T10:33:00Z"/>
          <w:rFonts w:ascii="Calibri" w:hAnsi="Calibri" w:cs="Calibri"/>
          <w:sz w:val="22"/>
          <w:szCs w:val="22"/>
        </w:rPr>
      </w:pPr>
    </w:p>
    <w:p w14:paraId="7FDB69DF" w14:textId="77777777" w:rsidR="0090452F" w:rsidRDefault="0090452F" w:rsidP="00113999">
      <w:pPr>
        <w:spacing w:line="276" w:lineRule="auto"/>
        <w:ind w:left="0"/>
        <w:rPr>
          <w:ins w:id="309" w:author="AASHUTOSH" w:date="2025-06-20T10:33:00Z"/>
          <w:rFonts w:ascii="Calibri" w:hAnsi="Calibri" w:cs="Calibri"/>
          <w:sz w:val="22"/>
          <w:szCs w:val="22"/>
        </w:rPr>
      </w:pPr>
    </w:p>
    <w:p w14:paraId="3A642CF7" w14:textId="77777777" w:rsidR="0090452F" w:rsidRDefault="0090452F" w:rsidP="00113999">
      <w:pPr>
        <w:spacing w:line="276" w:lineRule="auto"/>
        <w:ind w:left="0"/>
        <w:rPr>
          <w:ins w:id="310" w:author="AASHUTOSH" w:date="2025-06-20T10:33:00Z"/>
          <w:rFonts w:ascii="Calibri" w:hAnsi="Calibri" w:cs="Calibri"/>
          <w:sz w:val="22"/>
          <w:szCs w:val="22"/>
        </w:rPr>
      </w:pPr>
    </w:p>
    <w:p w14:paraId="5C206569" w14:textId="77777777" w:rsidR="0090452F" w:rsidRDefault="0090452F" w:rsidP="00113999">
      <w:pPr>
        <w:spacing w:line="276" w:lineRule="auto"/>
        <w:ind w:left="0"/>
        <w:rPr>
          <w:ins w:id="311" w:author="AASHUTOSH" w:date="2025-06-20T10:33:00Z"/>
          <w:rFonts w:ascii="Calibri" w:hAnsi="Calibri" w:cs="Calibri"/>
          <w:sz w:val="22"/>
          <w:szCs w:val="22"/>
        </w:rPr>
      </w:pPr>
    </w:p>
    <w:p w14:paraId="572B40CA" w14:textId="77777777" w:rsidR="0090452F" w:rsidRDefault="0090452F" w:rsidP="00113999">
      <w:pPr>
        <w:spacing w:line="276" w:lineRule="auto"/>
        <w:ind w:left="0"/>
        <w:rPr>
          <w:ins w:id="312" w:author="AASHUTOSH" w:date="2025-06-20T10:33:00Z"/>
          <w:rFonts w:ascii="Calibri" w:hAnsi="Calibri" w:cs="Calibri"/>
          <w:sz w:val="22"/>
          <w:szCs w:val="22"/>
        </w:rPr>
      </w:pPr>
    </w:p>
    <w:p w14:paraId="468A63A8" w14:textId="77777777" w:rsidR="0090452F" w:rsidRPr="00113999" w:rsidRDefault="0090452F" w:rsidP="00113999">
      <w:pPr>
        <w:spacing w:line="276" w:lineRule="auto"/>
        <w:ind w:left="0"/>
        <w:rPr>
          <w:ins w:id="313" w:author="AASHUTOSH" w:date="2025-06-16T19:22:00Z"/>
          <w:rFonts w:ascii="Calibri" w:hAnsi="Calibri" w:cs="Calibri"/>
          <w:sz w:val="22"/>
          <w:szCs w:val="22"/>
        </w:rPr>
      </w:pPr>
    </w:p>
    <w:p w14:paraId="428C0A3B" w14:textId="77777777" w:rsidR="007D77BB" w:rsidRPr="006F0115" w:rsidRDefault="007D77BB" w:rsidP="006F0115">
      <w:pPr>
        <w:rPr>
          <w:rFonts w:asciiTheme="majorHAnsi" w:eastAsia="Calibri" w:hAnsiTheme="majorHAnsi" w:cs="Arial Narrow"/>
          <w:b/>
          <w:bCs/>
          <w:lang w:eastAsia="en-AU"/>
        </w:rPr>
      </w:pPr>
    </w:p>
    <w:p w14:paraId="7E615B74" w14:textId="0A28ED60" w:rsidR="00526044" w:rsidRDefault="00526044" w:rsidP="0088518C">
      <w:pPr>
        <w:pStyle w:val="Heading2"/>
        <w:tabs>
          <w:tab w:val="clear" w:pos="2978"/>
          <w:tab w:val="num" w:pos="720"/>
        </w:tabs>
        <w:ind w:left="0"/>
        <w:jc w:val="left"/>
        <w:rPr>
          <w:rFonts w:asciiTheme="majorHAnsi" w:hAnsiTheme="majorHAnsi"/>
          <w:i/>
          <w:color w:val="0070C0"/>
        </w:rPr>
      </w:pPr>
      <w:bookmarkStart w:id="314" w:name="_Toc371058623"/>
      <w:bookmarkStart w:id="315" w:name="_Toc380598225"/>
      <w:bookmarkStart w:id="316" w:name="_Toc205984825"/>
      <w:r w:rsidRPr="0088518C">
        <w:rPr>
          <w:rFonts w:asciiTheme="majorHAnsi" w:hAnsiTheme="majorHAnsi"/>
          <w:i/>
          <w:color w:val="0070C0"/>
        </w:rPr>
        <w:t>Even</w:t>
      </w:r>
      <w:bookmarkEnd w:id="314"/>
      <w:bookmarkEnd w:id="315"/>
      <w:r w:rsidR="00005F3D">
        <w:rPr>
          <w:rFonts w:asciiTheme="majorHAnsi" w:hAnsiTheme="majorHAnsi"/>
          <w:i/>
          <w:color w:val="0070C0"/>
        </w:rPr>
        <w:t>t</w:t>
      </w:r>
      <w:bookmarkEnd w:id="316"/>
      <w:r w:rsidR="00005F3D">
        <w:rPr>
          <w:rFonts w:asciiTheme="majorHAnsi" w:hAnsiTheme="majorHAnsi"/>
          <w:i/>
          <w:color w:val="0070C0"/>
        </w:rPr>
        <w:t xml:space="preserve"> </w:t>
      </w:r>
    </w:p>
    <w:p w14:paraId="63F9516F" w14:textId="77777777" w:rsidR="00BC3569" w:rsidRDefault="00BC3569" w:rsidP="00BC3569"/>
    <w:p w14:paraId="2F3E2D61" w14:textId="6F065018" w:rsidR="00C269C6" w:rsidRPr="000A08D6" w:rsidRDefault="000A39B7" w:rsidP="00C269C6">
      <w:pPr>
        <w:spacing w:line="276" w:lineRule="auto"/>
        <w:rPr>
          <w:rFonts w:ascii="Calibri" w:hAnsi="Calibri" w:cs="Calibri"/>
          <w:sz w:val="22"/>
          <w:szCs w:val="22"/>
          <w:lang w:val="en-US"/>
        </w:rPr>
      </w:pPr>
      <w:r>
        <w:rPr>
          <w:rFonts w:ascii="Calibri" w:hAnsi="Calibri" w:cs="Calibri"/>
          <w:sz w:val="22"/>
          <w:szCs w:val="22"/>
          <w:lang w:val="en-US"/>
        </w:rPr>
        <w:t>The prices calculation in Bit2Win</w:t>
      </w:r>
      <w:r w:rsidR="00475704">
        <w:rPr>
          <w:rFonts w:ascii="Calibri" w:hAnsi="Calibri" w:cs="Calibri"/>
          <w:sz w:val="22"/>
          <w:szCs w:val="22"/>
          <w:lang w:val="en-US"/>
        </w:rPr>
        <w:t xml:space="preserve"> is triggered when the sales executive offers a </w:t>
      </w:r>
      <w:r w:rsidR="002F4A75">
        <w:rPr>
          <w:rFonts w:ascii="Calibri" w:hAnsi="Calibri" w:cs="Calibri"/>
          <w:sz w:val="22"/>
          <w:szCs w:val="22"/>
          <w:lang w:val="en-US"/>
        </w:rPr>
        <w:t>quote</w:t>
      </w:r>
      <w:r w:rsidR="00475704">
        <w:rPr>
          <w:rFonts w:ascii="Calibri" w:hAnsi="Calibri" w:cs="Calibri"/>
          <w:sz w:val="22"/>
          <w:szCs w:val="22"/>
          <w:lang w:val="en-US"/>
        </w:rPr>
        <w:t xml:space="preserve"> to a customer</w:t>
      </w:r>
      <w:r w:rsidR="002F4A75">
        <w:rPr>
          <w:rFonts w:ascii="Calibri" w:hAnsi="Calibri" w:cs="Calibri"/>
          <w:sz w:val="22"/>
          <w:szCs w:val="22"/>
          <w:lang w:val="en-US"/>
        </w:rPr>
        <w:t xml:space="preserve"> for a particular product</w:t>
      </w:r>
      <w:r w:rsidR="00475704">
        <w:rPr>
          <w:rFonts w:ascii="Calibri" w:hAnsi="Calibri" w:cs="Calibri"/>
          <w:sz w:val="22"/>
          <w:szCs w:val="22"/>
          <w:lang w:val="en-US"/>
        </w:rPr>
        <w:t xml:space="preserve">. </w:t>
      </w:r>
      <w:r w:rsidR="009126AE">
        <w:rPr>
          <w:rFonts w:ascii="Calibri" w:hAnsi="Calibri" w:cs="Calibri"/>
          <w:sz w:val="22"/>
          <w:szCs w:val="22"/>
          <w:lang w:val="en-US"/>
        </w:rPr>
        <w:t>The</w:t>
      </w:r>
      <w:r w:rsidR="001E7EFD">
        <w:rPr>
          <w:rFonts w:ascii="Calibri" w:hAnsi="Calibri" w:cs="Calibri"/>
          <w:sz w:val="22"/>
          <w:szCs w:val="22"/>
          <w:lang w:val="en-US"/>
        </w:rPr>
        <w:t xml:space="preserve"> customer can negotiate and based on the agreement between the customer and sales executive</w:t>
      </w:r>
      <w:r w:rsidR="00D65915">
        <w:rPr>
          <w:rFonts w:ascii="Calibri" w:hAnsi="Calibri" w:cs="Calibri"/>
          <w:sz w:val="22"/>
          <w:szCs w:val="22"/>
          <w:lang w:val="en-US"/>
        </w:rPr>
        <w:t xml:space="preserve"> the prices are re-calculated</w:t>
      </w:r>
      <w:r w:rsidR="009126AE">
        <w:rPr>
          <w:rFonts w:ascii="Calibri" w:hAnsi="Calibri" w:cs="Calibri"/>
          <w:sz w:val="22"/>
          <w:szCs w:val="22"/>
          <w:lang w:val="en-US"/>
        </w:rPr>
        <w:t xml:space="preserve"> </w:t>
      </w:r>
      <w:r>
        <w:rPr>
          <w:rFonts w:ascii="Calibri" w:hAnsi="Calibri" w:cs="Calibri"/>
          <w:sz w:val="22"/>
          <w:szCs w:val="22"/>
          <w:lang w:val="en-US"/>
        </w:rPr>
        <w:t xml:space="preserve">upon </w:t>
      </w:r>
      <w:r w:rsidR="00D65915">
        <w:rPr>
          <w:rFonts w:ascii="Calibri" w:hAnsi="Calibri" w:cs="Calibri"/>
          <w:sz w:val="22"/>
          <w:szCs w:val="22"/>
          <w:lang w:val="en-US"/>
        </w:rPr>
        <w:t>the trigger</w:t>
      </w:r>
      <w:r>
        <w:rPr>
          <w:rFonts w:ascii="Calibri" w:hAnsi="Calibri" w:cs="Calibri"/>
          <w:sz w:val="22"/>
          <w:szCs w:val="22"/>
          <w:lang w:val="en-US"/>
        </w:rPr>
        <w:t xml:space="preserve"> of</w:t>
      </w:r>
      <w:r w:rsidR="00D65915">
        <w:rPr>
          <w:rFonts w:ascii="Calibri" w:hAnsi="Calibri" w:cs="Calibri"/>
          <w:sz w:val="22"/>
          <w:szCs w:val="22"/>
          <w:lang w:val="en-US"/>
        </w:rPr>
        <w:t xml:space="preserve"> </w:t>
      </w:r>
      <w:r w:rsidR="0047231E">
        <w:rPr>
          <w:rFonts w:ascii="Calibri" w:hAnsi="Calibri" w:cs="Calibri"/>
          <w:sz w:val="22"/>
          <w:szCs w:val="22"/>
          <w:lang w:val="en-US"/>
        </w:rPr>
        <w:t>the events below</w:t>
      </w:r>
      <w:r w:rsidR="00D65915">
        <w:rPr>
          <w:rFonts w:ascii="Calibri" w:hAnsi="Calibri" w:cs="Calibri"/>
          <w:sz w:val="22"/>
          <w:szCs w:val="22"/>
          <w:lang w:val="en-US"/>
        </w:rPr>
        <w:t>.</w:t>
      </w:r>
    </w:p>
    <w:p w14:paraId="7F5F9FFA" w14:textId="77777777" w:rsidR="00C269C6" w:rsidRPr="000A08D6" w:rsidRDefault="00C269C6" w:rsidP="00D6162C">
      <w:pPr>
        <w:pStyle w:val="ListParagraph"/>
        <w:numPr>
          <w:ilvl w:val="0"/>
          <w:numId w:val="22"/>
        </w:numPr>
        <w:spacing w:line="276" w:lineRule="auto"/>
        <w:rPr>
          <w:rFonts w:ascii="Calibri" w:hAnsi="Calibri" w:cs="Calibri"/>
          <w:sz w:val="22"/>
          <w:szCs w:val="22"/>
        </w:rPr>
      </w:pPr>
      <w:r w:rsidRPr="000A08D6">
        <w:rPr>
          <w:rFonts w:ascii="Calibri" w:hAnsi="Calibri" w:cs="Calibri"/>
          <w:sz w:val="22"/>
          <w:szCs w:val="22"/>
        </w:rPr>
        <w:t>Contract Creation</w:t>
      </w:r>
    </w:p>
    <w:p w14:paraId="12892D70" w14:textId="77777777" w:rsidR="00C269C6" w:rsidRPr="000A08D6" w:rsidRDefault="00C269C6" w:rsidP="00D6162C">
      <w:pPr>
        <w:pStyle w:val="ListParagraph"/>
        <w:numPr>
          <w:ilvl w:val="0"/>
          <w:numId w:val="22"/>
        </w:numPr>
        <w:spacing w:line="276" w:lineRule="auto"/>
        <w:rPr>
          <w:rFonts w:ascii="Calibri" w:hAnsi="Calibri" w:cs="Calibri"/>
          <w:sz w:val="22"/>
          <w:szCs w:val="22"/>
        </w:rPr>
      </w:pPr>
      <w:r w:rsidRPr="000A08D6">
        <w:rPr>
          <w:rFonts w:ascii="Calibri" w:hAnsi="Calibri" w:cs="Calibri"/>
          <w:sz w:val="22"/>
          <w:szCs w:val="22"/>
        </w:rPr>
        <w:t>Contract modifications.</w:t>
      </w:r>
    </w:p>
    <w:p w14:paraId="33A0DFA7" w14:textId="77777777" w:rsidR="00C269C6" w:rsidRPr="000A08D6" w:rsidRDefault="00C269C6" w:rsidP="00D6162C">
      <w:pPr>
        <w:pStyle w:val="ListParagraph"/>
        <w:numPr>
          <w:ilvl w:val="0"/>
          <w:numId w:val="22"/>
        </w:numPr>
        <w:spacing w:line="276" w:lineRule="auto"/>
        <w:rPr>
          <w:rFonts w:ascii="Calibri" w:hAnsi="Calibri" w:cs="Calibri"/>
          <w:sz w:val="22"/>
          <w:szCs w:val="22"/>
        </w:rPr>
      </w:pPr>
      <w:r w:rsidRPr="000A08D6">
        <w:rPr>
          <w:rFonts w:ascii="Calibri" w:hAnsi="Calibri" w:cs="Calibri"/>
          <w:sz w:val="22"/>
          <w:szCs w:val="22"/>
        </w:rPr>
        <w:t>Contract Renewal</w:t>
      </w:r>
    </w:p>
    <w:p w14:paraId="3DB0EBD3" w14:textId="77777777" w:rsidR="00C269C6" w:rsidRPr="002C4E57" w:rsidRDefault="00C269C6" w:rsidP="00C269C6">
      <w:pPr>
        <w:spacing w:line="276" w:lineRule="auto"/>
        <w:rPr>
          <w:rFonts w:ascii="Calibri" w:hAnsi="Calibri" w:cs="Calibri"/>
          <w:sz w:val="22"/>
          <w:szCs w:val="22"/>
          <w:lang w:val="en-US"/>
        </w:rPr>
      </w:pPr>
      <w:r w:rsidRPr="002C4E57">
        <w:rPr>
          <w:rFonts w:ascii="Calibri" w:hAnsi="Calibri" w:cs="Calibri"/>
          <w:sz w:val="22"/>
          <w:szCs w:val="22"/>
          <w:lang w:val="en-US"/>
        </w:rPr>
        <w:t>Further</w:t>
      </w:r>
      <w:r>
        <w:rPr>
          <w:rFonts w:ascii="Calibri" w:hAnsi="Calibri" w:cs="Calibri"/>
          <w:sz w:val="22"/>
          <w:szCs w:val="22"/>
          <w:lang w:val="en-US"/>
        </w:rPr>
        <w:t>more,</w:t>
      </w:r>
      <w:r w:rsidRPr="002C4E57">
        <w:rPr>
          <w:rFonts w:ascii="Calibri" w:hAnsi="Calibri" w:cs="Calibri"/>
          <w:sz w:val="22"/>
          <w:szCs w:val="22"/>
          <w:lang w:val="en-US"/>
        </w:rPr>
        <w:t xml:space="preserve"> details can be found in Sales Process FDD</w:t>
      </w:r>
      <w:r>
        <w:rPr>
          <w:rFonts w:ascii="Calibri" w:hAnsi="Calibri" w:cs="Calibri"/>
          <w:sz w:val="22"/>
          <w:szCs w:val="22"/>
          <w:lang w:val="en-US"/>
        </w:rPr>
        <w:t>.</w:t>
      </w:r>
    </w:p>
    <w:p w14:paraId="4F6FF11F" w14:textId="77777777" w:rsidR="00A06CB6" w:rsidRPr="00A06CB6" w:rsidRDefault="00A06CB6" w:rsidP="00A06CB6">
      <w:pPr>
        <w:rPr>
          <w:ins w:id="317" w:author="AASHUTOSH" w:date="2025-06-16T15:39:00Z"/>
          <w:lang w:val="en-IN"/>
        </w:rPr>
      </w:pPr>
      <w:ins w:id="318" w:author="AASHUTOSH" w:date="2025-06-16T15:39:00Z">
        <w:r w:rsidRPr="00A06CB6">
          <w:rPr>
            <w:lang w:val="en-IN"/>
          </w:rPr>
          <w:fldChar w:fldCharType="begin"/>
        </w:r>
        <w:r w:rsidRPr="00A06CB6">
          <w:rPr>
            <w:lang w:val="en-IN"/>
          </w:rPr>
          <w:instrText>HYPERLINK "https://orsted.sharepoint.com/:w:/r/teams/CPQImplementation/Shared%20Documents/CPQ%20Implementation/FDD%27s/Sales%20Process%20%26%20Contracts/FDD_SalesProcess.docx?d=we689fcae7fe24448971e7a43c19fe0c9&amp;csf=1&amp;web=1&amp;e=N8w6Li"</w:instrText>
        </w:r>
        <w:r w:rsidRPr="00A06CB6">
          <w:rPr>
            <w:lang w:val="en-IN"/>
          </w:rPr>
        </w:r>
        <w:r w:rsidRPr="00A06CB6">
          <w:rPr>
            <w:lang w:val="en-IN"/>
          </w:rPr>
          <w:fldChar w:fldCharType="separate"/>
        </w:r>
        <w:r w:rsidRPr="00A06CB6">
          <w:rPr>
            <w:rStyle w:val="Hyperlink"/>
            <w:lang w:val="en-IN"/>
          </w:rPr>
          <w:t>FDD_SalesProcess.docx</w:t>
        </w:r>
        <w:r w:rsidRPr="00A06CB6">
          <w:fldChar w:fldCharType="end"/>
        </w:r>
      </w:ins>
    </w:p>
    <w:p w14:paraId="40932E16" w14:textId="77777777" w:rsidR="00581F6B" w:rsidRDefault="00581F6B" w:rsidP="00BC3569"/>
    <w:p w14:paraId="63896FA4" w14:textId="76BF33BB" w:rsidR="005B09B9" w:rsidRPr="00BD7223" w:rsidRDefault="214F31E2" w:rsidP="00BD7223">
      <w:pPr>
        <w:pStyle w:val="Heading2"/>
        <w:tabs>
          <w:tab w:val="clear" w:pos="2978"/>
          <w:tab w:val="num" w:pos="720"/>
        </w:tabs>
        <w:ind w:left="0"/>
        <w:jc w:val="left"/>
        <w:rPr>
          <w:rFonts w:asciiTheme="majorHAnsi" w:hAnsiTheme="majorHAnsi"/>
          <w:i/>
          <w:iCs/>
          <w:color w:val="0070C0"/>
        </w:rPr>
      </w:pPr>
      <w:bookmarkStart w:id="319" w:name="_Toc380598226"/>
      <w:bookmarkStart w:id="320" w:name="_Toc205984826"/>
      <w:r w:rsidRPr="6C8B675D">
        <w:rPr>
          <w:rFonts w:asciiTheme="majorHAnsi" w:hAnsiTheme="majorHAnsi"/>
          <w:i/>
          <w:iCs/>
          <w:color w:val="0070C0"/>
        </w:rPr>
        <w:t>Process Setup</w:t>
      </w:r>
      <w:bookmarkEnd w:id="319"/>
      <w:bookmarkEnd w:id="320"/>
    </w:p>
    <w:p w14:paraId="14D39CF6" w14:textId="77777777" w:rsidR="005A7B3B" w:rsidRDefault="005A7B3B" w:rsidP="004829FF">
      <w:pPr>
        <w:ind w:left="0"/>
        <w:rPr>
          <w:rFonts w:ascii="Calibri" w:hAnsi="Calibri" w:cs="Calibri"/>
          <w:sz w:val="22"/>
          <w:szCs w:val="22"/>
          <w:lang w:val="en-US"/>
        </w:rPr>
      </w:pPr>
    </w:p>
    <w:p w14:paraId="20C212D6" w14:textId="422FF2FD" w:rsidR="001E376C" w:rsidRDefault="001E376C" w:rsidP="004829FF">
      <w:pPr>
        <w:ind w:left="0"/>
        <w:rPr>
          <w:rFonts w:ascii="Calibri" w:hAnsi="Calibri" w:cs="Calibri"/>
          <w:sz w:val="22"/>
          <w:szCs w:val="22"/>
          <w:lang w:val="en-US"/>
        </w:rPr>
      </w:pPr>
      <w:r w:rsidRPr="0072787C">
        <w:rPr>
          <w:rFonts w:ascii="Calibri" w:hAnsi="Calibri" w:cs="Calibri"/>
          <w:sz w:val="22"/>
          <w:szCs w:val="22"/>
          <w:lang w:val="en-US"/>
        </w:rPr>
        <w:t xml:space="preserve">This section is intended to provide an overview </w:t>
      </w:r>
      <w:r w:rsidR="00CE5979" w:rsidRPr="0072787C">
        <w:rPr>
          <w:rFonts w:ascii="Calibri" w:hAnsi="Calibri" w:cs="Calibri"/>
          <w:sz w:val="22"/>
          <w:szCs w:val="22"/>
          <w:lang w:val="en-US"/>
        </w:rPr>
        <w:t xml:space="preserve">of the </w:t>
      </w:r>
      <w:r w:rsidR="00ED77E8">
        <w:rPr>
          <w:rFonts w:ascii="Calibri" w:hAnsi="Calibri" w:cs="Calibri"/>
          <w:sz w:val="22"/>
          <w:szCs w:val="22"/>
          <w:lang w:val="en-US"/>
        </w:rPr>
        <w:t>configuration and formula</w:t>
      </w:r>
      <w:r w:rsidR="005E2CC8">
        <w:rPr>
          <w:rFonts w:ascii="Calibri" w:hAnsi="Calibri" w:cs="Calibri"/>
          <w:sz w:val="22"/>
          <w:szCs w:val="22"/>
          <w:lang w:val="en-US"/>
        </w:rPr>
        <w:t xml:space="preserve"> for the below products. </w:t>
      </w:r>
      <w:r w:rsidR="00CE5979" w:rsidRPr="0072787C">
        <w:rPr>
          <w:rFonts w:ascii="Calibri" w:hAnsi="Calibri" w:cs="Calibri"/>
          <w:sz w:val="22"/>
          <w:szCs w:val="22"/>
          <w:lang w:val="en-US"/>
        </w:rPr>
        <w:t xml:space="preserve"> </w:t>
      </w:r>
      <w:r w:rsidR="005E2CC8">
        <w:rPr>
          <w:rFonts w:ascii="Calibri" w:hAnsi="Calibri" w:cs="Calibri"/>
          <w:sz w:val="22"/>
          <w:szCs w:val="22"/>
          <w:lang w:val="en-US"/>
        </w:rPr>
        <w:t>T</w:t>
      </w:r>
      <w:r w:rsidR="00BE3ABE" w:rsidRPr="0072787C">
        <w:rPr>
          <w:rFonts w:ascii="Calibri" w:hAnsi="Calibri" w:cs="Calibri"/>
          <w:sz w:val="22"/>
          <w:szCs w:val="22"/>
          <w:lang w:val="en-US"/>
        </w:rPr>
        <w:t>he</w:t>
      </w:r>
      <w:r w:rsidR="00B55C23">
        <w:rPr>
          <w:rFonts w:ascii="Calibri" w:hAnsi="Calibri" w:cs="Calibri"/>
          <w:sz w:val="22"/>
          <w:szCs w:val="22"/>
          <w:lang w:val="en-US"/>
        </w:rPr>
        <w:t xml:space="preserve"> </w:t>
      </w:r>
      <w:r w:rsidR="005E2CC8">
        <w:rPr>
          <w:rFonts w:ascii="Calibri" w:hAnsi="Calibri" w:cs="Calibri"/>
          <w:sz w:val="22"/>
          <w:szCs w:val="22"/>
          <w:lang w:val="en-US"/>
        </w:rPr>
        <w:t>“</w:t>
      </w:r>
      <w:r w:rsidR="005E2CC8" w:rsidRPr="005E2CC8">
        <w:rPr>
          <w:rFonts w:ascii="Calibri" w:hAnsi="Calibri" w:cs="Calibri"/>
          <w:b/>
          <w:bCs/>
          <w:sz w:val="22"/>
          <w:szCs w:val="22"/>
          <w:lang w:val="en-US"/>
        </w:rPr>
        <w:t>P</w:t>
      </w:r>
      <w:r w:rsidR="00160DAF" w:rsidRPr="005E2CC8">
        <w:rPr>
          <w:rFonts w:ascii="Calibri" w:hAnsi="Calibri" w:cs="Calibri"/>
          <w:b/>
          <w:bCs/>
          <w:sz w:val="22"/>
          <w:szCs w:val="22"/>
          <w:lang w:val="en-US"/>
        </w:rPr>
        <w:t>rice</w:t>
      </w:r>
      <w:r w:rsidR="00CE5979" w:rsidRPr="005E2CC8">
        <w:rPr>
          <w:rFonts w:ascii="Calibri" w:hAnsi="Calibri" w:cs="Calibri"/>
          <w:b/>
          <w:bCs/>
          <w:sz w:val="22"/>
          <w:szCs w:val="22"/>
          <w:lang w:val="en-US"/>
        </w:rPr>
        <w:t xml:space="preserve"> </w:t>
      </w:r>
      <w:r w:rsidR="005E2CC8" w:rsidRPr="005E2CC8">
        <w:rPr>
          <w:rFonts w:ascii="Calibri" w:hAnsi="Calibri" w:cs="Calibri"/>
          <w:b/>
          <w:bCs/>
          <w:sz w:val="22"/>
          <w:szCs w:val="22"/>
          <w:lang w:val="en-US"/>
        </w:rPr>
        <w:t>Manager</w:t>
      </w:r>
      <w:r w:rsidR="005E2CC8">
        <w:rPr>
          <w:rFonts w:ascii="Calibri" w:hAnsi="Calibri" w:cs="Calibri"/>
          <w:sz w:val="22"/>
          <w:szCs w:val="22"/>
          <w:lang w:val="en-US"/>
        </w:rPr>
        <w:t>” module</w:t>
      </w:r>
      <w:r w:rsidR="00CE5979" w:rsidRPr="0072787C">
        <w:rPr>
          <w:rFonts w:ascii="Calibri" w:hAnsi="Calibri" w:cs="Calibri"/>
          <w:sz w:val="22"/>
          <w:szCs w:val="22"/>
          <w:lang w:val="en-US"/>
        </w:rPr>
        <w:t xml:space="preserve"> </w:t>
      </w:r>
      <w:r w:rsidR="005E2CC8">
        <w:rPr>
          <w:rFonts w:ascii="Calibri" w:hAnsi="Calibri" w:cs="Calibri"/>
          <w:sz w:val="22"/>
          <w:szCs w:val="22"/>
          <w:lang w:val="en-US"/>
        </w:rPr>
        <w:t xml:space="preserve">in Bit2Win </w:t>
      </w:r>
      <w:r w:rsidR="002D384F">
        <w:rPr>
          <w:rFonts w:ascii="Calibri" w:hAnsi="Calibri" w:cs="Calibri"/>
          <w:sz w:val="22"/>
          <w:szCs w:val="22"/>
          <w:lang w:val="en-US"/>
        </w:rPr>
        <w:t xml:space="preserve">will be used to </w:t>
      </w:r>
      <w:r w:rsidR="00CE5979" w:rsidRPr="0072787C">
        <w:rPr>
          <w:rFonts w:ascii="Calibri" w:hAnsi="Calibri" w:cs="Calibri"/>
          <w:sz w:val="22"/>
          <w:szCs w:val="22"/>
          <w:lang w:val="en-US"/>
        </w:rPr>
        <w:t>configure</w:t>
      </w:r>
      <w:r w:rsidR="002D384F">
        <w:rPr>
          <w:rFonts w:ascii="Calibri" w:hAnsi="Calibri" w:cs="Calibri"/>
          <w:sz w:val="22"/>
          <w:szCs w:val="22"/>
          <w:lang w:val="en-US"/>
        </w:rPr>
        <w:t xml:space="preserve"> the below attributes</w:t>
      </w:r>
      <w:r w:rsidR="007F01C3">
        <w:rPr>
          <w:rFonts w:ascii="Calibri" w:hAnsi="Calibri" w:cs="Calibri"/>
          <w:sz w:val="22"/>
          <w:szCs w:val="22"/>
          <w:lang w:val="en-US"/>
        </w:rPr>
        <w:t>.</w:t>
      </w:r>
    </w:p>
    <w:p w14:paraId="14D9EF6C" w14:textId="77777777" w:rsidR="00CF38C7" w:rsidRDefault="00CF38C7" w:rsidP="004829FF">
      <w:pPr>
        <w:ind w:left="0"/>
        <w:rPr>
          <w:rFonts w:ascii="Calibri" w:hAnsi="Calibri" w:cs="Calibri"/>
          <w:sz w:val="22"/>
          <w:szCs w:val="22"/>
          <w:lang w:val="en-US"/>
        </w:rPr>
      </w:pPr>
    </w:p>
    <w:p w14:paraId="3A71F7C2" w14:textId="6FC4AD6B" w:rsidR="00A220E1" w:rsidRPr="00CB24CE" w:rsidRDefault="00CF38C7" w:rsidP="00CB24CE">
      <w:pPr>
        <w:pStyle w:val="Heading3"/>
      </w:pPr>
      <w:bookmarkStart w:id="321" w:name="_Toc205984827"/>
      <w:r w:rsidRPr="00CB24CE">
        <w:t>Pricing structure</w:t>
      </w:r>
      <w:r w:rsidR="001159F3" w:rsidRPr="00CB24CE">
        <w:t xml:space="preserve"> Power</w:t>
      </w:r>
      <w:bookmarkEnd w:id="321"/>
    </w:p>
    <w:p w14:paraId="265E6314" w14:textId="64229B35"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Spot Price</w:t>
      </w:r>
      <w:r>
        <w:rPr>
          <w:rFonts w:ascii="Calibri" w:hAnsi="Calibri" w:cs="Calibri"/>
          <w:b/>
          <w:bCs/>
          <w:sz w:val="22"/>
          <w:szCs w:val="22"/>
        </w:rPr>
        <w:t xml:space="preserve"> </w:t>
      </w:r>
    </w:p>
    <w:p w14:paraId="0E0BBC2D" w14:textId="77777777" w:rsidR="00C03816" w:rsidRPr="007D4ED4" w:rsidRDefault="00C03816" w:rsidP="00C03816">
      <w:pPr>
        <w:pStyle w:val="ListParagraph"/>
        <w:rPr>
          <w:rFonts w:ascii="Calibri" w:hAnsi="Calibri" w:cs="Calibri"/>
          <w:sz w:val="22"/>
          <w:szCs w:val="22"/>
        </w:rPr>
      </w:pPr>
    </w:p>
    <w:tbl>
      <w:tblPr>
        <w:tblStyle w:val="TableGrid"/>
        <w:tblW w:w="9017" w:type="dxa"/>
        <w:jc w:val="center"/>
        <w:tblLook w:val="04A0" w:firstRow="1" w:lastRow="0" w:firstColumn="1" w:lastColumn="0" w:noHBand="0" w:noVBand="1"/>
      </w:tblPr>
      <w:tblGrid>
        <w:gridCol w:w="2124"/>
        <w:gridCol w:w="1031"/>
        <w:gridCol w:w="1210"/>
        <w:gridCol w:w="2760"/>
        <w:gridCol w:w="1892"/>
      </w:tblGrid>
      <w:tr w:rsidR="004216C7" w:rsidRPr="007D4ED4" w14:paraId="33F30E45" w14:textId="77777777" w:rsidTr="005F106C">
        <w:trPr>
          <w:trHeight w:val="315"/>
          <w:jc w:val="center"/>
        </w:trPr>
        <w:tc>
          <w:tcPr>
            <w:tcW w:w="9017" w:type="dxa"/>
            <w:gridSpan w:val="5"/>
            <w:shd w:val="clear" w:color="auto" w:fill="DDD9C3" w:themeFill="background2" w:themeFillShade="E6"/>
          </w:tcPr>
          <w:p w14:paraId="4BB9DA28" w14:textId="3604C0F6" w:rsidR="004216C7" w:rsidRPr="008E425F" w:rsidRDefault="004216C7" w:rsidP="0058252C">
            <w:pPr>
              <w:ind w:left="0"/>
              <w:rPr>
                <w:rFonts w:ascii="Calibri" w:hAnsi="Calibri" w:cs="Calibri"/>
                <w:b/>
                <w:bCs/>
                <w:sz w:val="22"/>
                <w:szCs w:val="22"/>
              </w:rPr>
            </w:pPr>
            <w:r w:rsidRPr="007D4ED4">
              <w:rPr>
                <w:rFonts w:ascii="Calibri" w:hAnsi="Calibri" w:cs="Calibri"/>
                <w:b/>
                <w:bCs/>
                <w:sz w:val="22"/>
                <w:szCs w:val="22"/>
              </w:rPr>
              <w:t xml:space="preserve">Category- Spot </w:t>
            </w:r>
          </w:p>
        </w:tc>
      </w:tr>
      <w:tr w:rsidR="00D351A7" w:rsidRPr="007D4ED4" w14:paraId="5151EA17" w14:textId="77777777" w:rsidTr="00D351A7">
        <w:trPr>
          <w:trHeight w:val="600"/>
          <w:jc w:val="center"/>
        </w:trPr>
        <w:tc>
          <w:tcPr>
            <w:tcW w:w="2124" w:type="dxa"/>
            <w:hideMark/>
          </w:tcPr>
          <w:p w14:paraId="0E772976" w14:textId="77777777" w:rsidR="00D351A7" w:rsidRPr="007D4ED4" w:rsidRDefault="00D351A7"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031" w:type="dxa"/>
          </w:tcPr>
          <w:p w14:paraId="52587463" w14:textId="25FD7044" w:rsidR="00D351A7" w:rsidRDefault="00D351A7" w:rsidP="0058252C">
            <w:pPr>
              <w:ind w:left="0"/>
              <w:jc w:val="center"/>
              <w:rPr>
                <w:rFonts w:ascii="Calibri" w:hAnsi="Calibri" w:cs="Calibri"/>
                <w:b/>
                <w:bCs/>
                <w:sz w:val="22"/>
                <w:szCs w:val="22"/>
              </w:rPr>
            </w:pPr>
            <w:r>
              <w:rPr>
                <w:rFonts w:ascii="Calibri" w:hAnsi="Calibri" w:cs="Calibri"/>
                <w:b/>
                <w:bCs/>
                <w:sz w:val="22"/>
                <w:szCs w:val="22"/>
              </w:rPr>
              <w:t>Part of Delivery Fee</w:t>
            </w:r>
          </w:p>
        </w:tc>
        <w:tc>
          <w:tcPr>
            <w:tcW w:w="1210" w:type="dxa"/>
            <w:hideMark/>
          </w:tcPr>
          <w:p w14:paraId="0C7E56C8" w14:textId="632C5EFF" w:rsidR="00D351A7" w:rsidRPr="007D4ED4" w:rsidRDefault="0061016D" w:rsidP="0058252C">
            <w:pPr>
              <w:ind w:left="0"/>
              <w:jc w:val="center"/>
              <w:rPr>
                <w:rFonts w:ascii="Calibri" w:hAnsi="Calibri" w:cs="Calibri"/>
                <w:b/>
                <w:bCs/>
                <w:sz w:val="22"/>
                <w:szCs w:val="22"/>
              </w:rPr>
            </w:pPr>
            <w:r>
              <w:rPr>
                <w:rFonts w:ascii="Calibri" w:hAnsi="Calibri" w:cs="Calibri"/>
                <w:b/>
                <w:bCs/>
                <w:sz w:val="22"/>
                <w:szCs w:val="22"/>
              </w:rPr>
              <w:t>Type</w:t>
            </w:r>
            <w:r w:rsidR="00D351A7">
              <w:rPr>
                <w:rFonts w:ascii="Calibri" w:hAnsi="Calibri" w:cs="Calibri"/>
                <w:b/>
                <w:bCs/>
                <w:sz w:val="22"/>
                <w:szCs w:val="22"/>
              </w:rPr>
              <w:t xml:space="preserve"> of Attribute</w:t>
            </w:r>
          </w:p>
        </w:tc>
        <w:tc>
          <w:tcPr>
            <w:tcW w:w="2760" w:type="dxa"/>
            <w:noWrap/>
            <w:hideMark/>
          </w:tcPr>
          <w:p w14:paraId="65D3F1FF" w14:textId="77777777" w:rsidR="00D351A7" w:rsidRPr="007D4ED4" w:rsidRDefault="00D351A7" w:rsidP="0058252C">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892" w:type="dxa"/>
            <w:hideMark/>
          </w:tcPr>
          <w:p w14:paraId="0EF7BE73" w14:textId="77777777" w:rsidR="00D351A7" w:rsidRPr="007D4ED4" w:rsidRDefault="00D351A7" w:rsidP="0058252C">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D351A7" w:rsidRPr="007D4ED4" w14:paraId="47C9F495" w14:textId="77777777" w:rsidTr="00D351A7">
        <w:trPr>
          <w:trHeight w:val="315"/>
          <w:jc w:val="center"/>
        </w:trPr>
        <w:tc>
          <w:tcPr>
            <w:tcW w:w="2124" w:type="dxa"/>
            <w:noWrap/>
            <w:hideMark/>
          </w:tcPr>
          <w:p w14:paraId="4E8E438E"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Tax exemption</w:t>
            </w:r>
          </w:p>
        </w:tc>
        <w:tc>
          <w:tcPr>
            <w:tcW w:w="1031" w:type="dxa"/>
          </w:tcPr>
          <w:p w14:paraId="288CA2E7" w14:textId="00729F12" w:rsidR="00D351A7" w:rsidRPr="007D4ED4" w:rsidRDefault="00A03FCB" w:rsidP="00047A80">
            <w:pPr>
              <w:ind w:left="0"/>
              <w:jc w:val="center"/>
              <w:rPr>
                <w:rFonts w:ascii="Calibri" w:hAnsi="Calibri" w:cs="Calibri"/>
                <w:sz w:val="22"/>
                <w:szCs w:val="22"/>
              </w:rPr>
            </w:pPr>
            <w:r w:rsidRPr="00A03FCB">
              <w:rPr>
                <w:rFonts w:ascii="Calibri" w:hAnsi="Calibri" w:cs="Calibri"/>
                <w:sz w:val="22"/>
                <w:szCs w:val="22"/>
              </w:rPr>
              <w:t>N/A</w:t>
            </w:r>
          </w:p>
        </w:tc>
        <w:tc>
          <w:tcPr>
            <w:tcW w:w="1210" w:type="dxa"/>
            <w:hideMark/>
          </w:tcPr>
          <w:p w14:paraId="42C27833" w14:textId="25EA4CAF"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760" w:type="dxa"/>
            <w:hideMark/>
          </w:tcPr>
          <w:p w14:paraId="398A1FA8" w14:textId="77777777" w:rsidR="00D351A7" w:rsidRPr="003739BE" w:rsidRDefault="00D351A7"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 </w:t>
            </w:r>
          </w:p>
        </w:tc>
        <w:tc>
          <w:tcPr>
            <w:tcW w:w="1892" w:type="dxa"/>
            <w:hideMark/>
          </w:tcPr>
          <w:p w14:paraId="02ED55CA"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Family- Offer Wording</w:t>
            </w:r>
          </w:p>
          <w:p w14:paraId="6600CD1E"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Attribute- Tax Exemption</w:t>
            </w:r>
          </w:p>
        </w:tc>
      </w:tr>
      <w:tr w:rsidR="00D351A7" w:rsidRPr="007D4ED4" w14:paraId="1F7657CE" w14:textId="77777777" w:rsidTr="00D351A7">
        <w:trPr>
          <w:trHeight w:val="315"/>
          <w:jc w:val="center"/>
        </w:trPr>
        <w:tc>
          <w:tcPr>
            <w:tcW w:w="2124" w:type="dxa"/>
            <w:noWrap/>
            <w:hideMark/>
          </w:tcPr>
          <w:p w14:paraId="29B8CC33"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Extraordinary balancing</w:t>
            </w:r>
          </w:p>
        </w:tc>
        <w:tc>
          <w:tcPr>
            <w:tcW w:w="1031" w:type="dxa"/>
          </w:tcPr>
          <w:p w14:paraId="1516AB9E" w14:textId="421118F8" w:rsidR="00D351A7" w:rsidRPr="007D4ED4" w:rsidRDefault="00A03FCB" w:rsidP="00047A80">
            <w:pPr>
              <w:ind w:left="0"/>
              <w:jc w:val="center"/>
              <w:rPr>
                <w:rFonts w:ascii="Calibri" w:hAnsi="Calibri" w:cs="Calibri"/>
                <w:sz w:val="22"/>
                <w:szCs w:val="22"/>
              </w:rPr>
            </w:pPr>
            <w:r w:rsidRPr="00A03FCB">
              <w:rPr>
                <w:rFonts w:ascii="Calibri" w:hAnsi="Calibri" w:cs="Calibri"/>
                <w:sz w:val="22"/>
                <w:szCs w:val="22"/>
              </w:rPr>
              <w:t>N/A</w:t>
            </w:r>
          </w:p>
        </w:tc>
        <w:tc>
          <w:tcPr>
            <w:tcW w:w="1210" w:type="dxa"/>
            <w:hideMark/>
          </w:tcPr>
          <w:p w14:paraId="317E92BA" w14:textId="6F8D26CE"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760" w:type="dxa"/>
            <w:hideMark/>
          </w:tcPr>
          <w:p w14:paraId="5FCFA703" w14:textId="77777777" w:rsidR="00D351A7" w:rsidRPr="007D4ED4" w:rsidRDefault="00D351A7" w:rsidP="0058252C">
            <w:pPr>
              <w:ind w:left="0"/>
              <w:jc w:val="center"/>
              <w:rPr>
                <w:rFonts w:ascii="Calibri" w:hAnsi="Calibri" w:cs="Calibri"/>
                <w:b/>
                <w:bCs/>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892" w:type="dxa"/>
            <w:hideMark/>
          </w:tcPr>
          <w:p w14:paraId="3C46F5D5"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Family- Offer Wording</w:t>
            </w:r>
          </w:p>
          <w:p w14:paraId="0951BAC2"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Extraordinary balancing</w:t>
            </w:r>
          </w:p>
        </w:tc>
      </w:tr>
      <w:tr w:rsidR="00D351A7" w:rsidRPr="007D4ED4" w14:paraId="6DFF328B" w14:textId="77777777" w:rsidTr="00D351A7">
        <w:trPr>
          <w:trHeight w:val="315"/>
          <w:jc w:val="center"/>
        </w:trPr>
        <w:tc>
          <w:tcPr>
            <w:tcW w:w="2124" w:type="dxa"/>
            <w:noWrap/>
            <w:hideMark/>
          </w:tcPr>
          <w:p w14:paraId="1A133D93"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lastRenderedPageBreak/>
              <w:t>Commission conditions</w:t>
            </w:r>
          </w:p>
        </w:tc>
        <w:tc>
          <w:tcPr>
            <w:tcW w:w="1031" w:type="dxa"/>
          </w:tcPr>
          <w:p w14:paraId="0FC69DDB" w14:textId="7AC341AF" w:rsidR="00D351A7" w:rsidRPr="007D4ED4" w:rsidRDefault="00A03FCB" w:rsidP="00047A80">
            <w:pPr>
              <w:ind w:left="0"/>
              <w:jc w:val="center"/>
              <w:rPr>
                <w:rFonts w:ascii="Calibri" w:hAnsi="Calibri" w:cs="Calibri"/>
                <w:sz w:val="22"/>
                <w:szCs w:val="22"/>
              </w:rPr>
            </w:pPr>
            <w:r w:rsidRPr="00A03FCB">
              <w:rPr>
                <w:rFonts w:ascii="Calibri" w:hAnsi="Calibri" w:cs="Calibri"/>
                <w:sz w:val="22"/>
                <w:szCs w:val="22"/>
              </w:rPr>
              <w:t>N/A</w:t>
            </w:r>
          </w:p>
        </w:tc>
        <w:tc>
          <w:tcPr>
            <w:tcW w:w="1210" w:type="dxa"/>
            <w:hideMark/>
          </w:tcPr>
          <w:p w14:paraId="6F2DEBAB" w14:textId="4F6278F1"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760" w:type="dxa"/>
            <w:noWrap/>
            <w:hideMark/>
          </w:tcPr>
          <w:p w14:paraId="4FB6F2F6" w14:textId="77777777" w:rsidR="00D351A7" w:rsidRPr="007D4ED4" w:rsidRDefault="00D351A7"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892" w:type="dxa"/>
            <w:hideMark/>
          </w:tcPr>
          <w:p w14:paraId="38939A50"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Family- Offer Wording</w:t>
            </w:r>
          </w:p>
          <w:p w14:paraId="1193CBD4"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D351A7" w:rsidRPr="007D4ED4" w14:paraId="4B3E998F" w14:textId="77777777" w:rsidTr="00D351A7">
        <w:trPr>
          <w:trHeight w:val="315"/>
          <w:jc w:val="center"/>
        </w:trPr>
        <w:tc>
          <w:tcPr>
            <w:tcW w:w="2124" w:type="dxa"/>
            <w:noWrap/>
            <w:hideMark/>
          </w:tcPr>
          <w:p w14:paraId="7242F6FA"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Pro rata liability</w:t>
            </w:r>
          </w:p>
        </w:tc>
        <w:tc>
          <w:tcPr>
            <w:tcW w:w="1031" w:type="dxa"/>
          </w:tcPr>
          <w:p w14:paraId="62E2F98E" w14:textId="7DB47499" w:rsidR="00D351A7" w:rsidRPr="007D4ED4" w:rsidRDefault="00A03FCB" w:rsidP="00047A80">
            <w:pPr>
              <w:ind w:left="0"/>
              <w:jc w:val="center"/>
              <w:rPr>
                <w:rFonts w:ascii="Calibri" w:hAnsi="Calibri" w:cs="Calibri"/>
                <w:sz w:val="22"/>
                <w:szCs w:val="22"/>
              </w:rPr>
            </w:pPr>
            <w:r w:rsidRPr="00A03FCB">
              <w:rPr>
                <w:rFonts w:ascii="Calibri" w:hAnsi="Calibri" w:cs="Calibri"/>
                <w:sz w:val="22"/>
                <w:szCs w:val="22"/>
              </w:rPr>
              <w:t>N/A</w:t>
            </w:r>
          </w:p>
        </w:tc>
        <w:tc>
          <w:tcPr>
            <w:tcW w:w="1210" w:type="dxa"/>
            <w:hideMark/>
          </w:tcPr>
          <w:p w14:paraId="0E09D806" w14:textId="21089FB0"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760" w:type="dxa"/>
            <w:noWrap/>
            <w:hideMark/>
          </w:tcPr>
          <w:p w14:paraId="2AB113C1" w14:textId="77777777" w:rsidR="00D351A7" w:rsidRPr="007D4ED4" w:rsidRDefault="00D351A7"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892" w:type="dxa"/>
            <w:hideMark/>
          </w:tcPr>
          <w:p w14:paraId="664FA814"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Family- Offer Wording</w:t>
            </w:r>
          </w:p>
          <w:p w14:paraId="18F006B9"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Pro rata liability</w:t>
            </w:r>
          </w:p>
        </w:tc>
      </w:tr>
      <w:tr w:rsidR="00D351A7" w:rsidRPr="007D4ED4" w14:paraId="6B987AE8" w14:textId="77777777" w:rsidTr="00D351A7">
        <w:trPr>
          <w:trHeight w:val="315"/>
          <w:jc w:val="center"/>
        </w:trPr>
        <w:tc>
          <w:tcPr>
            <w:tcW w:w="2124" w:type="dxa"/>
            <w:noWrap/>
            <w:hideMark/>
          </w:tcPr>
          <w:p w14:paraId="3B95DF30"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Registration for PBS</w:t>
            </w:r>
          </w:p>
        </w:tc>
        <w:tc>
          <w:tcPr>
            <w:tcW w:w="1031" w:type="dxa"/>
          </w:tcPr>
          <w:p w14:paraId="36B4914C" w14:textId="30A76935" w:rsidR="00D351A7" w:rsidRPr="007D4ED4" w:rsidRDefault="00A03FCB" w:rsidP="00047A80">
            <w:pPr>
              <w:ind w:left="0"/>
              <w:jc w:val="center"/>
              <w:rPr>
                <w:rFonts w:ascii="Calibri" w:hAnsi="Calibri" w:cs="Calibri"/>
                <w:sz w:val="22"/>
                <w:szCs w:val="22"/>
              </w:rPr>
            </w:pPr>
            <w:r w:rsidRPr="00A03FCB">
              <w:rPr>
                <w:rFonts w:ascii="Calibri" w:hAnsi="Calibri" w:cs="Calibri"/>
                <w:sz w:val="22"/>
                <w:szCs w:val="22"/>
              </w:rPr>
              <w:t>N/A</w:t>
            </w:r>
          </w:p>
        </w:tc>
        <w:tc>
          <w:tcPr>
            <w:tcW w:w="1210" w:type="dxa"/>
            <w:hideMark/>
          </w:tcPr>
          <w:p w14:paraId="7F9FFEEA" w14:textId="384B2AC5"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760" w:type="dxa"/>
            <w:noWrap/>
            <w:hideMark/>
          </w:tcPr>
          <w:p w14:paraId="380345FA" w14:textId="77777777" w:rsidR="00D351A7" w:rsidRPr="007D4ED4" w:rsidRDefault="00D351A7"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892" w:type="dxa"/>
            <w:hideMark/>
          </w:tcPr>
          <w:p w14:paraId="70A0621B"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 Family- Offer Wording</w:t>
            </w:r>
          </w:p>
          <w:p w14:paraId="53E0A14A"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Registration for PBS</w:t>
            </w:r>
          </w:p>
        </w:tc>
      </w:tr>
      <w:tr w:rsidR="00D351A7" w:rsidRPr="007D4ED4" w14:paraId="43B20537" w14:textId="77777777" w:rsidTr="00D351A7">
        <w:trPr>
          <w:trHeight w:val="315"/>
          <w:jc w:val="center"/>
        </w:trPr>
        <w:tc>
          <w:tcPr>
            <w:tcW w:w="2124" w:type="dxa"/>
            <w:noWrap/>
            <w:hideMark/>
          </w:tcPr>
          <w:p w14:paraId="53B00D1E"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xml:space="preserve">100% </w:t>
            </w:r>
            <w:proofErr w:type="spellStart"/>
            <w:r w:rsidRPr="007D4ED4">
              <w:rPr>
                <w:rFonts w:ascii="Calibri" w:hAnsi="Calibri" w:cs="Calibri"/>
                <w:sz w:val="22"/>
                <w:szCs w:val="22"/>
              </w:rPr>
              <w:t>volumen</w:t>
            </w:r>
            <w:proofErr w:type="spellEnd"/>
            <w:r w:rsidRPr="007D4ED4">
              <w:rPr>
                <w:rFonts w:ascii="Calibri" w:hAnsi="Calibri" w:cs="Calibri"/>
                <w:sz w:val="22"/>
                <w:szCs w:val="22"/>
              </w:rPr>
              <w:t xml:space="preserve"> flex</w:t>
            </w:r>
          </w:p>
        </w:tc>
        <w:tc>
          <w:tcPr>
            <w:tcW w:w="1031" w:type="dxa"/>
          </w:tcPr>
          <w:p w14:paraId="06A80C59" w14:textId="1EB465F8" w:rsidR="00D351A7" w:rsidRPr="007D4ED4" w:rsidRDefault="00A03FCB" w:rsidP="00047A80">
            <w:pPr>
              <w:ind w:left="0"/>
              <w:jc w:val="center"/>
              <w:rPr>
                <w:rFonts w:ascii="Calibri" w:hAnsi="Calibri" w:cs="Calibri"/>
                <w:sz w:val="22"/>
                <w:szCs w:val="22"/>
              </w:rPr>
            </w:pPr>
            <w:r w:rsidRPr="00A03FCB">
              <w:rPr>
                <w:rFonts w:ascii="Calibri" w:hAnsi="Calibri" w:cs="Calibri"/>
                <w:sz w:val="22"/>
                <w:szCs w:val="22"/>
              </w:rPr>
              <w:t>N/A</w:t>
            </w:r>
          </w:p>
        </w:tc>
        <w:tc>
          <w:tcPr>
            <w:tcW w:w="1210" w:type="dxa"/>
            <w:hideMark/>
          </w:tcPr>
          <w:p w14:paraId="23F41509" w14:textId="296E470A"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760" w:type="dxa"/>
            <w:noWrap/>
            <w:hideMark/>
          </w:tcPr>
          <w:p w14:paraId="65D7CBA4" w14:textId="77777777" w:rsidR="00D351A7" w:rsidRPr="007D4ED4" w:rsidRDefault="00D351A7"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892" w:type="dxa"/>
            <w:hideMark/>
          </w:tcPr>
          <w:p w14:paraId="22AC3676"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w:t>
            </w:r>
          </w:p>
        </w:tc>
      </w:tr>
      <w:tr w:rsidR="00D351A7" w:rsidRPr="007D4ED4" w14:paraId="76795AE0" w14:textId="77777777" w:rsidTr="00D351A7">
        <w:trPr>
          <w:trHeight w:val="315"/>
          <w:jc w:val="center"/>
        </w:trPr>
        <w:tc>
          <w:tcPr>
            <w:tcW w:w="2124" w:type="dxa"/>
            <w:noWrap/>
            <w:hideMark/>
          </w:tcPr>
          <w:p w14:paraId="1F7ED93D"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English offer wording</w:t>
            </w:r>
          </w:p>
        </w:tc>
        <w:tc>
          <w:tcPr>
            <w:tcW w:w="1031" w:type="dxa"/>
          </w:tcPr>
          <w:p w14:paraId="039ABF8B" w14:textId="301F09BA" w:rsidR="00D351A7" w:rsidRPr="007D4ED4" w:rsidRDefault="00A03FCB" w:rsidP="00047A80">
            <w:pPr>
              <w:ind w:left="0"/>
              <w:jc w:val="center"/>
              <w:rPr>
                <w:rFonts w:ascii="Calibri" w:hAnsi="Calibri" w:cs="Calibri"/>
                <w:sz w:val="22"/>
                <w:szCs w:val="22"/>
              </w:rPr>
            </w:pPr>
            <w:r w:rsidRPr="00A03FCB">
              <w:rPr>
                <w:rFonts w:ascii="Calibri" w:hAnsi="Calibri" w:cs="Calibri"/>
                <w:sz w:val="22"/>
                <w:szCs w:val="22"/>
              </w:rPr>
              <w:t>N/A</w:t>
            </w:r>
          </w:p>
        </w:tc>
        <w:tc>
          <w:tcPr>
            <w:tcW w:w="1210" w:type="dxa"/>
            <w:hideMark/>
          </w:tcPr>
          <w:p w14:paraId="6060ACDC" w14:textId="69B298BF"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760" w:type="dxa"/>
            <w:noWrap/>
            <w:hideMark/>
          </w:tcPr>
          <w:p w14:paraId="77D45A7F" w14:textId="77777777" w:rsidR="00D351A7" w:rsidRPr="007D4ED4" w:rsidRDefault="00D351A7"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892" w:type="dxa"/>
            <w:hideMark/>
          </w:tcPr>
          <w:p w14:paraId="28A0AD87"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Family- Offer Wording</w:t>
            </w:r>
          </w:p>
          <w:p w14:paraId="372DE365"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D351A7" w:rsidRPr="007D4ED4" w14:paraId="2A2BB515" w14:textId="77777777" w:rsidTr="00D351A7">
        <w:trPr>
          <w:trHeight w:val="1275"/>
          <w:jc w:val="center"/>
        </w:trPr>
        <w:tc>
          <w:tcPr>
            <w:tcW w:w="2124" w:type="dxa"/>
            <w:noWrap/>
            <w:hideMark/>
          </w:tcPr>
          <w:p w14:paraId="28A044A1"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Certificates cost</w:t>
            </w:r>
          </w:p>
        </w:tc>
        <w:tc>
          <w:tcPr>
            <w:tcW w:w="1031" w:type="dxa"/>
          </w:tcPr>
          <w:p w14:paraId="752E0487" w14:textId="11AAF965" w:rsidR="00D351A7" w:rsidRPr="007D4ED4" w:rsidRDefault="003F6149" w:rsidP="00047A80">
            <w:pPr>
              <w:ind w:left="0"/>
              <w:jc w:val="center"/>
              <w:rPr>
                <w:rFonts w:ascii="Calibri" w:hAnsi="Calibri" w:cs="Calibri"/>
                <w:sz w:val="22"/>
                <w:szCs w:val="22"/>
              </w:rPr>
            </w:pPr>
            <w:r>
              <w:rPr>
                <w:rFonts w:ascii="Calibri" w:hAnsi="Calibri" w:cs="Calibri"/>
                <w:sz w:val="22"/>
                <w:szCs w:val="22"/>
              </w:rPr>
              <w:t>No</w:t>
            </w:r>
          </w:p>
        </w:tc>
        <w:tc>
          <w:tcPr>
            <w:tcW w:w="1210" w:type="dxa"/>
            <w:noWrap/>
            <w:hideMark/>
          </w:tcPr>
          <w:p w14:paraId="277594B4" w14:textId="0365D877" w:rsidR="00D351A7" w:rsidRPr="007D4ED4" w:rsidRDefault="00D351A7" w:rsidP="0058252C">
            <w:pPr>
              <w:ind w:left="0"/>
              <w:rPr>
                <w:rFonts w:ascii="Calibri" w:hAnsi="Calibri" w:cs="Calibri"/>
                <w:sz w:val="22"/>
                <w:szCs w:val="22"/>
              </w:rPr>
            </w:pPr>
            <w:r w:rsidRPr="007D4ED4">
              <w:rPr>
                <w:rFonts w:ascii="Calibri" w:hAnsi="Calibri" w:cs="Calibri"/>
                <w:sz w:val="22"/>
                <w:szCs w:val="22"/>
              </w:rPr>
              <w:t>Prep curve</w:t>
            </w:r>
          </w:p>
        </w:tc>
        <w:tc>
          <w:tcPr>
            <w:tcW w:w="2760" w:type="dxa"/>
            <w:hideMark/>
          </w:tcPr>
          <w:p w14:paraId="64D68A6A"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1892" w:type="dxa"/>
            <w:hideMark/>
          </w:tcPr>
          <w:p w14:paraId="1588FA39"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Family- Power Certificates</w:t>
            </w:r>
          </w:p>
          <w:p w14:paraId="42F41DE5"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Certificates cost</w:t>
            </w:r>
          </w:p>
        </w:tc>
      </w:tr>
      <w:tr w:rsidR="00D351A7" w:rsidRPr="007D4ED4" w14:paraId="6FA89F30" w14:textId="77777777" w:rsidTr="00D351A7">
        <w:trPr>
          <w:trHeight w:val="510"/>
          <w:jc w:val="center"/>
        </w:trPr>
        <w:tc>
          <w:tcPr>
            <w:tcW w:w="2124" w:type="dxa"/>
            <w:noWrap/>
            <w:hideMark/>
          </w:tcPr>
          <w:p w14:paraId="69CEA6C4"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Certificates margin</w:t>
            </w:r>
          </w:p>
        </w:tc>
        <w:tc>
          <w:tcPr>
            <w:tcW w:w="1031" w:type="dxa"/>
          </w:tcPr>
          <w:p w14:paraId="5FA3B90B" w14:textId="132FA763" w:rsidR="00D351A7" w:rsidRPr="007D4ED4" w:rsidRDefault="00893C32" w:rsidP="00047A80">
            <w:pPr>
              <w:ind w:left="0"/>
              <w:jc w:val="center"/>
              <w:rPr>
                <w:rFonts w:ascii="Calibri" w:hAnsi="Calibri" w:cs="Calibri"/>
                <w:sz w:val="22"/>
                <w:szCs w:val="22"/>
              </w:rPr>
            </w:pPr>
            <w:r>
              <w:rPr>
                <w:rFonts w:ascii="Calibri" w:hAnsi="Calibri" w:cs="Calibri"/>
                <w:sz w:val="22"/>
                <w:szCs w:val="22"/>
              </w:rPr>
              <w:t>No</w:t>
            </w:r>
          </w:p>
        </w:tc>
        <w:tc>
          <w:tcPr>
            <w:tcW w:w="1210" w:type="dxa"/>
            <w:hideMark/>
          </w:tcPr>
          <w:p w14:paraId="37E099A0" w14:textId="7AB07C76"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760" w:type="dxa"/>
            <w:hideMark/>
          </w:tcPr>
          <w:p w14:paraId="3E726298"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453D4865"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Family- Power Certificate</w:t>
            </w:r>
          </w:p>
          <w:p w14:paraId="5B0F291A"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Certificate Margin</w:t>
            </w:r>
          </w:p>
        </w:tc>
      </w:tr>
      <w:tr w:rsidR="00D351A7" w:rsidRPr="007D4ED4" w14:paraId="7A72079B" w14:textId="77777777" w:rsidTr="00D351A7">
        <w:trPr>
          <w:trHeight w:val="510"/>
          <w:jc w:val="center"/>
        </w:trPr>
        <w:tc>
          <w:tcPr>
            <w:tcW w:w="2124" w:type="dxa"/>
            <w:noWrap/>
            <w:hideMark/>
          </w:tcPr>
          <w:p w14:paraId="32EFDEFD"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Subscription</w:t>
            </w:r>
          </w:p>
        </w:tc>
        <w:tc>
          <w:tcPr>
            <w:tcW w:w="1031" w:type="dxa"/>
          </w:tcPr>
          <w:p w14:paraId="7D8D8F6D" w14:textId="36B03001" w:rsidR="00D351A7" w:rsidRPr="007D4ED4" w:rsidRDefault="00893C32" w:rsidP="00047A80">
            <w:pPr>
              <w:ind w:left="0"/>
              <w:jc w:val="center"/>
              <w:rPr>
                <w:rFonts w:ascii="Calibri" w:hAnsi="Calibri" w:cs="Calibri"/>
                <w:sz w:val="22"/>
                <w:szCs w:val="22"/>
              </w:rPr>
            </w:pPr>
            <w:r>
              <w:rPr>
                <w:rFonts w:ascii="Calibri" w:hAnsi="Calibri" w:cs="Calibri"/>
                <w:sz w:val="22"/>
                <w:szCs w:val="22"/>
              </w:rPr>
              <w:t>N/A</w:t>
            </w:r>
          </w:p>
        </w:tc>
        <w:tc>
          <w:tcPr>
            <w:tcW w:w="1210" w:type="dxa"/>
            <w:hideMark/>
          </w:tcPr>
          <w:p w14:paraId="374A4EC7" w14:textId="4D4F7D7A"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760" w:type="dxa"/>
            <w:hideMark/>
          </w:tcPr>
          <w:p w14:paraId="38BCEAFB"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428F6BFC"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Family- Power Additional Price</w:t>
            </w:r>
          </w:p>
          <w:p w14:paraId="132E835B"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Subscription</w:t>
            </w:r>
          </w:p>
        </w:tc>
      </w:tr>
      <w:tr w:rsidR="00D351A7" w:rsidRPr="007D4ED4" w14:paraId="23994EFC" w14:textId="77777777" w:rsidTr="00D351A7">
        <w:trPr>
          <w:trHeight w:val="510"/>
          <w:jc w:val="center"/>
        </w:trPr>
        <w:tc>
          <w:tcPr>
            <w:tcW w:w="2124" w:type="dxa"/>
            <w:noWrap/>
            <w:hideMark/>
          </w:tcPr>
          <w:p w14:paraId="039AC571"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Margin DK1</w:t>
            </w:r>
          </w:p>
        </w:tc>
        <w:tc>
          <w:tcPr>
            <w:tcW w:w="1031" w:type="dxa"/>
          </w:tcPr>
          <w:p w14:paraId="4D96C818" w14:textId="05F2D24C" w:rsidR="00D351A7" w:rsidRPr="007D4ED4" w:rsidRDefault="00893C32"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6395248A" w14:textId="3974B6D4"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760" w:type="dxa"/>
            <w:hideMark/>
          </w:tcPr>
          <w:p w14:paraId="6BA7AD94"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1ABAF2BD"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Family- Power Additional Price</w:t>
            </w:r>
          </w:p>
          <w:p w14:paraId="10FF0CC3"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lastRenderedPageBreak/>
              <w:t>Attribute- Margin DK1</w:t>
            </w:r>
          </w:p>
        </w:tc>
      </w:tr>
      <w:tr w:rsidR="00D351A7" w:rsidRPr="007D4ED4" w14:paraId="18D8B5FB" w14:textId="77777777" w:rsidTr="00D351A7">
        <w:trPr>
          <w:trHeight w:val="510"/>
          <w:jc w:val="center"/>
        </w:trPr>
        <w:tc>
          <w:tcPr>
            <w:tcW w:w="2124" w:type="dxa"/>
            <w:noWrap/>
            <w:hideMark/>
          </w:tcPr>
          <w:p w14:paraId="4B77F196"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lastRenderedPageBreak/>
              <w:t>Margin DK2</w:t>
            </w:r>
          </w:p>
        </w:tc>
        <w:tc>
          <w:tcPr>
            <w:tcW w:w="1031" w:type="dxa"/>
          </w:tcPr>
          <w:p w14:paraId="117ECBD8" w14:textId="3CCF41A6" w:rsidR="00D351A7" w:rsidRPr="007D4ED4" w:rsidRDefault="00893C32"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537BF1BD" w14:textId="78E2024A"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760" w:type="dxa"/>
            <w:hideMark/>
          </w:tcPr>
          <w:p w14:paraId="54F5CF3A"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751BCFAA"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Family- Power Additional Price</w:t>
            </w:r>
          </w:p>
          <w:p w14:paraId="46FAA6AB"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Margin DK2</w:t>
            </w:r>
          </w:p>
        </w:tc>
      </w:tr>
      <w:tr w:rsidR="00D351A7" w:rsidRPr="007D4ED4" w14:paraId="44FB1150" w14:textId="77777777" w:rsidTr="00D351A7">
        <w:trPr>
          <w:trHeight w:val="510"/>
          <w:jc w:val="center"/>
        </w:trPr>
        <w:tc>
          <w:tcPr>
            <w:tcW w:w="2124" w:type="dxa"/>
            <w:noWrap/>
            <w:hideMark/>
          </w:tcPr>
          <w:p w14:paraId="4CCA1914"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Credit fee DK1</w:t>
            </w:r>
          </w:p>
        </w:tc>
        <w:tc>
          <w:tcPr>
            <w:tcW w:w="1031" w:type="dxa"/>
          </w:tcPr>
          <w:p w14:paraId="600E481B" w14:textId="70B05B73" w:rsidR="00D351A7" w:rsidRPr="007D4ED4" w:rsidRDefault="00893C32"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0030E544" w14:textId="258AFCBB" w:rsidR="00D351A7" w:rsidRPr="007D4ED4" w:rsidRDefault="00D351A7" w:rsidP="0058252C">
            <w:pPr>
              <w:ind w:left="0"/>
              <w:rPr>
                <w:rFonts w:ascii="Calibri" w:hAnsi="Calibri" w:cs="Calibri"/>
                <w:sz w:val="22"/>
                <w:szCs w:val="22"/>
              </w:rPr>
            </w:pPr>
            <w:r w:rsidRPr="007D4ED4">
              <w:rPr>
                <w:rFonts w:ascii="Calibri" w:hAnsi="Calibri" w:cs="Calibri"/>
                <w:sz w:val="22"/>
                <w:szCs w:val="22"/>
              </w:rPr>
              <w:t>Formula *</w:t>
            </w:r>
          </w:p>
        </w:tc>
        <w:tc>
          <w:tcPr>
            <w:tcW w:w="2760" w:type="dxa"/>
            <w:hideMark/>
          </w:tcPr>
          <w:p w14:paraId="6ED822BD"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Credit fee = 52/360 * weighted commodity price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Interest rate * monthly </w:t>
            </w:r>
            <w:proofErr w:type="spellStart"/>
            <w:r w:rsidRPr="007D4ED4">
              <w:rPr>
                <w:rFonts w:ascii="Calibri" w:hAnsi="Calibri" w:cs="Calibri"/>
                <w:sz w:val="22"/>
                <w:szCs w:val="22"/>
              </w:rPr>
              <w:t>volumen</w:t>
            </w:r>
            <w:proofErr w:type="spellEnd"/>
          </w:p>
        </w:tc>
        <w:tc>
          <w:tcPr>
            <w:tcW w:w="1892" w:type="dxa"/>
            <w:hideMark/>
          </w:tcPr>
          <w:p w14:paraId="74B99FF9"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Family- Power Additional fees</w:t>
            </w:r>
          </w:p>
          <w:p w14:paraId="103B10AA"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Credit fee DK1</w:t>
            </w:r>
          </w:p>
        </w:tc>
      </w:tr>
      <w:tr w:rsidR="00D351A7" w:rsidRPr="007D4ED4" w14:paraId="1347FCB5" w14:textId="77777777" w:rsidTr="00D351A7">
        <w:trPr>
          <w:trHeight w:val="510"/>
          <w:jc w:val="center"/>
        </w:trPr>
        <w:tc>
          <w:tcPr>
            <w:tcW w:w="2124" w:type="dxa"/>
            <w:noWrap/>
            <w:hideMark/>
          </w:tcPr>
          <w:p w14:paraId="6ED415CF"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Credit fee DK2</w:t>
            </w:r>
          </w:p>
        </w:tc>
        <w:tc>
          <w:tcPr>
            <w:tcW w:w="1031" w:type="dxa"/>
          </w:tcPr>
          <w:p w14:paraId="722681B4" w14:textId="25812CBD" w:rsidR="00D351A7" w:rsidRPr="007D4ED4" w:rsidRDefault="00893C32"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595587AE" w14:textId="74F4E5F3" w:rsidR="00D351A7" w:rsidRPr="007D4ED4" w:rsidRDefault="00D351A7" w:rsidP="0058252C">
            <w:pPr>
              <w:ind w:left="0"/>
              <w:rPr>
                <w:rFonts w:ascii="Calibri" w:hAnsi="Calibri" w:cs="Calibri"/>
                <w:sz w:val="22"/>
                <w:szCs w:val="22"/>
              </w:rPr>
            </w:pPr>
            <w:r w:rsidRPr="007D4ED4">
              <w:rPr>
                <w:rFonts w:ascii="Calibri" w:hAnsi="Calibri" w:cs="Calibri"/>
                <w:sz w:val="22"/>
                <w:szCs w:val="22"/>
              </w:rPr>
              <w:t>Formula *</w:t>
            </w:r>
          </w:p>
        </w:tc>
        <w:tc>
          <w:tcPr>
            <w:tcW w:w="2760" w:type="dxa"/>
            <w:hideMark/>
          </w:tcPr>
          <w:p w14:paraId="41430430"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Credit fee = 52/360 * weighted commodity price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Interest rate * monthly </w:t>
            </w:r>
            <w:proofErr w:type="spellStart"/>
            <w:r w:rsidRPr="007D4ED4">
              <w:rPr>
                <w:rFonts w:ascii="Calibri" w:hAnsi="Calibri" w:cs="Calibri"/>
                <w:sz w:val="22"/>
                <w:szCs w:val="22"/>
              </w:rPr>
              <w:t>volumen</w:t>
            </w:r>
            <w:proofErr w:type="spellEnd"/>
          </w:p>
        </w:tc>
        <w:tc>
          <w:tcPr>
            <w:tcW w:w="1892" w:type="dxa"/>
            <w:hideMark/>
          </w:tcPr>
          <w:p w14:paraId="43048772"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Family- Power Additional fees</w:t>
            </w:r>
          </w:p>
          <w:p w14:paraId="1FCCEA5F"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Credit fee DK2</w:t>
            </w:r>
          </w:p>
        </w:tc>
      </w:tr>
      <w:tr w:rsidR="00D351A7" w:rsidRPr="007D4ED4" w14:paraId="177F901E" w14:textId="77777777" w:rsidTr="00D351A7">
        <w:trPr>
          <w:trHeight w:val="315"/>
          <w:jc w:val="center"/>
        </w:trPr>
        <w:tc>
          <w:tcPr>
            <w:tcW w:w="2124" w:type="dxa"/>
            <w:noWrap/>
            <w:hideMark/>
          </w:tcPr>
          <w:p w14:paraId="4BB65617"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Nord Pool trading fee</w:t>
            </w:r>
          </w:p>
        </w:tc>
        <w:tc>
          <w:tcPr>
            <w:tcW w:w="1031" w:type="dxa"/>
          </w:tcPr>
          <w:p w14:paraId="18B90E47" w14:textId="3B9A8AD1" w:rsidR="00D351A7" w:rsidRPr="007D4ED4" w:rsidRDefault="00124285"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2D117BE2" w14:textId="2484E104" w:rsidR="00D351A7" w:rsidRPr="007D4ED4" w:rsidRDefault="00D351A7" w:rsidP="0058252C">
            <w:pPr>
              <w:ind w:left="0"/>
              <w:rPr>
                <w:rFonts w:ascii="Calibri" w:hAnsi="Calibri" w:cs="Calibri"/>
                <w:sz w:val="22"/>
                <w:szCs w:val="22"/>
              </w:rPr>
            </w:pPr>
            <w:r w:rsidRPr="007D4ED4">
              <w:rPr>
                <w:rFonts w:ascii="Calibri" w:hAnsi="Calibri" w:cs="Calibri"/>
                <w:sz w:val="22"/>
                <w:szCs w:val="22"/>
              </w:rPr>
              <w:t>Single value</w:t>
            </w:r>
          </w:p>
        </w:tc>
        <w:tc>
          <w:tcPr>
            <w:tcW w:w="2760" w:type="dxa"/>
            <w:hideMark/>
          </w:tcPr>
          <w:p w14:paraId="12CA6A8A"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7A65F703"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Family- Power Additional fees</w:t>
            </w:r>
          </w:p>
          <w:p w14:paraId="34C227D9"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Nord Pool trading fee</w:t>
            </w:r>
          </w:p>
        </w:tc>
      </w:tr>
      <w:tr w:rsidR="00D351A7" w:rsidRPr="007D4ED4" w14:paraId="0677C754" w14:textId="77777777" w:rsidTr="00D351A7">
        <w:trPr>
          <w:trHeight w:val="315"/>
          <w:jc w:val="center"/>
        </w:trPr>
        <w:tc>
          <w:tcPr>
            <w:tcW w:w="2124" w:type="dxa"/>
            <w:noWrap/>
            <w:hideMark/>
          </w:tcPr>
          <w:p w14:paraId="13C8920A"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Nord Pool annual fee</w:t>
            </w:r>
          </w:p>
        </w:tc>
        <w:tc>
          <w:tcPr>
            <w:tcW w:w="1031" w:type="dxa"/>
          </w:tcPr>
          <w:p w14:paraId="4794F767" w14:textId="3A2BE971" w:rsidR="00D351A7" w:rsidRPr="007D4ED4" w:rsidRDefault="00124285"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10973385" w14:textId="78008902" w:rsidR="00D351A7" w:rsidRPr="007D4ED4" w:rsidRDefault="00D351A7" w:rsidP="0058252C">
            <w:pPr>
              <w:ind w:left="0"/>
              <w:rPr>
                <w:rFonts w:ascii="Calibri" w:hAnsi="Calibri" w:cs="Calibri"/>
                <w:sz w:val="22"/>
                <w:szCs w:val="22"/>
              </w:rPr>
            </w:pPr>
            <w:r w:rsidRPr="007D4ED4">
              <w:rPr>
                <w:rFonts w:ascii="Calibri" w:hAnsi="Calibri" w:cs="Calibri"/>
                <w:sz w:val="22"/>
                <w:szCs w:val="22"/>
              </w:rPr>
              <w:t>Single value</w:t>
            </w:r>
          </w:p>
        </w:tc>
        <w:tc>
          <w:tcPr>
            <w:tcW w:w="2760" w:type="dxa"/>
            <w:hideMark/>
          </w:tcPr>
          <w:p w14:paraId="13A03D67"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056041DB"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Family- Power Additional fees</w:t>
            </w:r>
          </w:p>
          <w:p w14:paraId="58CB3331"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Nord Pool annual fee</w:t>
            </w:r>
          </w:p>
        </w:tc>
      </w:tr>
      <w:tr w:rsidR="00D351A7" w:rsidRPr="007D4ED4" w14:paraId="6CA06EAF" w14:textId="77777777" w:rsidTr="00D351A7">
        <w:trPr>
          <w:trHeight w:val="1275"/>
          <w:jc w:val="center"/>
        </w:trPr>
        <w:tc>
          <w:tcPr>
            <w:tcW w:w="2124" w:type="dxa"/>
            <w:noWrap/>
            <w:hideMark/>
          </w:tcPr>
          <w:p w14:paraId="3C26A3E7"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Imbalance fee DK1</w:t>
            </w:r>
          </w:p>
        </w:tc>
        <w:tc>
          <w:tcPr>
            <w:tcW w:w="1031" w:type="dxa"/>
          </w:tcPr>
          <w:p w14:paraId="68E13394" w14:textId="71CB6445" w:rsidR="00D351A7" w:rsidRPr="007D4ED4" w:rsidRDefault="00124285"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316AAC36" w14:textId="0002075D" w:rsidR="00D351A7" w:rsidRPr="007D4ED4" w:rsidRDefault="00D351A7" w:rsidP="0058252C">
            <w:pPr>
              <w:ind w:left="0"/>
              <w:rPr>
                <w:rFonts w:ascii="Calibri" w:hAnsi="Calibri" w:cs="Calibri"/>
                <w:sz w:val="22"/>
                <w:szCs w:val="22"/>
              </w:rPr>
            </w:pPr>
            <w:r w:rsidRPr="007D4ED4">
              <w:rPr>
                <w:rFonts w:ascii="Calibri" w:hAnsi="Calibri" w:cs="Calibri"/>
                <w:sz w:val="22"/>
                <w:szCs w:val="22"/>
              </w:rPr>
              <w:t>Prep curve</w:t>
            </w:r>
          </w:p>
        </w:tc>
        <w:tc>
          <w:tcPr>
            <w:tcW w:w="2760" w:type="dxa"/>
            <w:hideMark/>
          </w:tcPr>
          <w:p w14:paraId="645D5E8B"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1892" w:type="dxa"/>
            <w:hideMark/>
          </w:tcPr>
          <w:p w14:paraId="6D00ECE9"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Family- Imbalance fees DK1</w:t>
            </w:r>
          </w:p>
          <w:p w14:paraId="578D8E7E"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Imbalance fee DK1</w:t>
            </w:r>
          </w:p>
        </w:tc>
      </w:tr>
      <w:tr w:rsidR="00D351A7" w:rsidRPr="007D4ED4" w14:paraId="25107B3F" w14:textId="77777777" w:rsidTr="00D351A7">
        <w:trPr>
          <w:trHeight w:val="1275"/>
          <w:jc w:val="center"/>
        </w:trPr>
        <w:tc>
          <w:tcPr>
            <w:tcW w:w="2124" w:type="dxa"/>
            <w:noWrap/>
            <w:hideMark/>
          </w:tcPr>
          <w:p w14:paraId="61C31387"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lastRenderedPageBreak/>
              <w:t>Imbalance fee DK2</w:t>
            </w:r>
          </w:p>
        </w:tc>
        <w:tc>
          <w:tcPr>
            <w:tcW w:w="1031" w:type="dxa"/>
          </w:tcPr>
          <w:p w14:paraId="1326495F" w14:textId="378772D5" w:rsidR="00D351A7" w:rsidRPr="007D4ED4" w:rsidRDefault="00124285" w:rsidP="00047A80">
            <w:pPr>
              <w:ind w:left="0"/>
              <w:jc w:val="center"/>
              <w:rPr>
                <w:rFonts w:ascii="Calibri" w:hAnsi="Calibri" w:cs="Calibri"/>
                <w:sz w:val="22"/>
                <w:szCs w:val="22"/>
              </w:rPr>
            </w:pPr>
            <w:r>
              <w:rPr>
                <w:rFonts w:ascii="Calibri" w:hAnsi="Calibri" w:cs="Calibri"/>
                <w:sz w:val="22"/>
                <w:szCs w:val="22"/>
              </w:rPr>
              <w:t>Yes</w:t>
            </w:r>
          </w:p>
        </w:tc>
        <w:tc>
          <w:tcPr>
            <w:tcW w:w="1210" w:type="dxa"/>
            <w:hideMark/>
          </w:tcPr>
          <w:p w14:paraId="13D107E0" w14:textId="002E8162" w:rsidR="00D351A7" w:rsidRPr="007D4ED4" w:rsidRDefault="00D351A7" w:rsidP="0058252C">
            <w:pPr>
              <w:ind w:left="0"/>
              <w:rPr>
                <w:rFonts w:ascii="Calibri" w:hAnsi="Calibri" w:cs="Calibri"/>
                <w:sz w:val="22"/>
                <w:szCs w:val="22"/>
              </w:rPr>
            </w:pPr>
            <w:r w:rsidRPr="007D4ED4">
              <w:rPr>
                <w:rFonts w:ascii="Calibri" w:hAnsi="Calibri" w:cs="Calibri"/>
                <w:sz w:val="22"/>
                <w:szCs w:val="22"/>
              </w:rPr>
              <w:t>Prep curve</w:t>
            </w:r>
          </w:p>
        </w:tc>
        <w:tc>
          <w:tcPr>
            <w:tcW w:w="2760" w:type="dxa"/>
            <w:hideMark/>
          </w:tcPr>
          <w:p w14:paraId="5527CA15"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1892" w:type="dxa"/>
            <w:hideMark/>
          </w:tcPr>
          <w:p w14:paraId="728059D3"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Family- Imbalance fees DK2</w:t>
            </w:r>
          </w:p>
          <w:p w14:paraId="4102D775"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 Imbalance fee DK2</w:t>
            </w:r>
          </w:p>
        </w:tc>
      </w:tr>
      <w:tr w:rsidR="00D351A7" w:rsidRPr="007D4ED4" w14:paraId="78B9C183" w14:textId="77777777" w:rsidTr="00D351A7">
        <w:trPr>
          <w:trHeight w:val="510"/>
          <w:jc w:val="center"/>
        </w:trPr>
        <w:tc>
          <w:tcPr>
            <w:tcW w:w="2124" w:type="dxa"/>
            <w:noWrap/>
            <w:hideMark/>
          </w:tcPr>
          <w:p w14:paraId="0454EE44"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Extended payment terms Fee</w:t>
            </w:r>
          </w:p>
        </w:tc>
        <w:tc>
          <w:tcPr>
            <w:tcW w:w="1031" w:type="dxa"/>
          </w:tcPr>
          <w:p w14:paraId="61FD8548" w14:textId="624D14D7" w:rsidR="00D351A7" w:rsidRPr="007D4ED4" w:rsidRDefault="00124285" w:rsidP="00047A80">
            <w:pPr>
              <w:ind w:left="0"/>
              <w:jc w:val="center"/>
              <w:rPr>
                <w:rFonts w:ascii="Calibri" w:hAnsi="Calibri" w:cs="Calibri"/>
                <w:sz w:val="22"/>
                <w:szCs w:val="22"/>
              </w:rPr>
            </w:pPr>
            <w:r>
              <w:rPr>
                <w:rFonts w:ascii="Calibri" w:hAnsi="Calibri" w:cs="Calibri"/>
                <w:sz w:val="22"/>
                <w:szCs w:val="22"/>
              </w:rPr>
              <w:t>N/A</w:t>
            </w:r>
          </w:p>
        </w:tc>
        <w:tc>
          <w:tcPr>
            <w:tcW w:w="1210" w:type="dxa"/>
            <w:hideMark/>
          </w:tcPr>
          <w:p w14:paraId="49455A07" w14:textId="7396245A"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760" w:type="dxa"/>
            <w:hideMark/>
          </w:tcPr>
          <w:p w14:paraId="049BA8A5"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62A17D35"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xml:space="preserve">Family- Extended payment </w:t>
            </w:r>
          </w:p>
          <w:p w14:paraId="684D4E17"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Attribute-Extended payment terms Fee</w:t>
            </w:r>
          </w:p>
        </w:tc>
      </w:tr>
      <w:tr w:rsidR="00D351A7" w:rsidRPr="007D4ED4" w14:paraId="5D983FB1" w14:textId="77777777" w:rsidTr="00D351A7">
        <w:trPr>
          <w:trHeight w:val="510"/>
          <w:jc w:val="center"/>
        </w:trPr>
        <w:tc>
          <w:tcPr>
            <w:tcW w:w="2124" w:type="dxa"/>
            <w:noWrap/>
            <w:hideMark/>
          </w:tcPr>
          <w:p w14:paraId="0941B3C8" w14:textId="77777777"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Extended Payment terms Days</w:t>
            </w:r>
          </w:p>
        </w:tc>
        <w:tc>
          <w:tcPr>
            <w:tcW w:w="1031" w:type="dxa"/>
          </w:tcPr>
          <w:p w14:paraId="4201BE47" w14:textId="4225768A" w:rsidR="00D351A7" w:rsidRPr="007D4ED4" w:rsidRDefault="00124285" w:rsidP="00047A80">
            <w:pPr>
              <w:ind w:left="0"/>
              <w:jc w:val="center"/>
              <w:rPr>
                <w:rFonts w:ascii="Calibri" w:hAnsi="Calibri" w:cs="Calibri"/>
                <w:sz w:val="22"/>
                <w:szCs w:val="22"/>
              </w:rPr>
            </w:pPr>
            <w:r>
              <w:rPr>
                <w:rFonts w:ascii="Calibri" w:hAnsi="Calibri" w:cs="Calibri"/>
                <w:sz w:val="22"/>
                <w:szCs w:val="22"/>
              </w:rPr>
              <w:t>N/A</w:t>
            </w:r>
          </w:p>
        </w:tc>
        <w:tc>
          <w:tcPr>
            <w:tcW w:w="1210" w:type="dxa"/>
            <w:hideMark/>
          </w:tcPr>
          <w:p w14:paraId="389AB66E" w14:textId="0FB230AB" w:rsidR="00D351A7" w:rsidRPr="007D4ED4" w:rsidRDefault="00D351A7" w:rsidP="0058252C">
            <w:pPr>
              <w:ind w:left="0"/>
              <w:jc w:val="left"/>
              <w:rPr>
                <w:rFonts w:ascii="Calibri" w:hAnsi="Calibri" w:cs="Calibri"/>
                <w:sz w:val="22"/>
                <w:szCs w:val="22"/>
              </w:rPr>
            </w:pPr>
            <w:r w:rsidRPr="007D4ED4">
              <w:rPr>
                <w:rFonts w:ascii="Calibri" w:hAnsi="Calibri" w:cs="Calibri"/>
                <w:sz w:val="22"/>
                <w:szCs w:val="22"/>
              </w:rPr>
              <w:t>Drop down (payment types)</w:t>
            </w:r>
          </w:p>
        </w:tc>
        <w:tc>
          <w:tcPr>
            <w:tcW w:w="2760" w:type="dxa"/>
            <w:hideMark/>
          </w:tcPr>
          <w:p w14:paraId="22556B56" w14:textId="77777777" w:rsidR="00D351A7" w:rsidRPr="007D4ED4" w:rsidRDefault="00D351A7" w:rsidP="0058252C">
            <w:pPr>
              <w:ind w:left="0"/>
              <w:jc w:val="center"/>
              <w:rPr>
                <w:rFonts w:ascii="Calibri" w:hAnsi="Calibri" w:cs="Calibri"/>
                <w:sz w:val="22"/>
                <w:szCs w:val="22"/>
              </w:rPr>
            </w:pPr>
            <w:r>
              <w:rPr>
                <w:rFonts w:ascii="Calibri" w:hAnsi="Calibri" w:cs="Calibri"/>
                <w:sz w:val="22"/>
                <w:szCs w:val="22"/>
              </w:rPr>
              <w:t>No Formula</w:t>
            </w:r>
          </w:p>
        </w:tc>
        <w:tc>
          <w:tcPr>
            <w:tcW w:w="1892" w:type="dxa"/>
            <w:hideMark/>
          </w:tcPr>
          <w:p w14:paraId="42037FC2"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 xml:space="preserve">Family- Extended payment </w:t>
            </w:r>
          </w:p>
          <w:p w14:paraId="1B491430" w14:textId="77777777" w:rsidR="00D351A7" w:rsidRPr="007D4ED4" w:rsidRDefault="00D351A7" w:rsidP="0058252C">
            <w:pPr>
              <w:ind w:left="0"/>
              <w:rPr>
                <w:rFonts w:ascii="Calibri" w:hAnsi="Calibri" w:cs="Calibri"/>
                <w:sz w:val="22"/>
                <w:szCs w:val="22"/>
              </w:rPr>
            </w:pPr>
            <w:r w:rsidRPr="007D4ED4">
              <w:rPr>
                <w:rFonts w:ascii="Calibri" w:hAnsi="Calibri" w:cs="Calibri"/>
                <w:sz w:val="22"/>
                <w:szCs w:val="22"/>
              </w:rPr>
              <w:t>Attribute-Extended payment terms Days</w:t>
            </w:r>
          </w:p>
        </w:tc>
      </w:tr>
    </w:tbl>
    <w:p w14:paraId="533F1D61" w14:textId="77777777" w:rsidR="00DA2769" w:rsidRDefault="00DA2769" w:rsidP="00C03816">
      <w:pPr>
        <w:ind w:left="0"/>
        <w:rPr>
          <w:rFonts w:ascii="Calibri" w:hAnsi="Calibri" w:cs="Calibri"/>
          <w:sz w:val="22"/>
          <w:szCs w:val="22"/>
          <w:lang w:val="en-US"/>
        </w:rPr>
      </w:pPr>
    </w:p>
    <w:p w14:paraId="729E9D8C" w14:textId="2FD32BAB" w:rsidR="009D7292" w:rsidRDefault="005175B6" w:rsidP="00C03816">
      <w:pPr>
        <w:ind w:left="0"/>
        <w:rPr>
          <w:rFonts w:ascii="Calibri" w:hAnsi="Calibri" w:cs="Calibri"/>
          <w:sz w:val="22"/>
          <w:szCs w:val="22"/>
          <w:lang w:val="en-US"/>
        </w:rPr>
      </w:pPr>
      <w:r>
        <w:rPr>
          <w:rFonts w:ascii="Calibri" w:hAnsi="Calibri" w:cs="Calibri"/>
          <w:sz w:val="22"/>
          <w:szCs w:val="22"/>
          <w:lang w:val="en-US"/>
        </w:rPr>
        <w:t xml:space="preserve">NOTE: </w:t>
      </w:r>
      <w:r w:rsidR="009D7292">
        <w:rPr>
          <w:rFonts w:ascii="Calibri" w:hAnsi="Calibri" w:cs="Calibri"/>
          <w:sz w:val="22"/>
          <w:szCs w:val="22"/>
          <w:lang w:val="en-US"/>
        </w:rPr>
        <w:t xml:space="preserve">The attributes marked </w:t>
      </w:r>
      <w:r w:rsidR="002857F5">
        <w:rPr>
          <w:rFonts w:ascii="Calibri" w:hAnsi="Calibri" w:cs="Calibri"/>
          <w:sz w:val="22"/>
          <w:szCs w:val="22"/>
          <w:lang w:val="en-US"/>
        </w:rPr>
        <w:t>as:</w:t>
      </w:r>
    </w:p>
    <w:p w14:paraId="43074421" w14:textId="4199D877" w:rsidR="003B2DFC" w:rsidRDefault="009D7292" w:rsidP="00D6162C">
      <w:pPr>
        <w:pStyle w:val="ListParagraph"/>
        <w:numPr>
          <w:ilvl w:val="0"/>
          <w:numId w:val="56"/>
        </w:numPr>
        <w:rPr>
          <w:rFonts w:ascii="Calibri" w:hAnsi="Calibri" w:cs="Calibri"/>
          <w:sz w:val="22"/>
          <w:szCs w:val="22"/>
        </w:rPr>
      </w:pPr>
      <w:r w:rsidRPr="002857F5">
        <w:rPr>
          <w:rFonts w:ascii="Calibri" w:hAnsi="Calibri" w:cs="Calibri"/>
          <w:sz w:val="22"/>
          <w:szCs w:val="22"/>
        </w:rPr>
        <w:t>“</w:t>
      </w:r>
      <w:r w:rsidR="005175B6" w:rsidRPr="002857F5">
        <w:rPr>
          <w:rFonts w:ascii="Calibri" w:hAnsi="Calibri" w:cs="Calibri"/>
          <w:sz w:val="22"/>
          <w:szCs w:val="22"/>
        </w:rPr>
        <w:t>Yes</w:t>
      </w:r>
      <w:r w:rsidRPr="002857F5">
        <w:rPr>
          <w:rFonts w:ascii="Calibri" w:hAnsi="Calibri" w:cs="Calibri"/>
          <w:sz w:val="22"/>
          <w:szCs w:val="22"/>
        </w:rPr>
        <w:t>” means Part of the price</w:t>
      </w:r>
      <w:r w:rsidR="002857F5">
        <w:rPr>
          <w:rFonts w:ascii="Calibri" w:hAnsi="Calibri" w:cs="Calibri"/>
          <w:sz w:val="22"/>
          <w:szCs w:val="22"/>
        </w:rPr>
        <w:t xml:space="preserve"> and will </w:t>
      </w:r>
      <w:r w:rsidR="00DA2769">
        <w:rPr>
          <w:rFonts w:ascii="Calibri" w:hAnsi="Calibri" w:cs="Calibri"/>
          <w:sz w:val="22"/>
          <w:szCs w:val="22"/>
        </w:rPr>
        <w:t>go into</w:t>
      </w:r>
      <w:r w:rsidR="002857F5">
        <w:rPr>
          <w:rFonts w:ascii="Calibri" w:hAnsi="Calibri" w:cs="Calibri"/>
          <w:sz w:val="22"/>
          <w:szCs w:val="22"/>
        </w:rPr>
        <w:t xml:space="preserve"> </w:t>
      </w:r>
      <w:r w:rsidR="00DA2769">
        <w:rPr>
          <w:rFonts w:ascii="Calibri" w:hAnsi="Calibri" w:cs="Calibri"/>
          <w:sz w:val="22"/>
          <w:szCs w:val="22"/>
        </w:rPr>
        <w:t xml:space="preserve">final </w:t>
      </w:r>
      <w:r w:rsidR="002857F5">
        <w:rPr>
          <w:rFonts w:ascii="Calibri" w:hAnsi="Calibri" w:cs="Calibri"/>
          <w:sz w:val="22"/>
          <w:szCs w:val="22"/>
        </w:rPr>
        <w:t>delivery</w:t>
      </w:r>
      <w:r w:rsidR="00DA2769">
        <w:rPr>
          <w:rFonts w:ascii="Calibri" w:hAnsi="Calibri" w:cs="Calibri"/>
          <w:sz w:val="22"/>
          <w:szCs w:val="22"/>
        </w:rPr>
        <w:t xml:space="preserve"> fee</w:t>
      </w:r>
    </w:p>
    <w:p w14:paraId="2080CA5F" w14:textId="4A83126E" w:rsidR="002857F5" w:rsidRDefault="00DA2769" w:rsidP="00D6162C">
      <w:pPr>
        <w:pStyle w:val="ListParagraph"/>
        <w:numPr>
          <w:ilvl w:val="0"/>
          <w:numId w:val="56"/>
        </w:numPr>
        <w:rPr>
          <w:rFonts w:ascii="Calibri" w:hAnsi="Calibri" w:cs="Calibri"/>
          <w:sz w:val="22"/>
          <w:szCs w:val="22"/>
        </w:rPr>
      </w:pPr>
      <w:r>
        <w:rPr>
          <w:rFonts w:ascii="Calibri" w:hAnsi="Calibri" w:cs="Calibri"/>
          <w:sz w:val="22"/>
          <w:szCs w:val="22"/>
        </w:rPr>
        <w:t>“No” means added separately</w:t>
      </w:r>
    </w:p>
    <w:p w14:paraId="034B45A6" w14:textId="504425D3" w:rsidR="00DA2769" w:rsidRPr="002857F5" w:rsidRDefault="00DA2769" w:rsidP="00D6162C">
      <w:pPr>
        <w:pStyle w:val="ListParagraph"/>
        <w:numPr>
          <w:ilvl w:val="0"/>
          <w:numId w:val="56"/>
        </w:numPr>
        <w:rPr>
          <w:rFonts w:ascii="Calibri" w:hAnsi="Calibri" w:cs="Calibri"/>
          <w:sz w:val="22"/>
          <w:szCs w:val="22"/>
        </w:rPr>
      </w:pPr>
      <w:r>
        <w:rPr>
          <w:rFonts w:ascii="Calibri" w:hAnsi="Calibri" w:cs="Calibri"/>
          <w:sz w:val="22"/>
          <w:szCs w:val="22"/>
        </w:rPr>
        <w:t>“N/A” means possible to add</w:t>
      </w:r>
      <w:r w:rsidR="0093447B">
        <w:rPr>
          <w:rFonts w:ascii="Calibri" w:hAnsi="Calibri" w:cs="Calibri"/>
          <w:sz w:val="22"/>
          <w:szCs w:val="22"/>
        </w:rPr>
        <w:t xml:space="preserve"> (This will be </w:t>
      </w:r>
      <w:r w:rsidR="00700CB1">
        <w:rPr>
          <w:rFonts w:ascii="Calibri" w:hAnsi="Calibri" w:cs="Calibri"/>
          <w:sz w:val="22"/>
          <w:szCs w:val="22"/>
        </w:rPr>
        <w:t xml:space="preserve">a </w:t>
      </w:r>
      <w:r w:rsidR="0093447B">
        <w:rPr>
          <w:rFonts w:ascii="Calibri" w:hAnsi="Calibri" w:cs="Calibri"/>
          <w:sz w:val="22"/>
          <w:szCs w:val="22"/>
        </w:rPr>
        <w:t xml:space="preserve">configurable field in Bit2Win </w:t>
      </w:r>
      <w:r w:rsidR="00D24176">
        <w:rPr>
          <w:rFonts w:ascii="Calibri" w:hAnsi="Calibri" w:cs="Calibri"/>
          <w:sz w:val="22"/>
          <w:szCs w:val="22"/>
        </w:rPr>
        <w:t>Price manager module. Orsted Business users with required access will be able to update it as and when required.</w:t>
      </w:r>
      <w:r w:rsidR="00700CB1">
        <w:rPr>
          <w:rFonts w:ascii="Calibri" w:hAnsi="Calibri" w:cs="Calibri"/>
          <w:sz w:val="22"/>
          <w:szCs w:val="22"/>
        </w:rPr>
        <w:t>)</w:t>
      </w:r>
    </w:p>
    <w:p w14:paraId="782C4DD7" w14:textId="77777777" w:rsidR="005175B6" w:rsidRDefault="005175B6" w:rsidP="00C03816">
      <w:pPr>
        <w:ind w:left="0"/>
        <w:rPr>
          <w:rFonts w:ascii="Calibri" w:hAnsi="Calibri" w:cs="Calibri"/>
          <w:sz w:val="22"/>
          <w:szCs w:val="22"/>
          <w:lang w:val="en-US"/>
        </w:rPr>
      </w:pPr>
    </w:p>
    <w:p w14:paraId="5DEF4156" w14:textId="4BED22DA"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Spot Production</w:t>
      </w:r>
    </w:p>
    <w:p w14:paraId="3EAA72F5" w14:textId="77777777" w:rsidR="00C03816" w:rsidRPr="007D4ED4" w:rsidRDefault="00C03816" w:rsidP="00C03816">
      <w:pPr>
        <w:ind w:left="0"/>
        <w:rPr>
          <w:rFonts w:ascii="Calibri" w:hAnsi="Calibri" w:cs="Calibri"/>
          <w:b/>
          <w:bCs/>
          <w:sz w:val="22"/>
          <w:szCs w:val="22"/>
        </w:rPr>
      </w:pPr>
    </w:p>
    <w:tbl>
      <w:tblPr>
        <w:tblStyle w:val="TableGrid"/>
        <w:tblW w:w="0" w:type="auto"/>
        <w:jc w:val="center"/>
        <w:tblLook w:val="04A0" w:firstRow="1" w:lastRow="0" w:firstColumn="1" w:lastColumn="0" w:noHBand="0" w:noVBand="1"/>
      </w:tblPr>
      <w:tblGrid>
        <w:gridCol w:w="2263"/>
        <w:gridCol w:w="1276"/>
        <w:gridCol w:w="2268"/>
        <w:gridCol w:w="3210"/>
      </w:tblGrid>
      <w:tr w:rsidR="008E425F" w:rsidRPr="007D4ED4" w14:paraId="28286955" w14:textId="77777777" w:rsidTr="005F106C">
        <w:trPr>
          <w:trHeight w:val="315"/>
          <w:jc w:val="center"/>
        </w:trPr>
        <w:tc>
          <w:tcPr>
            <w:tcW w:w="9017" w:type="dxa"/>
            <w:gridSpan w:val="4"/>
            <w:shd w:val="clear" w:color="auto" w:fill="DDD9C3" w:themeFill="background2" w:themeFillShade="E6"/>
          </w:tcPr>
          <w:p w14:paraId="70131C0F" w14:textId="072359B7" w:rsidR="008E425F" w:rsidRPr="008E425F" w:rsidRDefault="008E425F" w:rsidP="0058252C">
            <w:pPr>
              <w:ind w:left="0"/>
              <w:rPr>
                <w:rFonts w:ascii="Calibri" w:hAnsi="Calibri" w:cs="Calibri"/>
                <w:b/>
                <w:bCs/>
                <w:sz w:val="22"/>
                <w:szCs w:val="22"/>
              </w:rPr>
            </w:pPr>
            <w:r w:rsidRPr="007D4ED4">
              <w:rPr>
                <w:rFonts w:ascii="Calibri" w:hAnsi="Calibri" w:cs="Calibri"/>
                <w:b/>
                <w:bCs/>
                <w:sz w:val="22"/>
                <w:szCs w:val="22"/>
              </w:rPr>
              <w:t>Category- Spot Production</w:t>
            </w:r>
          </w:p>
        </w:tc>
      </w:tr>
      <w:tr w:rsidR="008E425F" w:rsidRPr="007D4ED4" w14:paraId="4F8A4EAC" w14:textId="77777777" w:rsidTr="008E425F">
        <w:trPr>
          <w:trHeight w:val="600"/>
          <w:jc w:val="center"/>
        </w:trPr>
        <w:tc>
          <w:tcPr>
            <w:tcW w:w="2263" w:type="dxa"/>
            <w:hideMark/>
          </w:tcPr>
          <w:p w14:paraId="315D9B5A" w14:textId="77777777" w:rsidR="008E425F" w:rsidRPr="007D4ED4" w:rsidRDefault="008E425F"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276" w:type="dxa"/>
          </w:tcPr>
          <w:p w14:paraId="77FAE307" w14:textId="247209CC" w:rsidR="008E425F" w:rsidRDefault="008E425F" w:rsidP="0058252C">
            <w:pPr>
              <w:ind w:left="0"/>
              <w:jc w:val="center"/>
              <w:rPr>
                <w:rFonts w:ascii="Calibri" w:hAnsi="Calibri" w:cs="Calibri"/>
                <w:b/>
                <w:bCs/>
                <w:sz w:val="22"/>
                <w:szCs w:val="22"/>
              </w:rPr>
            </w:pPr>
            <w:r w:rsidRPr="008E425F">
              <w:rPr>
                <w:rFonts w:ascii="Calibri" w:hAnsi="Calibri" w:cs="Calibri"/>
                <w:b/>
                <w:bCs/>
                <w:sz w:val="22"/>
                <w:szCs w:val="22"/>
              </w:rPr>
              <w:t>Part of Delivery Fee</w:t>
            </w:r>
          </w:p>
        </w:tc>
        <w:tc>
          <w:tcPr>
            <w:tcW w:w="2268" w:type="dxa"/>
            <w:hideMark/>
          </w:tcPr>
          <w:p w14:paraId="6F1D8B62" w14:textId="18F7DD8B" w:rsidR="008E425F" w:rsidRPr="007D4ED4" w:rsidRDefault="008E425F" w:rsidP="0058252C">
            <w:pPr>
              <w:ind w:left="0"/>
              <w:jc w:val="center"/>
              <w:rPr>
                <w:rFonts w:ascii="Calibri" w:hAnsi="Calibri" w:cs="Calibri"/>
                <w:b/>
                <w:bCs/>
                <w:sz w:val="22"/>
                <w:szCs w:val="22"/>
              </w:rPr>
            </w:pPr>
            <w:r>
              <w:rPr>
                <w:rFonts w:ascii="Calibri" w:hAnsi="Calibri" w:cs="Calibri"/>
                <w:b/>
                <w:bCs/>
                <w:sz w:val="22"/>
                <w:szCs w:val="22"/>
              </w:rPr>
              <w:t>Type of Attribute</w:t>
            </w:r>
          </w:p>
        </w:tc>
        <w:tc>
          <w:tcPr>
            <w:tcW w:w="3210" w:type="dxa"/>
            <w:hideMark/>
          </w:tcPr>
          <w:p w14:paraId="5B791793" w14:textId="77777777" w:rsidR="008E425F" w:rsidRPr="007D4ED4" w:rsidRDefault="008E425F" w:rsidP="0058252C">
            <w:pPr>
              <w:ind w:left="0"/>
              <w:rPr>
                <w:rFonts w:ascii="Calibri" w:hAnsi="Calibri" w:cs="Calibri"/>
                <w:b/>
                <w:bCs/>
                <w:sz w:val="22"/>
                <w:szCs w:val="22"/>
              </w:rPr>
            </w:pPr>
            <w:r w:rsidRPr="007D4ED4">
              <w:rPr>
                <w:rFonts w:ascii="Calibri" w:hAnsi="Calibri" w:cs="Calibri"/>
                <w:b/>
                <w:bCs/>
                <w:sz w:val="22"/>
                <w:szCs w:val="22"/>
              </w:rPr>
              <w:t>Bit2win Configuration</w:t>
            </w:r>
          </w:p>
        </w:tc>
      </w:tr>
      <w:tr w:rsidR="008E425F" w:rsidRPr="007D4ED4" w14:paraId="47014D21" w14:textId="77777777" w:rsidTr="008E425F">
        <w:trPr>
          <w:trHeight w:val="255"/>
          <w:jc w:val="center"/>
        </w:trPr>
        <w:tc>
          <w:tcPr>
            <w:tcW w:w="2263" w:type="dxa"/>
            <w:hideMark/>
          </w:tcPr>
          <w:p w14:paraId="07F90863"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Tax exemption</w:t>
            </w:r>
          </w:p>
        </w:tc>
        <w:tc>
          <w:tcPr>
            <w:tcW w:w="1276" w:type="dxa"/>
          </w:tcPr>
          <w:p w14:paraId="1D8122AD" w14:textId="46C31C98" w:rsidR="008E425F" w:rsidRPr="007D4ED4" w:rsidRDefault="008C2699" w:rsidP="00F73FB1">
            <w:pPr>
              <w:ind w:left="0"/>
              <w:jc w:val="center"/>
              <w:rPr>
                <w:rFonts w:ascii="Calibri" w:hAnsi="Calibri" w:cs="Calibri"/>
                <w:sz w:val="22"/>
                <w:szCs w:val="22"/>
              </w:rPr>
            </w:pPr>
            <w:r w:rsidRPr="008C2699">
              <w:rPr>
                <w:rFonts w:ascii="Calibri" w:hAnsi="Calibri" w:cs="Calibri"/>
                <w:sz w:val="22"/>
                <w:szCs w:val="22"/>
              </w:rPr>
              <w:t>N/A</w:t>
            </w:r>
          </w:p>
        </w:tc>
        <w:tc>
          <w:tcPr>
            <w:tcW w:w="2268" w:type="dxa"/>
            <w:hideMark/>
          </w:tcPr>
          <w:p w14:paraId="77C360A7" w14:textId="256B394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3210" w:type="dxa"/>
            <w:hideMark/>
          </w:tcPr>
          <w:p w14:paraId="1D5FEAB2" w14:textId="7777777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Family- Offer Wording</w:t>
            </w:r>
          </w:p>
          <w:p w14:paraId="03BB643E"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Attribute-Tax Exemption</w:t>
            </w:r>
          </w:p>
        </w:tc>
      </w:tr>
      <w:tr w:rsidR="008E425F" w:rsidRPr="007D4ED4" w14:paraId="6BD5E216" w14:textId="77777777" w:rsidTr="008E425F">
        <w:trPr>
          <w:trHeight w:val="255"/>
          <w:jc w:val="center"/>
        </w:trPr>
        <w:tc>
          <w:tcPr>
            <w:tcW w:w="2263" w:type="dxa"/>
            <w:hideMark/>
          </w:tcPr>
          <w:p w14:paraId="17F8C415"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Extraordinary balancing</w:t>
            </w:r>
          </w:p>
        </w:tc>
        <w:tc>
          <w:tcPr>
            <w:tcW w:w="1276" w:type="dxa"/>
          </w:tcPr>
          <w:p w14:paraId="039AA15D" w14:textId="2BF13C90" w:rsidR="008E425F" w:rsidRPr="007D4ED4" w:rsidRDefault="008C2699" w:rsidP="00F73FB1">
            <w:pPr>
              <w:ind w:left="0"/>
              <w:jc w:val="center"/>
              <w:rPr>
                <w:rFonts w:ascii="Calibri" w:hAnsi="Calibri" w:cs="Calibri"/>
                <w:sz w:val="22"/>
                <w:szCs w:val="22"/>
              </w:rPr>
            </w:pPr>
            <w:r w:rsidRPr="008C2699">
              <w:rPr>
                <w:rFonts w:ascii="Calibri" w:hAnsi="Calibri" w:cs="Calibri"/>
                <w:sz w:val="22"/>
                <w:szCs w:val="22"/>
              </w:rPr>
              <w:t>N/A</w:t>
            </w:r>
          </w:p>
        </w:tc>
        <w:tc>
          <w:tcPr>
            <w:tcW w:w="2268" w:type="dxa"/>
            <w:hideMark/>
          </w:tcPr>
          <w:p w14:paraId="3D870BFB" w14:textId="6E490D93"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3210" w:type="dxa"/>
            <w:hideMark/>
          </w:tcPr>
          <w:p w14:paraId="00E3786D" w14:textId="7777777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Family- Offer Wording</w:t>
            </w:r>
          </w:p>
          <w:p w14:paraId="318F91B7" w14:textId="72358404"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Attribute-Extraordinary balancing</w:t>
            </w:r>
          </w:p>
        </w:tc>
      </w:tr>
      <w:tr w:rsidR="008E425F" w:rsidRPr="007D4ED4" w14:paraId="34119EAE" w14:textId="77777777" w:rsidTr="008E425F">
        <w:trPr>
          <w:trHeight w:val="255"/>
          <w:jc w:val="center"/>
        </w:trPr>
        <w:tc>
          <w:tcPr>
            <w:tcW w:w="2263" w:type="dxa"/>
            <w:hideMark/>
          </w:tcPr>
          <w:p w14:paraId="074F4BB6"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Commission conditions</w:t>
            </w:r>
          </w:p>
        </w:tc>
        <w:tc>
          <w:tcPr>
            <w:tcW w:w="1276" w:type="dxa"/>
          </w:tcPr>
          <w:p w14:paraId="78A3B9C6" w14:textId="57347B14" w:rsidR="008E425F" w:rsidRPr="007D4ED4" w:rsidRDefault="00F73FB1" w:rsidP="00F73FB1">
            <w:pPr>
              <w:ind w:left="0"/>
              <w:jc w:val="center"/>
              <w:rPr>
                <w:rFonts w:ascii="Calibri" w:hAnsi="Calibri" w:cs="Calibri"/>
                <w:sz w:val="22"/>
                <w:szCs w:val="22"/>
              </w:rPr>
            </w:pPr>
            <w:r w:rsidRPr="00F73FB1">
              <w:rPr>
                <w:rFonts w:ascii="Calibri" w:hAnsi="Calibri" w:cs="Calibri"/>
                <w:sz w:val="22"/>
                <w:szCs w:val="22"/>
              </w:rPr>
              <w:t>N/A</w:t>
            </w:r>
          </w:p>
        </w:tc>
        <w:tc>
          <w:tcPr>
            <w:tcW w:w="2268" w:type="dxa"/>
            <w:hideMark/>
          </w:tcPr>
          <w:p w14:paraId="08183B98" w14:textId="4FAB45DB"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3210" w:type="dxa"/>
            <w:hideMark/>
          </w:tcPr>
          <w:p w14:paraId="24B2EBB8" w14:textId="7777777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Family- Offer Wording</w:t>
            </w:r>
          </w:p>
          <w:p w14:paraId="7F09BFD7"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lastRenderedPageBreak/>
              <w:t>Attribute- Commission conditions</w:t>
            </w:r>
          </w:p>
        </w:tc>
      </w:tr>
      <w:tr w:rsidR="008E425F" w:rsidRPr="007D4ED4" w14:paraId="586283EE" w14:textId="77777777" w:rsidTr="008E425F">
        <w:trPr>
          <w:trHeight w:val="255"/>
          <w:jc w:val="center"/>
        </w:trPr>
        <w:tc>
          <w:tcPr>
            <w:tcW w:w="2263" w:type="dxa"/>
            <w:hideMark/>
          </w:tcPr>
          <w:p w14:paraId="2301518E"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lastRenderedPageBreak/>
              <w:t>Pro rata liability</w:t>
            </w:r>
          </w:p>
        </w:tc>
        <w:tc>
          <w:tcPr>
            <w:tcW w:w="1276" w:type="dxa"/>
          </w:tcPr>
          <w:p w14:paraId="54D72019" w14:textId="5205A833" w:rsidR="008E425F" w:rsidRPr="007D4ED4" w:rsidRDefault="00F73FB1" w:rsidP="00F73FB1">
            <w:pPr>
              <w:ind w:left="0"/>
              <w:jc w:val="center"/>
              <w:rPr>
                <w:rFonts w:ascii="Calibri" w:hAnsi="Calibri" w:cs="Calibri"/>
                <w:sz w:val="22"/>
                <w:szCs w:val="22"/>
              </w:rPr>
            </w:pPr>
            <w:r w:rsidRPr="00F73FB1">
              <w:rPr>
                <w:rFonts w:ascii="Calibri" w:hAnsi="Calibri" w:cs="Calibri"/>
                <w:sz w:val="22"/>
                <w:szCs w:val="22"/>
              </w:rPr>
              <w:t>N/A</w:t>
            </w:r>
          </w:p>
        </w:tc>
        <w:tc>
          <w:tcPr>
            <w:tcW w:w="2268" w:type="dxa"/>
            <w:hideMark/>
          </w:tcPr>
          <w:p w14:paraId="04A26DFC" w14:textId="3935825E"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3210" w:type="dxa"/>
            <w:hideMark/>
          </w:tcPr>
          <w:p w14:paraId="66621544" w14:textId="7777777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Family- Offer Wording</w:t>
            </w:r>
          </w:p>
          <w:p w14:paraId="5BD6BECC"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Pro rata liability</w:t>
            </w:r>
          </w:p>
        </w:tc>
      </w:tr>
      <w:tr w:rsidR="008E425F" w:rsidRPr="007D4ED4" w14:paraId="0236A085" w14:textId="77777777" w:rsidTr="008E425F">
        <w:trPr>
          <w:trHeight w:val="255"/>
          <w:jc w:val="center"/>
        </w:trPr>
        <w:tc>
          <w:tcPr>
            <w:tcW w:w="2263" w:type="dxa"/>
            <w:hideMark/>
          </w:tcPr>
          <w:p w14:paraId="566C29E9"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Registration for PBS</w:t>
            </w:r>
          </w:p>
        </w:tc>
        <w:tc>
          <w:tcPr>
            <w:tcW w:w="1276" w:type="dxa"/>
          </w:tcPr>
          <w:p w14:paraId="0113548C" w14:textId="4C13E140" w:rsidR="008E425F" w:rsidRPr="007D4ED4" w:rsidRDefault="00F73FB1" w:rsidP="00F73FB1">
            <w:pPr>
              <w:ind w:left="0"/>
              <w:jc w:val="center"/>
              <w:rPr>
                <w:rFonts w:ascii="Calibri" w:hAnsi="Calibri" w:cs="Calibri"/>
                <w:sz w:val="22"/>
                <w:szCs w:val="22"/>
              </w:rPr>
            </w:pPr>
            <w:r w:rsidRPr="00F73FB1">
              <w:rPr>
                <w:rFonts w:ascii="Calibri" w:hAnsi="Calibri" w:cs="Calibri"/>
                <w:sz w:val="22"/>
                <w:szCs w:val="22"/>
              </w:rPr>
              <w:t>N/A</w:t>
            </w:r>
          </w:p>
        </w:tc>
        <w:tc>
          <w:tcPr>
            <w:tcW w:w="2268" w:type="dxa"/>
            <w:hideMark/>
          </w:tcPr>
          <w:p w14:paraId="0E90B16E" w14:textId="5B5C5AC6"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3210" w:type="dxa"/>
            <w:hideMark/>
          </w:tcPr>
          <w:p w14:paraId="5FF37E02" w14:textId="7777777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 Family- Offer Wording</w:t>
            </w:r>
          </w:p>
          <w:p w14:paraId="1B3603A5"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Registration for PBS</w:t>
            </w:r>
          </w:p>
        </w:tc>
      </w:tr>
      <w:tr w:rsidR="008E425F" w:rsidRPr="007D4ED4" w14:paraId="620B0EB6" w14:textId="77777777" w:rsidTr="008E425F">
        <w:trPr>
          <w:trHeight w:val="255"/>
          <w:jc w:val="center"/>
        </w:trPr>
        <w:tc>
          <w:tcPr>
            <w:tcW w:w="2263" w:type="dxa"/>
            <w:hideMark/>
          </w:tcPr>
          <w:p w14:paraId="04B8BE0D"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 xml:space="preserve">100% </w:t>
            </w:r>
            <w:proofErr w:type="spellStart"/>
            <w:r w:rsidRPr="007D4ED4">
              <w:rPr>
                <w:rFonts w:ascii="Calibri" w:hAnsi="Calibri" w:cs="Calibri"/>
                <w:sz w:val="22"/>
                <w:szCs w:val="22"/>
              </w:rPr>
              <w:t>volumen</w:t>
            </w:r>
            <w:proofErr w:type="spellEnd"/>
            <w:r w:rsidRPr="007D4ED4">
              <w:rPr>
                <w:rFonts w:ascii="Calibri" w:hAnsi="Calibri" w:cs="Calibri"/>
                <w:sz w:val="22"/>
                <w:szCs w:val="22"/>
              </w:rPr>
              <w:t xml:space="preserve"> flex</w:t>
            </w:r>
          </w:p>
        </w:tc>
        <w:tc>
          <w:tcPr>
            <w:tcW w:w="1276" w:type="dxa"/>
          </w:tcPr>
          <w:p w14:paraId="028FF371" w14:textId="0E533F14" w:rsidR="008E425F" w:rsidRPr="007D4ED4" w:rsidRDefault="00F73FB1" w:rsidP="00F73FB1">
            <w:pPr>
              <w:ind w:left="0"/>
              <w:jc w:val="center"/>
              <w:rPr>
                <w:rFonts w:ascii="Calibri" w:hAnsi="Calibri" w:cs="Calibri"/>
                <w:sz w:val="22"/>
                <w:szCs w:val="22"/>
              </w:rPr>
            </w:pPr>
            <w:r w:rsidRPr="00F73FB1">
              <w:rPr>
                <w:rFonts w:ascii="Calibri" w:hAnsi="Calibri" w:cs="Calibri"/>
                <w:sz w:val="22"/>
                <w:szCs w:val="22"/>
              </w:rPr>
              <w:t>N/A</w:t>
            </w:r>
          </w:p>
        </w:tc>
        <w:tc>
          <w:tcPr>
            <w:tcW w:w="2268" w:type="dxa"/>
            <w:hideMark/>
          </w:tcPr>
          <w:p w14:paraId="3E5FA0E3" w14:textId="04F693C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3210" w:type="dxa"/>
            <w:hideMark/>
          </w:tcPr>
          <w:p w14:paraId="75ABFCB8"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 </w:t>
            </w:r>
          </w:p>
        </w:tc>
      </w:tr>
      <w:tr w:rsidR="008E425F" w:rsidRPr="007D4ED4" w14:paraId="522860E1" w14:textId="77777777" w:rsidTr="008E425F">
        <w:trPr>
          <w:trHeight w:val="255"/>
          <w:jc w:val="center"/>
        </w:trPr>
        <w:tc>
          <w:tcPr>
            <w:tcW w:w="2263" w:type="dxa"/>
            <w:hideMark/>
          </w:tcPr>
          <w:p w14:paraId="5D403D4C"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English offer wording</w:t>
            </w:r>
          </w:p>
        </w:tc>
        <w:tc>
          <w:tcPr>
            <w:tcW w:w="1276" w:type="dxa"/>
          </w:tcPr>
          <w:p w14:paraId="649536AA" w14:textId="6D8E5CDB" w:rsidR="008E425F" w:rsidRPr="007D4ED4" w:rsidRDefault="00F73FB1" w:rsidP="00F73FB1">
            <w:pPr>
              <w:ind w:left="0"/>
              <w:jc w:val="center"/>
              <w:rPr>
                <w:rFonts w:ascii="Calibri" w:hAnsi="Calibri" w:cs="Calibri"/>
                <w:sz w:val="22"/>
                <w:szCs w:val="22"/>
              </w:rPr>
            </w:pPr>
            <w:r w:rsidRPr="00F73FB1">
              <w:rPr>
                <w:rFonts w:ascii="Calibri" w:hAnsi="Calibri" w:cs="Calibri"/>
                <w:sz w:val="22"/>
                <w:szCs w:val="22"/>
              </w:rPr>
              <w:t>N/A</w:t>
            </w:r>
          </w:p>
        </w:tc>
        <w:tc>
          <w:tcPr>
            <w:tcW w:w="2268" w:type="dxa"/>
            <w:hideMark/>
          </w:tcPr>
          <w:p w14:paraId="047C7D01" w14:textId="5BDDBC7F"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3210" w:type="dxa"/>
            <w:hideMark/>
          </w:tcPr>
          <w:p w14:paraId="36D45486" w14:textId="77777777"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 Family- Offer Wording</w:t>
            </w:r>
          </w:p>
          <w:p w14:paraId="0ABB6543"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8E425F" w:rsidRPr="007D4ED4" w14:paraId="5533D5C9" w14:textId="77777777" w:rsidTr="008E425F">
        <w:trPr>
          <w:trHeight w:val="510"/>
          <w:jc w:val="center"/>
        </w:trPr>
        <w:tc>
          <w:tcPr>
            <w:tcW w:w="2263" w:type="dxa"/>
            <w:hideMark/>
          </w:tcPr>
          <w:p w14:paraId="721971A6"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Subscription</w:t>
            </w:r>
          </w:p>
        </w:tc>
        <w:tc>
          <w:tcPr>
            <w:tcW w:w="1276" w:type="dxa"/>
          </w:tcPr>
          <w:p w14:paraId="70C0049A" w14:textId="5AB70BC8" w:rsidR="008E425F" w:rsidRPr="007D4ED4" w:rsidRDefault="00F73FB1" w:rsidP="00F73FB1">
            <w:pPr>
              <w:ind w:left="0"/>
              <w:jc w:val="center"/>
              <w:rPr>
                <w:rFonts w:ascii="Calibri" w:hAnsi="Calibri" w:cs="Calibri"/>
                <w:sz w:val="22"/>
                <w:szCs w:val="22"/>
              </w:rPr>
            </w:pPr>
            <w:r w:rsidRPr="00F73FB1">
              <w:rPr>
                <w:rFonts w:ascii="Calibri" w:hAnsi="Calibri" w:cs="Calibri"/>
                <w:sz w:val="22"/>
                <w:szCs w:val="22"/>
              </w:rPr>
              <w:t>N/A</w:t>
            </w:r>
          </w:p>
        </w:tc>
        <w:tc>
          <w:tcPr>
            <w:tcW w:w="2268" w:type="dxa"/>
            <w:hideMark/>
          </w:tcPr>
          <w:p w14:paraId="5529EC4F" w14:textId="74A4C900"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Single value added by KAM/AM</w:t>
            </w:r>
          </w:p>
        </w:tc>
        <w:tc>
          <w:tcPr>
            <w:tcW w:w="3210" w:type="dxa"/>
            <w:hideMark/>
          </w:tcPr>
          <w:p w14:paraId="445B680B"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Family- Power Additional Price</w:t>
            </w:r>
          </w:p>
          <w:p w14:paraId="01B34391"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Subscription</w:t>
            </w:r>
          </w:p>
        </w:tc>
      </w:tr>
      <w:tr w:rsidR="008E425F" w:rsidRPr="007D4ED4" w14:paraId="67C93175" w14:textId="77777777" w:rsidTr="008E425F">
        <w:trPr>
          <w:trHeight w:val="510"/>
          <w:jc w:val="center"/>
        </w:trPr>
        <w:tc>
          <w:tcPr>
            <w:tcW w:w="2263" w:type="dxa"/>
            <w:hideMark/>
          </w:tcPr>
          <w:p w14:paraId="409D5E22"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Margin DK1</w:t>
            </w:r>
          </w:p>
        </w:tc>
        <w:tc>
          <w:tcPr>
            <w:tcW w:w="1276" w:type="dxa"/>
          </w:tcPr>
          <w:p w14:paraId="4C3C794B" w14:textId="1121513F" w:rsidR="008E425F" w:rsidRPr="007D4ED4" w:rsidRDefault="00F73FB1" w:rsidP="00F73FB1">
            <w:pPr>
              <w:ind w:left="0"/>
              <w:jc w:val="center"/>
              <w:rPr>
                <w:rFonts w:ascii="Calibri" w:hAnsi="Calibri" w:cs="Calibri"/>
                <w:sz w:val="22"/>
                <w:szCs w:val="22"/>
              </w:rPr>
            </w:pPr>
            <w:r>
              <w:rPr>
                <w:rFonts w:ascii="Calibri" w:hAnsi="Calibri" w:cs="Calibri"/>
                <w:sz w:val="22"/>
                <w:szCs w:val="22"/>
              </w:rPr>
              <w:t>Yes</w:t>
            </w:r>
          </w:p>
        </w:tc>
        <w:tc>
          <w:tcPr>
            <w:tcW w:w="2268" w:type="dxa"/>
            <w:hideMark/>
          </w:tcPr>
          <w:p w14:paraId="70310E39" w14:textId="1BC0BDC2"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Single value added by KAM/AM</w:t>
            </w:r>
          </w:p>
        </w:tc>
        <w:tc>
          <w:tcPr>
            <w:tcW w:w="3210" w:type="dxa"/>
            <w:hideMark/>
          </w:tcPr>
          <w:p w14:paraId="24FB92AD"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 Family- Power Additional Price</w:t>
            </w:r>
          </w:p>
          <w:p w14:paraId="6236B4F6"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Margin DK1</w:t>
            </w:r>
          </w:p>
        </w:tc>
      </w:tr>
      <w:tr w:rsidR="008E425F" w:rsidRPr="007D4ED4" w14:paraId="142EB049" w14:textId="77777777" w:rsidTr="008E425F">
        <w:trPr>
          <w:trHeight w:val="510"/>
          <w:jc w:val="center"/>
        </w:trPr>
        <w:tc>
          <w:tcPr>
            <w:tcW w:w="2263" w:type="dxa"/>
            <w:hideMark/>
          </w:tcPr>
          <w:p w14:paraId="2C7B4B84"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Margin DK2</w:t>
            </w:r>
          </w:p>
        </w:tc>
        <w:tc>
          <w:tcPr>
            <w:tcW w:w="1276" w:type="dxa"/>
          </w:tcPr>
          <w:p w14:paraId="798328D2" w14:textId="61529A23" w:rsidR="008E425F" w:rsidRPr="007D4ED4" w:rsidRDefault="00F73FB1" w:rsidP="00F73FB1">
            <w:pPr>
              <w:ind w:left="0"/>
              <w:jc w:val="center"/>
              <w:rPr>
                <w:rFonts w:ascii="Calibri" w:hAnsi="Calibri" w:cs="Calibri"/>
                <w:sz w:val="22"/>
                <w:szCs w:val="22"/>
              </w:rPr>
            </w:pPr>
            <w:r>
              <w:rPr>
                <w:rFonts w:ascii="Calibri" w:hAnsi="Calibri" w:cs="Calibri"/>
                <w:sz w:val="22"/>
                <w:szCs w:val="22"/>
              </w:rPr>
              <w:t>Yes</w:t>
            </w:r>
          </w:p>
        </w:tc>
        <w:tc>
          <w:tcPr>
            <w:tcW w:w="2268" w:type="dxa"/>
            <w:hideMark/>
          </w:tcPr>
          <w:p w14:paraId="110CE404" w14:textId="34494259" w:rsidR="008E425F" w:rsidRPr="007D4ED4" w:rsidRDefault="008E425F" w:rsidP="0058252C">
            <w:pPr>
              <w:ind w:left="0"/>
              <w:jc w:val="left"/>
              <w:rPr>
                <w:rFonts w:ascii="Calibri" w:hAnsi="Calibri" w:cs="Calibri"/>
                <w:sz w:val="22"/>
                <w:szCs w:val="22"/>
              </w:rPr>
            </w:pPr>
            <w:r w:rsidRPr="007D4ED4">
              <w:rPr>
                <w:rFonts w:ascii="Calibri" w:hAnsi="Calibri" w:cs="Calibri"/>
                <w:sz w:val="22"/>
                <w:szCs w:val="22"/>
              </w:rPr>
              <w:t>Single value added by KAM/AM</w:t>
            </w:r>
          </w:p>
        </w:tc>
        <w:tc>
          <w:tcPr>
            <w:tcW w:w="3210" w:type="dxa"/>
            <w:hideMark/>
          </w:tcPr>
          <w:p w14:paraId="369437DC"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Family- Power Additional Price</w:t>
            </w:r>
          </w:p>
          <w:p w14:paraId="6F2FB48E"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Margin DK2</w:t>
            </w:r>
          </w:p>
        </w:tc>
      </w:tr>
      <w:tr w:rsidR="008E425F" w:rsidRPr="007D4ED4" w14:paraId="5E9DDCC4" w14:textId="77777777" w:rsidTr="008E425F">
        <w:trPr>
          <w:trHeight w:val="255"/>
          <w:jc w:val="center"/>
        </w:trPr>
        <w:tc>
          <w:tcPr>
            <w:tcW w:w="2263" w:type="dxa"/>
            <w:hideMark/>
          </w:tcPr>
          <w:p w14:paraId="5E2DAE5E"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Nord Pool trading fee</w:t>
            </w:r>
          </w:p>
        </w:tc>
        <w:tc>
          <w:tcPr>
            <w:tcW w:w="1276" w:type="dxa"/>
          </w:tcPr>
          <w:p w14:paraId="1E924BFB" w14:textId="38F02CB9" w:rsidR="008E425F" w:rsidRPr="007D4ED4" w:rsidRDefault="00F73FB1" w:rsidP="00F73FB1">
            <w:pPr>
              <w:ind w:left="0"/>
              <w:jc w:val="center"/>
              <w:rPr>
                <w:rFonts w:ascii="Calibri" w:hAnsi="Calibri" w:cs="Calibri"/>
                <w:sz w:val="22"/>
                <w:szCs w:val="22"/>
              </w:rPr>
            </w:pPr>
            <w:r>
              <w:rPr>
                <w:rFonts w:ascii="Calibri" w:hAnsi="Calibri" w:cs="Calibri"/>
                <w:sz w:val="22"/>
                <w:szCs w:val="22"/>
              </w:rPr>
              <w:t>Yes</w:t>
            </w:r>
          </w:p>
        </w:tc>
        <w:tc>
          <w:tcPr>
            <w:tcW w:w="2268" w:type="dxa"/>
            <w:hideMark/>
          </w:tcPr>
          <w:p w14:paraId="198741CA" w14:textId="4595CACF" w:rsidR="008E425F" w:rsidRPr="007D4ED4" w:rsidRDefault="008E425F" w:rsidP="0058252C">
            <w:pPr>
              <w:ind w:left="0"/>
              <w:rPr>
                <w:rFonts w:ascii="Calibri" w:hAnsi="Calibri" w:cs="Calibri"/>
                <w:sz w:val="22"/>
                <w:szCs w:val="22"/>
              </w:rPr>
            </w:pPr>
            <w:r w:rsidRPr="007D4ED4">
              <w:rPr>
                <w:rFonts w:ascii="Calibri" w:hAnsi="Calibri" w:cs="Calibri"/>
                <w:sz w:val="22"/>
                <w:szCs w:val="22"/>
              </w:rPr>
              <w:t>Single value</w:t>
            </w:r>
          </w:p>
        </w:tc>
        <w:tc>
          <w:tcPr>
            <w:tcW w:w="3210" w:type="dxa"/>
            <w:hideMark/>
          </w:tcPr>
          <w:p w14:paraId="74F39C99"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 Family- Power Additional fees</w:t>
            </w:r>
          </w:p>
          <w:p w14:paraId="40CB9EF4"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Nord Pool trading fee</w:t>
            </w:r>
          </w:p>
        </w:tc>
      </w:tr>
      <w:tr w:rsidR="008E425F" w:rsidRPr="007D4ED4" w14:paraId="2AAD2789" w14:textId="77777777" w:rsidTr="008E425F">
        <w:trPr>
          <w:trHeight w:val="255"/>
          <w:jc w:val="center"/>
        </w:trPr>
        <w:tc>
          <w:tcPr>
            <w:tcW w:w="2263" w:type="dxa"/>
            <w:hideMark/>
          </w:tcPr>
          <w:p w14:paraId="692B3B25"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Nord Pool annual fee</w:t>
            </w:r>
          </w:p>
        </w:tc>
        <w:tc>
          <w:tcPr>
            <w:tcW w:w="1276" w:type="dxa"/>
          </w:tcPr>
          <w:p w14:paraId="4BE421AE" w14:textId="70F08048" w:rsidR="008E425F" w:rsidRPr="007D4ED4" w:rsidRDefault="00F73FB1" w:rsidP="00F73FB1">
            <w:pPr>
              <w:ind w:left="0"/>
              <w:jc w:val="center"/>
              <w:rPr>
                <w:rFonts w:ascii="Calibri" w:hAnsi="Calibri" w:cs="Calibri"/>
                <w:sz w:val="22"/>
                <w:szCs w:val="22"/>
              </w:rPr>
            </w:pPr>
            <w:r>
              <w:rPr>
                <w:rFonts w:ascii="Calibri" w:hAnsi="Calibri" w:cs="Calibri"/>
                <w:sz w:val="22"/>
                <w:szCs w:val="22"/>
              </w:rPr>
              <w:t>Yes</w:t>
            </w:r>
          </w:p>
        </w:tc>
        <w:tc>
          <w:tcPr>
            <w:tcW w:w="2268" w:type="dxa"/>
            <w:hideMark/>
          </w:tcPr>
          <w:p w14:paraId="3A88E284" w14:textId="269C0E7A" w:rsidR="008E425F" w:rsidRPr="007D4ED4" w:rsidRDefault="008E425F" w:rsidP="0058252C">
            <w:pPr>
              <w:ind w:left="0"/>
              <w:rPr>
                <w:rFonts w:ascii="Calibri" w:hAnsi="Calibri" w:cs="Calibri"/>
                <w:sz w:val="22"/>
                <w:szCs w:val="22"/>
              </w:rPr>
            </w:pPr>
            <w:r w:rsidRPr="007D4ED4">
              <w:rPr>
                <w:rFonts w:ascii="Calibri" w:hAnsi="Calibri" w:cs="Calibri"/>
                <w:sz w:val="22"/>
                <w:szCs w:val="22"/>
              </w:rPr>
              <w:t>Single value</w:t>
            </w:r>
          </w:p>
        </w:tc>
        <w:tc>
          <w:tcPr>
            <w:tcW w:w="3210" w:type="dxa"/>
            <w:hideMark/>
          </w:tcPr>
          <w:p w14:paraId="3066C742"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  Family- Power Additional fees</w:t>
            </w:r>
          </w:p>
          <w:p w14:paraId="71F6F8A1"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Nord Pool annual fee</w:t>
            </w:r>
          </w:p>
        </w:tc>
      </w:tr>
      <w:tr w:rsidR="008E425F" w:rsidRPr="007D4ED4" w14:paraId="58714208" w14:textId="77777777" w:rsidTr="008E425F">
        <w:trPr>
          <w:trHeight w:val="255"/>
          <w:jc w:val="center"/>
        </w:trPr>
        <w:tc>
          <w:tcPr>
            <w:tcW w:w="2263" w:type="dxa"/>
            <w:hideMark/>
          </w:tcPr>
          <w:p w14:paraId="4FD26DBD"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Imbalance fee DK1</w:t>
            </w:r>
          </w:p>
        </w:tc>
        <w:tc>
          <w:tcPr>
            <w:tcW w:w="1276" w:type="dxa"/>
          </w:tcPr>
          <w:p w14:paraId="1562447A" w14:textId="55764A82" w:rsidR="008E425F" w:rsidRPr="007D4ED4" w:rsidRDefault="00F73FB1" w:rsidP="00F73FB1">
            <w:pPr>
              <w:ind w:left="0"/>
              <w:jc w:val="center"/>
              <w:rPr>
                <w:rFonts w:ascii="Calibri" w:hAnsi="Calibri" w:cs="Calibri"/>
                <w:sz w:val="22"/>
                <w:szCs w:val="22"/>
              </w:rPr>
            </w:pPr>
            <w:r>
              <w:rPr>
                <w:rFonts w:ascii="Calibri" w:hAnsi="Calibri" w:cs="Calibri"/>
                <w:sz w:val="22"/>
                <w:szCs w:val="22"/>
              </w:rPr>
              <w:t>Yes</w:t>
            </w:r>
          </w:p>
        </w:tc>
        <w:tc>
          <w:tcPr>
            <w:tcW w:w="2268" w:type="dxa"/>
            <w:hideMark/>
          </w:tcPr>
          <w:p w14:paraId="56C8C3A0" w14:textId="75DF5F91" w:rsidR="008E425F" w:rsidRPr="007D4ED4" w:rsidRDefault="008E425F" w:rsidP="0058252C">
            <w:pPr>
              <w:ind w:left="0"/>
              <w:rPr>
                <w:rFonts w:ascii="Calibri" w:hAnsi="Calibri" w:cs="Calibri"/>
                <w:sz w:val="22"/>
                <w:szCs w:val="22"/>
              </w:rPr>
            </w:pPr>
            <w:r w:rsidRPr="007D4ED4">
              <w:rPr>
                <w:rFonts w:ascii="Calibri" w:hAnsi="Calibri" w:cs="Calibri"/>
                <w:sz w:val="22"/>
                <w:szCs w:val="22"/>
              </w:rPr>
              <w:t>Single value</w:t>
            </w:r>
          </w:p>
        </w:tc>
        <w:tc>
          <w:tcPr>
            <w:tcW w:w="3210" w:type="dxa"/>
            <w:hideMark/>
          </w:tcPr>
          <w:p w14:paraId="6F05B467"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 Family- Imbalance fees DK1</w:t>
            </w:r>
          </w:p>
          <w:p w14:paraId="48E6C71B"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Imbalance fee DK1</w:t>
            </w:r>
          </w:p>
        </w:tc>
      </w:tr>
      <w:tr w:rsidR="008E425F" w:rsidRPr="007D4ED4" w14:paraId="316088FB" w14:textId="77777777" w:rsidTr="008E425F">
        <w:trPr>
          <w:trHeight w:val="255"/>
          <w:jc w:val="center"/>
        </w:trPr>
        <w:tc>
          <w:tcPr>
            <w:tcW w:w="2263" w:type="dxa"/>
            <w:hideMark/>
          </w:tcPr>
          <w:p w14:paraId="0BFF03FA"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Imbalance fee DK2</w:t>
            </w:r>
          </w:p>
        </w:tc>
        <w:tc>
          <w:tcPr>
            <w:tcW w:w="1276" w:type="dxa"/>
          </w:tcPr>
          <w:p w14:paraId="2BAA72CE" w14:textId="36153CE9" w:rsidR="008E425F" w:rsidRPr="007D4ED4" w:rsidRDefault="00F73FB1" w:rsidP="00F73FB1">
            <w:pPr>
              <w:ind w:left="0"/>
              <w:jc w:val="center"/>
              <w:rPr>
                <w:rFonts w:ascii="Calibri" w:hAnsi="Calibri" w:cs="Calibri"/>
                <w:sz w:val="22"/>
                <w:szCs w:val="22"/>
              </w:rPr>
            </w:pPr>
            <w:r>
              <w:rPr>
                <w:rFonts w:ascii="Calibri" w:hAnsi="Calibri" w:cs="Calibri"/>
                <w:sz w:val="22"/>
                <w:szCs w:val="22"/>
              </w:rPr>
              <w:t>Yes</w:t>
            </w:r>
          </w:p>
        </w:tc>
        <w:tc>
          <w:tcPr>
            <w:tcW w:w="2268" w:type="dxa"/>
            <w:hideMark/>
          </w:tcPr>
          <w:p w14:paraId="514843D8" w14:textId="1E6534E2" w:rsidR="008E425F" w:rsidRPr="007D4ED4" w:rsidRDefault="008E425F" w:rsidP="0058252C">
            <w:pPr>
              <w:ind w:left="0"/>
              <w:rPr>
                <w:rFonts w:ascii="Calibri" w:hAnsi="Calibri" w:cs="Calibri"/>
                <w:sz w:val="22"/>
                <w:szCs w:val="22"/>
              </w:rPr>
            </w:pPr>
            <w:r w:rsidRPr="007D4ED4">
              <w:rPr>
                <w:rFonts w:ascii="Calibri" w:hAnsi="Calibri" w:cs="Calibri"/>
                <w:sz w:val="22"/>
                <w:szCs w:val="22"/>
              </w:rPr>
              <w:t>Single value</w:t>
            </w:r>
          </w:p>
        </w:tc>
        <w:tc>
          <w:tcPr>
            <w:tcW w:w="3210" w:type="dxa"/>
            <w:hideMark/>
          </w:tcPr>
          <w:p w14:paraId="5C5F8DE2"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Family- Imbalance fees DK2</w:t>
            </w:r>
          </w:p>
          <w:p w14:paraId="58D2FDD4" w14:textId="77777777" w:rsidR="008E425F" w:rsidRPr="007D4ED4" w:rsidRDefault="008E425F" w:rsidP="0058252C">
            <w:pPr>
              <w:ind w:left="0"/>
              <w:rPr>
                <w:rFonts w:ascii="Calibri" w:hAnsi="Calibri" w:cs="Calibri"/>
                <w:sz w:val="22"/>
                <w:szCs w:val="22"/>
              </w:rPr>
            </w:pPr>
            <w:r w:rsidRPr="007D4ED4">
              <w:rPr>
                <w:rFonts w:ascii="Calibri" w:hAnsi="Calibri" w:cs="Calibri"/>
                <w:sz w:val="22"/>
                <w:szCs w:val="22"/>
              </w:rPr>
              <w:t>Attribute- Imbalance fee DK2</w:t>
            </w:r>
          </w:p>
        </w:tc>
      </w:tr>
    </w:tbl>
    <w:p w14:paraId="5F73CC4A" w14:textId="77777777" w:rsidR="00C03816" w:rsidRPr="007D4ED4" w:rsidRDefault="00C03816" w:rsidP="00C03816">
      <w:pPr>
        <w:ind w:left="0"/>
        <w:rPr>
          <w:rFonts w:ascii="Calibri" w:hAnsi="Calibri" w:cs="Calibri"/>
          <w:sz w:val="22"/>
          <w:szCs w:val="22"/>
        </w:rPr>
      </w:pPr>
    </w:p>
    <w:p w14:paraId="1B18F41A" w14:textId="77777777" w:rsidR="00C03816" w:rsidRPr="007D4ED4" w:rsidRDefault="00C03816" w:rsidP="00C03816">
      <w:pPr>
        <w:ind w:left="0"/>
        <w:rPr>
          <w:rFonts w:ascii="Calibri" w:hAnsi="Calibri" w:cs="Calibri"/>
          <w:sz w:val="22"/>
          <w:szCs w:val="22"/>
        </w:rPr>
      </w:pPr>
    </w:p>
    <w:p w14:paraId="27595A38" w14:textId="2B8AEF35"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Fixed Price</w:t>
      </w:r>
      <w:r>
        <w:rPr>
          <w:rFonts w:ascii="Calibri" w:hAnsi="Calibri" w:cs="Calibri"/>
          <w:b/>
          <w:bCs/>
          <w:sz w:val="22"/>
          <w:szCs w:val="22"/>
        </w:rPr>
        <w:t xml:space="preserve"> </w:t>
      </w:r>
    </w:p>
    <w:p w14:paraId="29E6E8D7" w14:textId="77777777" w:rsidR="00C03816" w:rsidRPr="007D4ED4" w:rsidRDefault="00C03816" w:rsidP="00C03816">
      <w:pPr>
        <w:ind w:left="0"/>
        <w:rPr>
          <w:rFonts w:ascii="Calibri" w:hAnsi="Calibri" w:cs="Calibri"/>
          <w:b/>
          <w:bCs/>
          <w:sz w:val="22"/>
          <w:szCs w:val="22"/>
        </w:rPr>
      </w:pPr>
    </w:p>
    <w:tbl>
      <w:tblPr>
        <w:tblStyle w:val="TableGrid"/>
        <w:tblW w:w="9017" w:type="dxa"/>
        <w:jc w:val="center"/>
        <w:tblLook w:val="04A0" w:firstRow="1" w:lastRow="0" w:firstColumn="1" w:lastColumn="0" w:noHBand="0" w:noVBand="1"/>
      </w:tblPr>
      <w:tblGrid>
        <w:gridCol w:w="2122"/>
        <w:gridCol w:w="1134"/>
        <w:gridCol w:w="1417"/>
        <w:gridCol w:w="1856"/>
        <w:gridCol w:w="2488"/>
      </w:tblGrid>
      <w:tr w:rsidR="004F4012" w:rsidRPr="007D4ED4" w14:paraId="3C4EDBE8" w14:textId="77777777" w:rsidTr="005F106C">
        <w:trPr>
          <w:trHeight w:val="315"/>
          <w:jc w:val="center"/>
        </w:trPr>
        <w:tc>
          <w:tcPr>
            <w:tcW w:w="9017" w:type="dxa"/>
            <w:gridSpan w:val="5"/>
            <w:shd w:val="clear" w:color="auto" w:fill="DDD9C3" w:themeFill="background2" w:themeFillShade="E6"/>
          </w:tcPr>
          <w:p w14:paraId="7ADAF0A5" w14:textId="6F8B55F4" w:rsidR="004F4012" w:rsidRPr="007D4ED4" w:rsidRDefault="004F4012" w:rsidP="004F4012">
            <w:pPr>
              <w:ind w:left="0"/>
              <w:rPr>
                <w:rFonts w:ascii="Calibri" w:hAnsi="Calibri" w:cs="Calibri"/>
                <w:sz w:val="22"/>
                <w:szCs w:val="22"/>
              </w:rPr>
            </w:pPr>
            <w:r w:rsidRPr="007D4ED4">
              <w:rPr>
                <w:rFonts w:ascii="Calibri" w:hAnsi="Calibri" w:cs="Calibri"/>
                <w:b/>
                <w:bCs/>
                <w:sz w:val="22"/>
                <w:szCs w:val="22"/>
              </w:rPr>
              <w:t>Category- Fixed Price</w:t>
            </w:r>
            <w:r w:rsidRPr="007D4ED4">
              <w:rPr>
                <w:rFonts w:ascii="Calibri" w:hAnsi="Calibri" w:cs="Calibri"/>
                <w:sz w:val="22"/>
                <w:szCs w:val="22"/>
              </w:rPr>
              <w:t> </w:t>
            </w:r>
          </w:p>
        </w:tc>
      </w:tr>
      <w:tr w:rsidR="00F73FB1" w:rsidRPr="007D4ED4" w14:paraId="7B3F1467" w14:textId="77777777" w:rsidTr="00F73FB1">
        <w:trPr>
          <w:trHeight w:val="660"/>
          <w:jc w:val="center"/>
        </w:trPr>
        <w:tc>
          <w:tcPr>
            <w:tcW w:w="2122" w:type="dxa"/>
            <w:hideMark/>
          </w:tcPr>
          <w:p w14:paraId="385737C3" w14:textId="77777777" w:rsidR="00F73FB1" w:rsidRPr="007D4ED4" w:rsidRDefault="00F73FB1"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134" w:type="dxa"/>
          </w:tcPr>
          <w:p w14:paraId="2C61BDF7" w14:textId="2F6BC806" w:rsidR="00F73FB1" w:rsidRDefault="00F73FB1" w:rsidP="0058252C">
            <w:pPr>
              <w:ind w:left="0"/>
              <w:jc w:val="center"/>
              <w:rPr>
                <w:rFonts w:ascii="Calibri" w:hAnsi="Calibri" w:cs="Calibri"/>
                <w:b/>
                <w:bCs/>
                <w:sz w:val="22"/>
                <w:szCs w:val="22"/>
              </w:rPr>
            </w:pPr>
            <w:r w:rsidRPr="00F73FB1">
              <w:rPr>
                <w:rFonts w:ascii="Calibri" w:hAnsi="Calibri" w:cs="Calibri"/>
                <w:b/>
                <w:bCs/>
                <w:sz w:val="22"/>
                <w:szCs w:val="22"/>
              </w:rPr>
              <w:t>Part of Delivery Fee</w:t>
            </w:r>
          </w:p>
        </w:tc>
        <w:tc>
          <w:tcPr>
            <w:tcW w:w="1417" w:type="dxa"/>
            <w:hideMark/>
          </w:tcPr>
          <w:p w14:paraId="0502FD93" w14:textId="21A75B2E" w:rsidR="00F73FB1" w:rsidRPr="007D4ED4" w:rsidRDefault="00F73FB1" w:rsidP="0058252C">
            <w:pPr>
              <w:ind w:left="0"/>
              <w:jc w:val="center"/>
              <w:rPr>
                <w:rFonts w:ascii="Calibri" w:hAnsi="Calibri" w:cs="Calibri"/>
                <w:b/>
                <w:bCs/>
                <w:sz w:val="22"/>
                <w:szCs w:val="22"/>
              </w:rPr>
            </w:pPr>
            <w:r>
              <w:rPr>
                <w:rFonts w:ascii="Calibri" w:hAnsi="Calibri" w:cs="Calibri"/>
                <w:b/>
                <w:bCs/>
                <w:sz w:val="22"/>
                <w:szCs w:val="22"/>
              </w:rPr>
              <w:t>Type of Attribute</w:t>
            </w:r>
          </w:p>
        </w:tc>
        <w:tc>
          <w:tcPr>
            <w:tcW w:w="1856" w:type="dxa"/>
            <w:hideMark/>
          </w:tcPr>
          <w:p w14:paraId="5EC699B0" w14:textId="77777777" w:rsidR="00F73FB1" w:rsidRPr="007D4ED4" w:rsidRDefault="00F73FB1" w:rsidP="0058252C">
            <w:pPr>
              <w:ind w:left="0"/>
              <w:jc w:val="center"/>
              <w:rPr>
                <w:rFonts w:ascii="Calibri" w:hAnsi="Calibri" w:cs="Calibri"/>
                <w:b/>
                <w:bCs/>
                <w:sz w:val="22"/>
                <w:szCs w:val="22"/>
              </w:rPr>
            </w:pPr>
            <w:r w:rsidRPr="00994452">
              <w:rPr>
                <w:rFonts w:ascii="Calibri" w:hAnsi="Calibri" w:cs="Calibri"/>
                <w:b/>
                <w:bCs/>
                <w:sz w:val="22"/>
                <w:szCs w:val="22"/>
              </w:rPr>
              <w:t>Pricing Calculations Formula</w:t>
            </w:r>
          </w:p>
        </w:tc>
        <w:tc>
          <w:tcPr>
            <w:tcW w:w="2488" w:type="dxa"/>
            <w:hideMark/>
          </w:tcPr>
          <w:p w14:paraId="0402D201" w14:textId="77777777" w:rsidR="00F73FB1" w:rsidRPr="007D4ED4" w:rsidRDefault="00F73FB1" w:rsidP="0058252C">
            <w:pPr>
              <w:ind w:left="0"/>
              <w:rPr>
                <w:rFonts w:ascii="Calibri" w:hAnsi="Calibri" w:cs="Calibri"/>
                <w:b/>
                <w:bCs/>
                <w:sz w:val="22"/>
                <w:szCs w:val="22"/>
              </w:rPr>
            </w:pPr>
            <w:r w:rsidRPr="007D4ED4">
              <w:rPr>
                <w:rFonts w:ascii="Calibri" w:hAnsi="Calibri" w:cs="Calibri"/>
                <w:b/>
                <w:bCs/>
                <w:sz w:val="22"/>
                <w:szCs w:val="22"/>
              </w:rPr>
              <w:t>Bit2win Configuration</w:t>
            </w:r>
          </w:p>
        </w:tc>
      </w:tr>
      <w:tr w:rsidR="00F73FB1" w:rsidRPr="007D4ED4" w14:paraId="46A96C34" w14:textId="77777777" w:rsidTr="00F73FB1">
        <w:trPr>
          <w:trHeight w:val="255"/>
          <w:jc w:val="center"/>
        </w:trPr>
        <w:tc>
          <w:tcPr>
            <w:tcW w:w="2122" w:type="dxa"/>
            <w:noWrap/>
            <w:hideMark/>
          </w:tcPr>
          <w:p w14:paraId="3DFE9B6B"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Tax exemption</w:t>
            </w:r>
          </w:p>
        </w:tc>
        <w:tc>
          <w:tcPr>
            <w:tcW w:w="1134" w:type="dxa"/>
          </w:tcPr>
          <w:p w14:paraId="0351DD10" w14:textId="1D6300C7" w:rsidR="00F73FB1" w:rsidRPr="007D4ED4" w:rsidRDefault="006A5232" w:rsidP="00D3347F">
            <w:pPr>
              <w:ind w:left="0"/>
              <w:jc w:val="center"/>
              <w:rPr>
                <w:rFonts w:ascii="Calibri" w:hAnsi="Calibri" w:cs="Calibri"/>
                <w:sz w:val="22"/>
                <w:szCs w:val="22"/>
              </w:rPr>
            </w:pPr>
            <w:r w:rsidRPr="006A5232">
              <w:rPr>
                <w:rFonts w:ascii="Calibri" w:hAnsi="Calibri" w:cs="Calibri"/>
                <w:sz w:val="22"/>
                <w:szCs w:val="22"/>
              </w:rPr>
              <w:t>N/A</w:t>
            </w:r>
          </w:p>
        </w:tc>
        <w:tc>
          <w:tcPr>
            <w:tcW w:w="1417" w:type="dxa"/>
            <w:hideMark/>
          </w:tcPr>
          <w:p w14:paraId="6B9D3634" w14:textId="75E23D2D" w:rsidR="00F73FB1" w:rsidRPr="007D4ED4" w:rsidRDefault="00F73FB1" w:rsidP="0058252C">
            <w:pPr>
              <w:ind w:left="0"/>
              <w:rPr>
                <w:rFonts w:ascii="Calibri" w:hAnsi="Calibri" w:cs="Calibri"/>
                <w:sz w:val="22"/>
                <w:szCs w:val="22"/>
              </w:rPr>
            </w:pPr>
            <w:r w:rsidRPr="007D4ED4">
              <w:rPr>
                <w:rFonts w:ascii="Calibri" w:hAnsi="Calibri" w:cs="Calibri"/>
                <w:sz w:val="22"/>
                <w:szCs w:val="22"/>
              </w:rPr>
              <w:t>Text in offer wording</w:t>
            </w:r>
          </w:p>
        </w:tc>
        <w:tc>
          <w:tcPr>
            <w:tcW w:w="1856" w:type="dxa"/>
            <w:hideMark/>
          </w:tcPr>
          <w:p w14:paraId="09355D08" w14:textId="77777777" w:rsidR="00F73FB1" w:rsidRPr="007D4ED4" w:rsidRDefault="00F73FB1"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488" w:type="dxa"/>
            <w:hideMark/>
          </w:tcPr>
          <w:p w14:paraId="5F3EC45C"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Family- Offer Wording</w:t>
            </w:r>
          </w:p>
          <w:p w14:paraId="05FFF011"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Attribute-Tax Exemption</w:t>
            </w:r>
          </w:p>
        </w:tc>
      </w:tr>
      <w:tr w:rsidR="00F73FB1" w:rsidRPr="007D4ED4" w14:paraId="386B68A7" w14:textId="77777777" w:rsidTr="00F73FB1">
        <w:trPr>
          <w:trHeight w:val="255"/>
          <w:jc w:val="center"/>
        </w:trPr>
        <w:tc>
          <w:tcPr>
            <w:tcW w:w="2122" w:type="dxa"/>
            <w:noWrap/>
            <w:hideMark/>
          </w:tcPr>
          <w:p w14:paraId="6CA8F149" w14:textId="77777777" w:rsidR="00F73FB1" w:rsidRPr="007D4ED4" w:rsidRDefault="00F73FB1" w:rsidP="0058252C">
            <w:pPr>
              <w:ind w:left="0"/>
              <w:rPr>
                <w:rFonts w:ascii="Calibri" w:hAnsi="Calibri" w:cs="Calibri"/>
                <w:sz w:val="22"/>
                <w:szCs w:val="22"/>
              </w:rPr>
            </w:pPr>
            <w:bookmarkStart w:id="322" w:name="_Hlk197461799"/>
            <w:r w:rsidRPr="007D4ED4">
              <w:rPr>
                <w:rFonts w:ascii="Calibri" w:hAnsi="Calibri" w:cs="Calibri"/>
                <w:sz w:val="22"/>
                <w:szCs w:val="22"/>
              </w:rPr>
              <w:lastRenderedPageBreak/>
              <w:t>Extraordinary balancing</w:t>
            </w:r>
          </w:p>
        </w:tc>
        <w:tc>
          <w:tcPr>
            <w:tcW w:w="1134" w:type="dxa"/>
          </w:tcPr>
          <w:p w14:paraId="2147F486" w14:textId="3E06F41E" w:rsidR="00F73FB1" w:rsidRPr="007D4ED4" w:rsidRDefault="006A5232" w:rsidP="00D3347F">
            <w:pPr>
              <w:ind w:left="0"/>
              <w:jc w:val="center"/>
              <w:rPr>
                <w:rFonts w:ascii="Calibri" w:hAnsi="Calibri" w:cs="Calibri"/>
                <w:sz w:val="22"/>
                <w:szCs w:val="22"/>
              </w:rPr>
            </w:pPr>
            <w:r w:rsidRPr="006A5232">
              <w:rPr>
                <w:rFonts w:ascii="Calibri" w:hAnsi="Calibri" w:cs="Calibri"/>
                <w:sz w:val="22"/>
                <w:szCs w:val="22"/>
              </w:rPr>
              <w:t>N/A</w:t>
            </w:r>
          </w:p>
        </w:tc>
        <w:tc>
          <w:tcPr>
            <w:tcW w:w="1417" w:type="dxa"/>
            <w:hideMark/>
          </w:tcPr>
          <w:p w14:paraId="283D7B07" w14:textId="796E8DEF" w:rsidR="00F73FB1" w:rsidRPr="007D4ED4" w:rsidRDefault="00F73FB1" w:rsidP="0058252C">
            <w:pPr>
              <w:ind w:left="0"/>
              <w:rPr>
                <w:rFonts w:ascii="Calibri" w:hAnsi="Calibri" w:cs="Calibri"/>
                <w:sz w:val="22"/>
                <w:szCs w:val="22"/>
              </w:rPr>
            </w:pPr>
            <w:r w:rsidRPr="007D4ED4">
              <w:rPr>
                <w:rFonts w:ascii="Calibri" w:hAnsi="Calibri" w:cs="Calibri"/>
                <w:sz w:val="22"/>
                <w:szCs w:val="22"/>
              </w:rPr>
              <w:t>Text in offer wording</w:t>
            </w:r>
          </w:p>
        </w:tc>
        <w:tc>
          <w:tcPr>
            <w:tcW w:w="1856" w:type="dxa"/>
            <w:hideMark/>
          </w:tcPr>
          <w:p w14:paraId="59A5789C" w14:textId="77777777" w:rsidR="00F73FB1" w:rsidRPr="007D4ED4" w:rsidRDefault="00F73FB1"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488" w:type="dxa"/>
            <w:hideMark/>
          </w:tcPr>
          <w:p w14:paraId="3C10D3EF"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Family- Offer Wording</w:t>
            </w:r>
          </w:p>
          <w:p w14:paraId="6C9F5ACD"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Extraordinary balancing</w:t>
            </w:r>
          </w:p>
        </w:tc>
      </w:tr>
      <w:tr w:rsidR="00F73FB1" w:rsidRPr="007D4ED4" w14:paraId="41ADBEF8" w14:textId="77777777" w:rsidTr="00F73FB1">
        <w:trPr>
          <w:trHeight w:val="255"/>
          <w:jc w:val="center"/>
        </w:trPr>
        <w:tc>
          <w:tcPr>
            <w:tcW w:w="2122" w:type="dxa"/>
            <w:noWrap/>
            <w:hideMark/>
          </w:tcPr>
          <w:p w14:paraId="0B9AA404"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Commission conditions</w:t>
            </w:r>
          </w:p>
        </w:tc>
        <w:tc>
          <w:tcPr>
            <w:tcW w:w="1134" w:type="dxa"/>
          </w:tcPr>
          <w:p w14:paraId="463BDC83" w14:textId="1A12CCBE" w:rsidR="00F73FB1" w:rsidRPr="007D4ED4" w:rsidRDefault="000373E0" w:rsidP="00D3347F">
            <w:pPr>
              <w:ind w:left="0"/>
              <w:jc w:val="center"/>
              <w:rPr>
                <w:rFonts w:ascii="Calibri" w:hAnsi="Calibri" w:cs="Calibri"/>
                <w:sz w:val="22"/>
                <w:szCs w:val="22"/>
              </w:rPr>
            </w:pPr>
            <w:r w:rsidRPr="000373E0">
              <w:rPr>
                <w:rFonts w:ascii="Calibri" w:hAnsi="Calibri" w:cs="Calibri"/>
                <w:sz w:val="22"/>
                <w:szCs w:val="22"/>
              </w:rPr>
              <w:t>N/A</w:t>
            </w:r>
          </w:p>
        </w:tc>
        <w:tc>
          <w:tcPr>
            <w:tcW w:w="1417" w:type="dxa"/>
            <w:hideMark/>
          </w:tcPr>
          <w:p w14:paraId="4692DCA8" w14:textId="29A1FB8B" w:rsidR="00F73FB1" w:rsidRPr="007D4ED4" w:rsidRDefault="00F73FB1" w:rsidP="0058252C">
            <w:pPr>
              <w:ind w:left="0"/>
              <w:rPr>
                <w:rFonts w:ascii="Calibri" w:hAnsi="Calibri" w:cs="Calibri"/>
                <w:sz w:val="22"/>
                <w:szCs w:val="22"/>
              </w:rPr>
            </w:pPr>
            <w:r w:rsidRPr="007D4ED4">
              <w:rPr>
                <w:rFonts w:ascii="Calibri" w:hAnsi="Calibri" w:cs="Calibri"/>
                <w:sz w:val="22"/>
                <w:szCs w:val="22"/>
              </w:rPr>
              <w:t>Text in offer wording</w:t>
            </w:r>
          </w:p>
        </w:tc>
        <w:tc>
          <w:tcPr>
            <w:tcW w:w="1856" w:type="dxa"/>
            <w:hideMark/>
          </w:tcPr>
          <w:p w14:paraId="0B280382" w14:textId="77777777" w:rsidR="00F73FB1" w:rsidRPr="007D4ED4" w:rsidRDefault="00F73FB1"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488" w:type="dxa"/>
            <w:hideMark/>
          </w:tcPr>
          <w:p w14:paraId="191B49FA"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Family- Offer Wording</w:t>
            </w:r>
          </w:p>
          <w:p w14:paraId="46F1B4B1"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F73FB1" w:rsidRPr="007D4ED4" w14:paraId="32B71D67" w14:textId="77777777" w:rsidTr="00F73FB1">
        <w:trPr>
          <w:trHeight w:val="255"/>
          <w:jc w:val="center"/>
        </w:trPr>
        <w:tc>
          <w:tcPr>
            <w:tcW w:w="2122" w:type="dxa"/>
            <w:noWrap/>
            <w:hideMark/>
          </w:tcPr>
          <w:p w14:paraId="418413AC"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Pro rata liability</w:t>
            </w:r>
          </w:p>
        </w:tc>
        <w:tc>
          <w:tcPr>
            <w:tcW w:w="1134" w:type="dxa"/>
          </w:tcPr>
          <w:p w14:paraId="2A186651" w14:textId="21C36DB2" w:rsidR="00F73FB1" w:rsidRPr="007D4ED4" w:rsidRDefault="000373E0" w:rsidP="00D3347F">
            <w:pPr>
              <w:ind w:left="0"/>
              <w:jc w:val="center"/>
              <w:rPr>
                <w:rFonts w:ascii="Calibri" w:hAnsi="Calibri" w:cs="Calibri"/>
                <w:sz w:val="22"/>
                <w:szCs w:val="22"/>
              </w:rPr>
            </w:pPr>
            <w:r w:rsidRPr="000373E0">
              <w:rPr>
                <w:rFonts w:ascii="Calibri" w:hAnsi="Calibri" w:cs="Calibri"/>
                <w:sz w:val="22"/>
                <w:szCs w:val="22"/>
              </w:rPr>
              <w:t>N/A</w:t>
            </w:r>
          </w:p>
        </w:tc>
        <w:tc>
          <w:tcPr>
            <w:tcW w:w="1417" w:type="dxa"/>
            <w:hideMark/>
          </w:tcPr>
          <w:p w14:paraId="02F396B0" w14:textId="4BDE4C0D" w:rsidR="00F73FB1" w:rsidRPr="007D4ED4" w:rsidRDefault="00F73FB1" w:rsidP="0058252C">
            <w:pPr>
              <w:ind w:left="0"/>
              <w:rPr>
                <w:rFonts w:ascii="Calibri" w:hAnsi="Calibri" w:cs="Calibri"/>
                <w:sz w:val="22"/>
                <w:szCs w:val="22"/>
              </w:rPr>
            </w:pPr>
            <w:r w:rsidRPr="007D4ED4">
              <w:rPr>
                <w:rFonts w:ascii="Calibri" w:hAnsi="Calibri" w:cs="Calibri"/>
                <w:sz w:val="22"/>
                <w:szCs w:val="22"/>
              </w:rPr>
              <w:t>Text in offer wording</w:t>
            </w:r>
          </w:p>
        </w:tc>
        <w:tc>
          <w:tcPr>
            <w:tcW w:w="1856" w:type="dxa"/>
            <w:hideMark/>
          </w:tcPr>
          <w:p w14:paraId="55E89250" w14:textId="77777777" w:rsidR="00F73FB1" w:rsidRPr="007D4ED4" w:rsidRDefault="00F73FB1"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488" w:type="dxa"/>
            <w:hideMark/>
          </w:tcPr>
          <w:p w14:paraId="5641DFA1"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Family- Offer Wording</w:t>
            </w:r>
          </w:p>
          <w:p w14:paraId="382D08CB"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Pro rata liability</w:t>
            </w:r>
          </w:p>
        </w:tc>
      </w:tr>
      <w:bookmarkEnd w:id="322"/>
      <w:tr w:rsidR="00F73FB1" w:rsidRPr="007D4ED4" w14:paraId="522C3A88" w14:textId="77777777" w:rsidTr="00F73FB1">
        <w:trPr>
          <w:trHeight w:val="255"/>
          <w:jc w:val="center"/>
        </w:trPr>
        <w:tc>
          <w:tcPr>
            <w:tcW w:w="2122" w:type="dxa"/>
            <w:noWrap/>
            <w:hideMark/>
          </w:tcPr>
          <w:p w14:paraId="35EFC119"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Registration for PBS</w:t>
            </w:r>
          </w:p>
        </w:tc>
        <w:tc>
          <w:tcPr>
            <w:tcW w:w="1134" w:type="dxa"/>
          </w:tcPr>
          <w:p w14:paraId="637A5F30" w14:textId="33A51EAA" w:rsidR="00F73FB1" w:rsidRPr="007D4ED4" w:rsidRDefault="000373E0" w:rsidP="00D3347F">
            <w:pPr>
              <w:ind w:left="0"/>
              <w:jc w:val="center"/>
              <w:rPr>
                <w:rFonts w:ascii="Calibri" w:hAnsi="Calibri" w:cs="Calibri"/>
                <w:sz w:val="22"/>
                <w:szCs w:val="22"/>
              </w:rPr>
            </w:pPr>
            <w:r w:rsidRPr="000373E0">
              <w:rPr>
                <w:rFonts w:ascii="Calibri" w:hAnsi="Calibri" w:cs="Calibri"/>
                <w:sz w:val="22"/>
                <w:szCs w:val="22"/>
              </w:rPr>
              <w:t>N/A</w:t>
            </w:r>
          </w:p>
        </w:tc>
        <w:tc>
          <w:tcPr>
            <w:tcW w:w="1417" w:type="dxa"/>
            <w:hideMark/>
          </w:tcPr>
          <w:p w14:paraId="49CFBD44" w14:textId="46166054" w:rsidR="00F73FB1" w:rsidRPr="007D4ED4" w:rsidRDefault="00F73FB1" w:rsidP="0058252C">
            <w:pPr>
              <w:ind w:left="0"/>
              <w:rPr>
                <w:rFonts w:ascii="Calibri" w:hAnsi="Calibri" w:cs="Calibri"/>
                <w:sz w:val="22"/>
                <w:szCs w:val="22"/>
              </w:rPr>
            </w:pPr>
            <w:r w:rsidRPr="007D4ED4">
              <w:rPr>
                <w:rFonts w:ascii="Calibri" w:hAnsi="Calibri" w:cs="Calibri"/>
                <w:sz w:val="22"/>
                <w:szCs w:val="22"/>
              </w:rPr>
              <w:t>Text in offer wording</w:t>
            </w:r>
          </w:p>
        </w:tc>
        <w:tc>
          <w:tcPr>
            <w:tcW w:w="1856" w:type="dxa"/>
            <w:hideMark/>
          </w:tcPr>
          <w:p w14:paraId="419CA3BC" w14:textId="77777777" w:rsidR="00F73FB1" w:rsidRPr="007D4ED4" w:rsidRDefault="00F73FB1"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488" w:type="dxa"/>
            <w:hideMark/>
          </w:tcPr>
          <w:p w14:paraId="31422875"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 Family- Offer Wording</w:t>
            </w:r>
          </w:p>
          <w:p w14:paraId="5216DD14"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Registration for PBS</w:t>
            </w:r>
          </w:p>
        </w:tc>
      </w:tr>
      <w:tr w:rsidR="00F73FB1" w:rsidRPr="007D4ED4" w14:paraId="14D68F94" w14:textId="77777777" w:rsidTr="00F73FB1">
        <w:trPr>
          <w:trHeight w:val="255"/>
          <w:jc w:val="center"/>
        </w:trPr>
        <w:tc>
          <w:tcPr>
            <w:tcW w:w="2122" w:type="dxa"/>
            <w:noWrap/>
            <w:hideMark/>
          </w:tcPr>
          <w:p w14:paraId="05CE4D53"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 xml:space="preserve">100% </w:t>
            </w:r>
            <w:proofErr w:type="spellStart"/>
            <w:r w:rsidRPr="007D4ED4">
              <w:rPr>
                <w:rFonts w:ascii="Calibri" w:hAnsi="Calibri" w:cs="Calibri"/>
                <w:sz w:val="22"/>
                <w:szCs w:val="22"/>
              </w:rPr>
              <w:t>volumen</w:t>
            </w:r>
            <w:proofErr w:type="spellEnd"/>
            <w:r w:rsidRPr="007D4ED4">
              <w:rPr>
                <w:rFonts w:ascii="Calibri" w:hAnsi="Calibri" w:cs="Calibri"/>
                <w:sz w:val="22"/>
                <w:szCs w:val="22"/>
              </w:rPr>
              <w:t xml:space="preserve"> flex</w:t>
            </w:r>
          </w:p>
        </w:tc>
        <w:tc>
          <w:tcPr>
            <w:tcW w:w="1134" w:type="dxa"/>
          </w:tcPr>
          <w:p w14:paraId="6ECB190D" w14:textId="5F27C450" w:rsidR="00F73FB1" w:rsidRPr="007D4ED4" w:rsidRDefault="000373E0" w:rsidP="00D3347F">
            <w:pPr>
              <w:ind w:left="0"/>
              <w:jc w:val="center"/>
              <w:rPr>
                <w:rFonts w:ascii="Calibri" w:hAnsi="Calibri" w:cs="Calibri"/>
                <w:sz w:val="22"/>
                <w:szCs w:val="22"/>
              </w:rPr>
            </w:pPr>
            <w:r w:rsidRPr="000373E0">
              <w:rPr>
                <w:rFonts w:ascii="Calibri" w:hAnsi="Calibri" w:cs="Calibri"/>
                <w:sz w:val="22"/>
                <w:szCs w:val="22"/>
              </w:rPr>
              <w:t>N/A</w:t>
            </w:r>
          </w:p>
        </w:tc>
        <w:tc>
          <w:tcPr>
            <w:tcW w:w="1417" w:type="dxa"/>
            <w:hideMark/>
          </w:tcPr>
          <w:p w14:paraId="56791B6E" w14:textId="625EED86" w:rsidR="00F73FB1" w:rsidRPr="007D4ED4" w:rsidRDefault="00F73FB1" w:rsidP="0058252C">
            <w:pPr>
              <w:ind w:left="0"/>
              <w:rPr>
                <w:rFonts w:ascii="Calibri" w:hAnsi="Calibri" w:cs="Calibri"/>
                <w:sz w:val="22"/>
                <w:szCs w:val="22"/>
              </w:rPr>
            </w:pPr>
            <w:r w:rsidRPr="007D4ED4">
              <w:rPr>
                <w:rFonts w:ascii="Calibri" w:hAnsi="Calibri" w:cs="Calibri"/>
                <w:sz w:val="22"/>
                <w:szCs w:val="22"/>
              </w:rPr>
              <w:t>Text in offer wording</w:t>
            </w:r>
          </w:p>
        </w:tc>
        <w:tc>
          <w:tcPr>
            <w:tcW w:w="1856" w:type="dxa"/>
            <w:hideMark/>
          </w:tcPr>
          <w:p w14:paraId="7F1E203A" w14:textId="77777777" w:rsidR="00F73FB1" w:rsidRPr="007D4ED4" w:rsidRDefault="00F73FB1"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488" w:type="dxa"/>
            <w:hideMark/>
          </w:tcPr>
          <w:p w14:paraId="41C74609"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 </w:t>
            </w:r>
          </w:p>
        </w:tc>
      </w:tr>
      <w:tr w:rsidR="00F73FB1" w:rsidRPr="007D4ED4" w14:paraId="1A43F6D8" w14:textId="77777777" w:rsidTr="00F73FB1">
        <w:trPr>
          <w:trHeight w:val="255"/>
          <w:jc w:val="center"/>
        </w:trPr>
        <w:tc>
          <w:tcPr>
            <w:tcW w:w="2122" w:type="dxa"/>
            <w:noWrap/>
            <w:hideMark/>
          </w:tcPr>
          <w:p w14:paraId="064EDF1C"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English offer wording</w:t>
            </w:r>
          </w:p>
        </w:tc>
        <w:tc>
          <w:tcPr>
            <w:tcW w:w="1134" w:type="dxa"/>
          </w:tcPr>
          <w:p w14:paraId="7E40DD16" w14:textId="2334EAAA" w:rsidR="00F73FB1" w:rsidRPr="007D4ED4" w:rsidRDefault="000373E0" w:rsidP="00D3347F">
            <w:pPr>
              <w:ind w:left="0"/>
              <w:jc w:val="center"/>
              <w:rPr>
                <w:rFonts w:ascii="Calibri" w:hAnsi="Calibri" w:cs="Calibri"/>
                <w:sz w:val="22"/>
                <w:szCs w:val="22"/>
              </w:rPr>
            </w:pPr>
            <w:r w:rsidRPr="000373E0">
              <w:rPr>
                <w:rFonts w:ascii="Calibri" w:hAnsi="Calibri" w:cs="Calibri"/>
                <w:sz w:val="22"/>
                <w:szCs w:val="22"/>
              </w:rPr>
              <w:t>N/A</w:t>
            </w:r>
          </w:p>
        </w:tc>
        <w:tc>
          <w:tcPr>
            <w:tcW w:w="1417" w:type="dxa"/>
            <w:hideMark/>
          </w:tcPr>
          <w:p w14:paraId="1AD1ED72" w14:textId="106498A6" w:rsidR="00F73FB1" w:rsidRPr="007D4ED4" w:rsidRDefault="00F73FB1" w:rsidP="0058252C">
            <w:pPr>
              <w:ind w:left="0"/>
              <w:rPr>
                <w:rFonts w:ascii="Calibri" w:hAnsi="Calibri" w:cs="Calibri"/>
                <w:sz w:val="22"/>
                <w:szCs w:val="22"/>
              </w:rPr>
            </w:pPr>
            <w:r w:rsidRPr="007D4ED4">
              <w:rPr>
                <w:rFonts w:ascii="Calibri" w:hAnsi="Calibri" w:cs="Calibri"/>
                <w:sz w:val="22"/>
                <w:szCs w:val="22"/>
              </w:rPr>
              <w:t>Text in offer wording</w:t>
            </w:r>
          </w:p>
        </w:tc>
        <w:tc>
          <w:tcPr>
            <w:tcW w:w="1856" w:type="dxa"/>
            <w:hideMark/>
          </w:tcPr>
          <w:p w14:paraId="028EF1B4" w14:textId="77777777" w:rsidR="00F73FB1" w:rsidRPr="007D4ED4" w:rsidRDefault="00F73FB1"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488" w:type="dxa"/>
            <w:hideMark/>
          </w:tcPr>
          <w:p w14:paraId="40DB3E36"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Family- Offer Wording</w:t>
            </w:r>
          </w:p>
          <w:p w14:paraId="35EE83D3"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F73FB1" w:rsidRPr="007D4ED4" w14:paraId="5194A4E4" w14:textId="77777777" w:rsidTr="00F73FB1">
        <w:trPr>
          <w:trHeight w:val="255"/>
          <w:jc w:val="center"/>
        </w:trPr>
        <w:tc>
          <w:tcPr>
            <w:tcW w:w="2122" w:type="dxa"/>
            <w:noWrap/>
            <w:hideMark/>
          </w:tcPr>
          <w:p w14:paraId="3C6170FE"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Certificates cost</w:t>
            </w:r>
          </w:p>
        </w:tc>
        <w:tc>
          <w:tcPr>
            <w:tcW w:w="1134" w:type="dxa"/>
          </w:tcPr>
          <w:p w14:paraId="4BA0E51B" w14:textId="7170BA1E" w:rsidR="00F73FB1" w:rsidRPr="007D4ED4" w:rsidRDefault="000373E0" w:rsidP="00D3347F">
            <w:pPr>
              <w:ind w:left="0"/>
              <w:jc w:val="center"/>
              <w:rPr>
                <w:rFonts w:ascii="Calibri" w:hAnsi="Calibri" w:cs="Calibri"/>
                <w:sz w:val="22"/>
                <w:szCs w:val="22"/>
              </w:rPr>
            </w:pPr>
            <w:r>
              <w:rPr>
                <w:rFonts w:ascii="Calibri" w:hAnsi="Calibri" w:cs="Calibri"/>
                <w:sz w:val="22"/>
                <w:szCs w:val="22"/>
              </w:rPr>
              <w:t>No</w:t>
            </w:r>
          </w:p>
        </w:tc>
        <w:tc>
          <w:tcPr>
            <w:tcW w:w="1417" w:type="dxa"/>
            <w:hideMark/>
          </w:tcPr>
          <w:p w14:paraId="0138A6C8" w14:textId="3C5CB537" w:rsidR="00F73FB1" w:rsidRPr="007D4ED4" w:rsidRDefault="00F73FB1" w:rsidP="0058252C">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7562E659"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 </w:t>
            </w:r>
            <w:r w:rsidRPr="007D4ED4">
              <w:rPr>
                <w:rFonts w:ascii="Calibri" w:hAnsi="Calibri" w:cs="Calibri"/>
                <w:b/>
                <w:bCs/>
                <w:sz w:val="22"/>
                <w:szCs w:val="22"/>
              </w:rPr>
              <w:t>*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hideMark/>
          </w:tcPr>
          <w:p w14:paraId="6E2BDE2A"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Family- Power Certificates</w:t>
            </w:r>
          </w:p>
          <w:p w14:paraId="23F6E3FA"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Certificates cost</w:t>
            </w:r>
          </w:p>
        </w:tc>
      </w:tr>
      <w:tr w:rsidR="00F73FB1" w:rsidRPr="007D4ED4" w14:paraId="56C49015" w14:textId="77777777" w:rsidTr="00F73FB1">
        <w:trPr>
          <w:trHeight w:val="510"/>
          <w:jc w:val="center"/>
        </w:trPr>
        <w:tc>
          <w:tcPr>
            <w:tcW w:w="2122" w:type="dxa"/>
            <w:noWrap/>
            <w:hideMark/>
          </w:tcPr>
          <w:p w14:paraId="4E86AC13"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Certificates margin</w:t>
            </w:r>
          </w:p>
        </w:tc>
        <w:tc>
          <w:tcPr>
            <w:tcW w:w="1134" w:type="dxa"/>
          </w:tcPr>
          <w:p w14:paraId="082EA89C" w14:textId="1711C71D" w:rsidR="00F73FB1" w:rsidRPr="007D4ED4" w:rsidRDefault="000373E0" w:rsidP="00D3347F">
            <w:pPr>
              <w:ind w:left="0"/>
              <w:jc w:val="center"/>
              <w:rPr>
                <w:rFonts w:ascii="Calibri" w:hAnsi="Calibri" w:cs="Calibri"/>
                <w:sz w:val="22"/>
                <w:szCs w:val="22"/>
              </w:rPr>
            </w:pPr>
            <w:r>
              <w:rPr>
                <w:rFonts w:ascii="Calibri" w:hAnsi="Calibri" w:cs="Calibri"/>
                <w:sz w:val="22"/>
                <w:szCs w:val="22"/>
              </w:rPr>
              <w:t>No</w:t>
            </w:r>
          </w:p>
        </w:tc>
        <w:tc>
          <w:tcPr>
            <w:tcW w:w="1417" w:type="dxa"/>
            <w:hideMark/>
          </w:tcPr>
          <w:p w14:paraId="1F84284D" w14:textId="23AEE908" w:rsidR="00F73FB1" w:rsidRPr="007D4ED4" w:rsidRDefault="00F73FB1"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1856" w:type="dxa"/>
            <w:hideMark/>
          </w:tcPr>
          <w:p w14:paraId="2C0ACBD2" w14:textId="77777777" w:rsidR="00F73FB1" w:rsidRPr="007D4ED4" w:rsidRDefault="00F73FB1"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488" w:type="dxa"/>
            <w:hideMark/>
          </w:tcPr>
          <w:p w14:paraId="3539F375"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Family- Power Certificate</w:t>
            </w:r>
          </w:p>
          <w:p w14:paraId="0B3DA3E0"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Certificate Margin</w:t>
            </w:r>
          </w:p>
        </w:tc>
      </w:tr>
      <w:tr w:rsidR="00F73FB1" w:rsidRPr="007D4ED4" w14:paraId="0655BE06" w14:textId="77777777" w:rsidTr="00F73FB1">
        <w:trPr>
          <w:trHeight w:val="510"/>
          <w:jc w:val="center"/>
        </w:trPr>
        <w:tc>
          <w:tcPr>
            <w:tcW w:w="2122" w:type="dxa"/>
            <w:noWrap/>
            <w:hideMark/>
          </w:tcPr>
          <w:p w14:paraId="4DD848F3"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Subscription</w:t>
            </w:r>
          </w:p>
        </w:tc>
        <w:tc>
          <w:tcPr>
            <w:tcW w:w="1134" w:type="dxa"/>
          </w:tcPr>
          <w:p w14:paraId="6EB0AD1C" w14:textId="18E7CAAD" w:rsidR="00F73FB1" w:rsidRPr="007D4ED4" w:rsidRDefault="002578E4" w:rsidP="00D3347F">
            <w:pPr>
              <w:ind w:left="0"/>
              <w:jc w:val="center"/>
              <w:rPr>
                <w:rFonts w:ascii="Calibri" w:hAnsi="Calibri" w:cs="Calibri"/>
                <w:sz w:val="22"/>
                <w:szCs w:val="22"/>
              </w:rPr>
            </w:pPr>
            <w:r w:rsidRPr="002578E4">
              <w:rPr>
                <w:rFonts w:ascii="Calibri" w:hAnsi="Calibri" w:cs="Calibri"/>
                <w:sz w:val="22"/>
                <w:szCs w:val="22"/>
              </w:rPr>
              <w:t>N/A</w:t>
            </w:r>
          </w:p>
        </w:tc>
        <w:tc>
          <w:tcPr>
            <w:tcW w:w="1417" w:type="dxa"/>
            <w:hideMark/>
          </w:tcPr>
          <w:p w14:paraId="7D736B83" w14:textId="5C02B398" w:rsidR="00F73FB1" w:rsidRPr="007D4ED4" w:rsidRDefault="00F73FB1"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1856" w:type="dxa"/>
            <w:hideMark/>
          </w:tcPr>
          <w:p w14:paraId="4FF08D9B" w14:textId="77777777" w:rsidR="00F73FB1" w:rsidRPr="007D4ED4" w:rsidRDefault="00F73FB1"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488" w:type="dxa"/>
            <w:hideMark/>
          </w:tcPr>
          <w:p w14:paraId="5A754774"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Family- Power Additional Price</w:t>
            </w:r>
          </w:p>
          <w:p w14:paraId="6043064E"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lastRenderedPageBreak/>
              <w:t>Attribute- Subscription</w:t>
            </w:r>
          </w:p>
        </w:tc>
      </w:tr>
      <w:tr w:rsidR="00F73FB1" w:rsidRPr="007D4ED4" w14:paraId="5816F478" w14:textId="77777777" w:rsidTr="00F73FB1">
        <w:trPr>
          <w:trHeight w:val="510"/>
          <w:jc w:val="center"/>
        </w:trPr>
        <w:tc>
          <w:tcPr>
            <w:tcW w:w="2122" w:type="dxa"/>
            <w:noWrap/>
            <w:hideMark/>
          </w:tcPr>
          <w:p w14:paraId="22679DEF"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lastRenderedPageBreak/>
              <w:t>Margin DK1</w:t>
            </w:r>
          </w:p>
        </w:tc>
        <w:tc>
          <w:tcPr>
            <w:tcW w:w="1134" w:type="dxa"/>
          </w:tcPr>
          <w:p w14:paraId="781EF4BB" w14:textId="03F4C537" w:rsidR="00F73FB1" w:rsidRPr="007D4ED4" w:rsidRDefault="002578E4"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7C22A4AD" w14:textId="142F5D67" w:rsidR="00F73FB1" w:rsidRPr="007D4ED4" w:rsidRDefault="00F73FB1"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1856" w:type="dxa"/>
            <w:hideMark/>
          </w:tcPr>
          <w:p w14:paraId="58146C4B" w14:textId="77777777" w:rsidR="00F73FB1" w:rsidRPr="007D4ED4" w:rsidRDefault="00F73FB1"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488" w:type="dxa"/>
            <w:hideMark/>
          </w:tcPr>
          <w:p w14:paraId="228B655F"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 Family- Power Additional Price</w:t>
            </w:r>
          </w:p>
          <w:p w14:paraId="58BCA51B"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Margin DK1</w:t>
            </w:r>
          </w:p>
        </w:tc>
      </w:tr>
      <w:tr w:rsidR="00F73FB1" w:rsidRPr="007D4ED4" w14:paraId="7AF59BED" w14:textId="77777777" w:rsidTr="00F73FB1">
        <w:trPr>
          <w:trHeight w:val="510"/>
          <w:jc w:val="center"/>
        </w:trPr>
        <w:tc>
          <w:tcPr>
            <w:tcW w:w="2122" w:type="dxa"/>
            <w:noWrap/>
            <w:hideMark/>
          </w:tcPr>
          <w:p w14:paraId="03AD7C82"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Margin DK2</w:t>
            </w:r>
          </w:p>
        </w:tc>
        <w:tc>
          <w:tcPr>
            <w:tcW w:w="1134" w:type="dxa"/>
          </w:tcPr>
          <w:p w14:paraId="17BF4D33" w14:textId="783E7D78" w:rsidR="00F73FB1" w:rsidRPr="007D4ED4" w:rsidRDefault="002578E4"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318E43B2" w14:textId="05FEB701" w:rsidR="00F73FB1" w:rsidRPr="007D4ED4" w:rsidRDefault="00F73FB1"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1856" w:type="dxa"/>
            <w:hideMark/>
          </w:tcPr>
          <w:p w14:paraId="39C7CD8B" w14:textId="77777777" w:rsidR="00F73FB1" w:rsidRPr="007D4ED4" w:rsidRDefault="00F73FB1"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488" w:type="dxa"/>
            <w:hideMark/>
          </w:tcPr>
          <w:p w14:paraId="41252B15"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Family- Power Additional Price</w:t>
            </w:r>
          </w:p>
          <w:p w14:paraId="49F29973"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Margin DK2</w:t>
            </w:r>
          </w:p>
        </w:tc>
      </w:tr>
      <w:tr w:rsidR="00F73FB1" w:rsidRPr="007D4ED4" w14:paraId="25E5A224" w14:textId="77777777" w:rsidTr="00F73FB1">
        <w:trPr>
          <w:trHeight w:val="765"/>
          <w:jc w:val="center"/>
        </w:trPr>
        <w:tc>
          <w:tcPr>
            <w:tcW w:w="2122" w:type="dxa"/>
            <w:noWrap/>
            <w:hideMark/>
          </w:tcPr>
          <w:p w14:paraId="3B6BDA6B"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Credit fee DK1</w:t>
            </w:r>
          </w:p>
        </w:tc>
        <w:tc>
          <w:tcPr>
            <w:tcW w:w="1134" w:type="dxa"/>
          </w:tcPr>
          <w:p w14:paraId="08F54397" w14:textId="106067CC" w:rsidR="00F73FB1" w:rsidRPr="007D4ED4" w:rsidRDefault="002578E4"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33A71682" w14:textId="77FEE71D" w:rsidR="00F73FB1" w:rsidRPr="007D4ED4" w:rsidRDefault="00F73FB1" w:rsidP="0058252C">
            <w:pPr>
              <w:ind w:left="0"/>
              <w:rPr>
                <w:rFonts w:ascii="Calibri" w:hAnsi="Calibri" w:cs="Calibri"/>
                <w:sz w:val="22"/>
                <w:szCs w:val="22"/>
              </w:rPr>
            </w:pPr>
            <w:r w:rsidRPr="007D4ED4">
              <w:rPr>
                <w:rFonts w:ascii="Calibri" w:hAnsi="Calibri" w:cs="Calibri"/>
                <w:sz w:val="22"/>
                <w:szCs w:val="22"/>
              </w:rPr>
              <w:t>Formula *</w:t>
            </w:r>
          </w:p>
        </w:tc>
        <w:tc>
          <w:tcPr>
            <w:tcW w:w="1856" w:type="dxa"/>
            <w:hideMark/>
          </w:tcPr>
          <w:p w14:paraId="2C1758B0"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 Credit fee = 52/360 * weighted commodity price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Interest rate * monthly </w:t>
            </w:r>
            <w:proofErr w:type="spellStart"/>
            <w:r w:rsidRPr="007D4ED4">
              <w:rPr>
                <w:rFonts w:ascii="Calibri" w:hAnsi="Calibri" w:cs="Calibri"/>
                <w:sz w:val="22"/>
                <w:szCs w:val="22"/>
              </w:rPr>
              <w:t>volumen</w:t>
            </w:r>
            <w:proofErr w:type="spellEnd"/>
          </w:p>
        </w:tc>
        <w:tc>
          <w:tcPr>
            <w:tcW w:w="2488" w:type="dxa"/>
            <w:hideMark/>
          </w:tcPr>
          <w:p w14:paraId="16B21B27"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Family- Power Additional fees</w:t>
            </w:r>
          </w:p>
          <w:p w14:paraId="49C85805"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Credit fee DK1</w:t>
            </w:r>
          </w:p>
        </w:tc>
      </w:tr>
      <w:tr w:rsidR="00F73FB1" w:rsidRPr="007D4ED4" w14:paraId="3B0033D6" w14:textId="77777777" w:rsidTr="00F73FB1">
        <w:trPr>
          <w:trHeight w:val="765"/>
          <w:jc w:val="center"/>
        </w:trPr>
        <w:tc>
          <w:tcPr>
            <w:tcW w:w="2122" w:type="dxa"/>
            <w:noWrap/>
            <w:hideMark/>
          </w:tcPr>
          <w:p w14:paraId="758A0F40"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Credit fee DK2</w:t>
            </w:r>
          </w:p>
        </w:tc>
        <w:tc>
          <w:tcPr>
            <w:tcW w:w="1134" w:type="dxa"/>
          </w:tcPr>
          <w:p w14:paraId="22FC4877" w14:textId="5D7AB2AE" w:rsidR="00F73FB1" w:rsidRPr="007D4ED4" w:rsidRDefault="002578E4"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4C77F1BA" w14:textId="3857FFC7" w:rsidR="00F73FB1" w:rsidRPr="007D4ED4" w:rsidRDefault="00F73FB1" w:rsidP="0058252C">
            <w:pPr>
              <w:ind w:left="0"/>
              <w:rPr>
                <w:rFonts w:ascii="Calibri" w:hAnsi="Calibri" w:cs="Calibri"/>
                <w:sz w:val="22"/>
                <w:szCs w:val="22"/>
              </w:rPr>
            </w:pPr>
            <w:r w:rsidRPr="007D4ED4">
              <w:rPr>
                <w:rFonts w:ascii="Calibri" w:hAnsi="Calibri" w:cs="Calibri"/>
                <w:sz w:val="22"/>
                <w:szCs w:val="22"/>
              </w:rPr>
              <w:t>Formula *</w:t>
            </w:r>
          </w:p>
        </w:tc>
        <w:tc>
          <w:tcPr>
            <w:tcW w:w="1856" w:type="dxa"/>
            <w:hideMark/>
          </w:tcPr>
          <w:p w14:paraId="30814091" w14:textId="77777777" w:rsidR="00F73FB1" w:rsidRPr="007D4ED4" w:rsidRDefault="00F73FB1" w:rsidP="0058252C">
            <w:pPr>
              <w:ind w:left="0"/>
              <w:jc w:val="left"/>
              <w:rPr>
                <w:rFonts w:ascii="Calibri" w:hAnsi="Calibri" w:cs="Calibri"/>
                <w:sz w:val="22"/>
                <w:szCs w:val="22"/>
              </w:rPr>
            </w:pPr>
            <w:r w:rsidRPr="007D4ED4">
              <w:rPr>
                <w:rFonts w:ascii="Calibri" w:hAnsi="Calibri" w:cs="Calibri"/>
                <w:sz w:val="22"/>
                <w:szCs w:val="22"/>
              </w:rPr>
              <w:t>* Credit fee = 52/360 * weighted commodity price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Interest rate * monthly </w:t>
            </w:r>
            <w:proofErr w:type="spellStart"/>
            <w:r w:rsidRPr="007D4ED4">
              <w:rPr>
                <w:rFonts w:ascii="Calibri" w:hAnsi="Calibri" w:cs="Calibri"/>
                <w:sz w:val="22"/>
                <w:szCs w:val="22"/>
              </w:rPr>
              <w:t>volumen</w:t>
            </w:r>
            <w:proofErr w:type="spellEnd"/>
          </w:p>
        </w:tc>
        <w:tc>
          <w:tcPr>
            <w:tcW w:w="2488" w:type="dxa"/>
            <w:hideMark/>
          </w:tcPr>
          <w:p w14:paraId="6996C5E7"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Family- Power Additional fees</w:t>
            </w:r>
          </w:p>
          <w:p w14:paraId="583316D8" w14:textId="77777777" w:rsidR="00F73FB1" w:rsidRPr="007D4ED4" w:rsidRDefault="00F73FB1" w:rsidP="0058252C">
            <w:pPr>
              <w:ind w:left="0"/>
              <w:rPr>
                <w:rFonts w:ascii="Calibri" w:hAnsi="Calibri" w:cs="Calibri"/>
                <w:sz w:val="22"/>
                <w:szCs w:val="22"/>
              </w:rPr>
            </w:pPr>
            <w:r w:rsidRPr="007D4ED4">
              <w:rPr>
                <w:rFonts w:ascii="Calibri" w:hAnsi="Calibri" w:cs="Calibri"/>
                <w:sz w:val="22"/>
                <w:szCs w:val="22"/>
              </w:rPr>
              <w:t>Attribute- Credit fee DK2</w:t>
            </w:r>
          </w:p>
        </w:tc>
      </w:tr>
      <w:tr w:rsidR="00BA3D32" w:rsidRPr="007D4ED4" w14:paraId="2F08C46D" w14:textId="77777777" w:rsidTr="00F73FB1">
        <w:trPr>
          <w:trHeight w:val="765"/>
          <w:jc w:val="center"/>
        </w:trPr>
        <w:tc>
          <w:tcPr>
            <w:tcW w:w="2122" w:type="dxa"/>
            <w:noWrap/>
          </w:tcPr>
          <w:p w14:paraId="18985F2E" w14:textId="0E0E79F9" w:rsidR="00BA3D32" w:rsidRPr="007D4ED4" w:rsidRDefault="00BA3D32" w:rsidP="00BA3D32">
            <w:pPr>
              <w:ind w:left="0"/>
              <w:rPr>
                <w:rFonts w:ascii="Calibri" w:hAnsi="Calibri" w:cs="Calibri"/>
                <w:sz w:val="22"/>
                <w:szCs w:val="22"/>
              </w:rPr>
            </w:pPr>
            <w:r w:rsidRPr="009B2CAC">
              <w:rPr>
                <w:rFonts w:ascii="Calibri" w:hAnsi="Calibri" w:cs="Calibri"/>
                <w:sz w:val="22"/>
                <w:szCs w:val="22"/>
              </w:rPr>
              <w:t>Validity Fee DK1</w:t>
            </w:r>
          </w:p>
        </w:tc>
        <w:tc>
          <w:tcPr>
            <w:tcW w:w="1134" w:type="dxa"/>
          </w:tcPr>
          <w:p w14:paraId="28881605" w14:textId="3DC39CA4" w:rsidR="00BA3D32"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tcPr>
          <w:p w14:paraId="07C17B09" w14:textId="01A98D2D"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tcPr>
          <w:p w14:paraId="2499CB1C" w14:textId="046C150E"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tcPr>
          <w:p w14:paraId="26EC262E"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Family- Power Additional fees</w:t>
            </w:r>
          </w:p>
          <w:p w14:paraId="3B11A58C" w14:textId="7A5BA75E" w:rsidR="00BA3D32" w:rsidRPr="007D4ED4" w:rsidRDefault="00BA3D32" w:rsidP="00BA3D32">
            <w:pPr>
              <w:ind w:left="0"/>
              <w:rPr>
                <w:rFonts w:ascii="Calibri" w:hAnsi="Calibri" w:cs="Calibri"/>
                <w:sz w:val="22"/>
                <w:szCs w:val="22"/>
              </w:rPr>
            </w:pPr>
            <w:r w:rsidRPr="007D4ED4">
              <w:rPr>
                <w:rFonts w:ascii="Calibri" w:hAnsi="Calibri" w:cs="Calibri"/>
                <w:sz w:val="22"/>
                <w:szCs w:val="22"/>
              </w:rPr>
              <w:t xml:space="preserve">Attribute- </w:t>
            </w:r>
            <w:r w:rsidRPr="009B2CAC">
              <w:rPr>
                <w:rFonts w:ascii="Calibri" w:hAnsi="Calibri" w:cs="Calibri"/>
                <w:sz w:val="22"/>
                <w:szCs w:val="22"/>
              </w:rPr>
              <w:t xml:space="preserve">Validity </w:t>
            </w:r>
            <w:r w:rsidRPr="007D4ED4">
              <w:rPr>
                <w:rFonts w:ascii="Calibri" w:hAnsi="Calibri" w:cs="Calibri"/>
                <w:sz w:val="22"/>
                <w:szCs w:val="22"/>
              </w:rPr>
              <w:t>fee DK</w:t>
            </w:r>
            <w:r>
              <w:rPr>
                <w:rFonts w:ascii="Calibri" w:hAnsi="Calibri" w:cs="Calibri"/>
                <w:sz w:val="22"/>
                <w:szCs w:val="22"/>
              </w:rPr>
              <w:t>1</w:t>
            </w:r>
          </w:p>
        </w:tc>
      </w:tr>
      <w:tr w:rsidR="00BA3D32" w:rsidRPr="007D4ED4" w14:paraId="7BA896CB" w14:textId="77777777" w:rsidTr="00F73FB1">
        <w:trPr>
          <w:trHeight w:val="765"/>
          <w:jc w:val="center"/>
        </w:trPr>
        <w:tc>
          <w:tcPr>
            <w:tcW w:w="2122" w:type="dxa"/>
            <w:noWrap/>
          </w:tcPr>
          <w:p w14:paraId="31854AEB" w14:textId="467DCDD3" w:rsidR="00BA3D32" w:rsidRPr="007D4ED4" w:rsidRDefault="00BA3D32" w:rsidP="00BA3D32">
            <w:pPr>
              <w:ind w:left="0"/>
              <w:rPr>
                <w:rFonts w:ascii="Calibri" w:hAnsi="Calibri" w:cs="Calibri"/>
                <w:sz w:val="22"/>
                <w:szCs w:val="22"/>
              </w:rPr>
            </w:pPr>
            <w:r w:rsidRPr="009B2CAC">
              <w:rPr>
                <w:rFonts w:ascii="Calibri" w:hAnsi="Calibri" w:cs="Calibri"/>
                <w:sz w:val="22"/>
                <w:szCs w:val="22"/>
              </w:rPr>
              <w:lastRenderedPageBreak/>
              <w:t>Validity Fee DK</w:t>
            </w:r>
            <w:r>
              <w:rPr>
                <w:rFonts w:ascii="Calibri" w:hAnsi="Calibri" w:cs="Calibri"/>
                <w:sz w:val="22"/>
                <w:szCs w:val="22"/>
              </w:rPr>
              <w:t>2</w:t>
            </w:r>
          </w:p>
        </w:tc>
        <w:tc>
          <w:tcPr>
            <w:tcW w:w="1134" w:type="dxa"/>
          </w:tcPr>
          <w:p w14:paraId="6197E054" w14:textId="145D02A4" w:rsidR="00BA3D32"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tcPr>
          <w:p w14:paraId="1A85D0E2" w14:textId="2179415C"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tcPr>
          <w:p w14:paraId="1AAB23D4" w14:textId="41705BE1"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tcPr>
          <w:p w14:paraId="596119EB"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Family- Power Additional fees</w:t>
            </w:r>
          </w:p>
          <w:p w14:paraId="328A388F" w14:textId="57C177CE" w:rsidR="00BA3D32" w:rsidRPr="007D4ED4" w:rsidRDefault="00BA3D32" w:rsidP="00BA3D32">
            <w:pPr>
              <w:ind w:left="0"/>
              <w:rPr>
                <w:rFonts w:ascii="Calibri" w:hAnsi="Calibri" w:cs="Calibri"/>
                <w:sz w:val="22"/>
                <w:szCs w:val="22"/>
              </w:rPr>
            </w:pPr>
            <w:r w:rsidRPr="007D4ED4">
              <w:rPr>
                <w:rFonts w:ascii="Calibri" w:hAnsi="Calibri" w:cs="Calibri"/>
                <w:sz w:val="22"/>
                <w:szCs w:val="22"/>
              </w:rPr>
              <w:t xml:space="preserve">Attribute- </w:t>
            </w:r>
            <w:r w:rsidRPr="009B2CAC">
              <w:rPr>
                <w:rFonts w:ascii="Calibri" w:hAnsi="Calibri" w:cs="Calibri"/>
                <w:sz w:val="22"/>
                <w:szCs w:val="22"/>
              </w:rPr>
              <w:t xml:space="preserve">Validity </w:t>
            </w:r>
            <w:r w:rsidRPr="007D4ED4">
              <w:rPr>
                <w:rFonts w:ascii="Calibri" w:hAnsi="Calibri" w:cs="Calibri"/>
                <w:sz w:val="22"/>
                <w:szCs w:val="22"/>
              </w:rPr>
              <w:t>fee DK</w:t>
            </w:r>
            <w:r>
              <w:rPr>
                <w:rFonts w:ascii="Calibri" w:hAnsi="Calibri" w:cs="Calibri"/>
                <w:sz w:val="22"/>
                <w:szCs w:val="22"/>
              </w:rPr>
              <w:t>2</w:t>
            </w:r>
          </w:p>
        </w:tc>
      </w:tr>
      <w:tr w:rsidR="00BA3D32" w:rsidRPr="007D4ED4" w14:paraId="6856C0DC" w14:textId="77777777" w:rsidTr="00F73FB1">
        <w:trPr>
          <w:trHeight w:val="2295"/>
          <w:jc w:val="center"/>
        </w:trPr>
        <w:tc>
          <w:tcPr>
            <w:tcW w:w="2122" w:type="dxa"/>
            <w:noWrap/>
            <w:hideMark/>
          </w:tcPr>
          <w:p w14:paraId="11D16AA4"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Nord Pool trading fee</w:t>
            </w:r>
          </w:p>
        </w:tc>
        <w:tc>
          <w:tcPr>
            <w:tcW w:w="1134" w:type="dxa"/>
          </w:tcPr>
          <w:p w14:paraId="0B7CB7B2" w14:textId="4725B88B"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29F4DD83" w14:textId="4E6B7538"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31E2AC74" w14:textId="77777777"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noWrap/>
            <w:hideMark/>
          </w:tcPr>
          <w:p w14:paraId="5FFEAB04"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Family- Power Additional fees</w:t>
            </w:r>
          </w:p>
          <w:p w14:paraId="47F3A03B"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 Nord Pool trading fee</w:t>
            </w:r>
          </w:p>
        </w:tc>
      </w:tr>
      <w:tr w:rsidR="00BA3D32" w:rsidRPr="007D4ED4" w14:paraId="1CF3F655" w14:textId="77777777" w:rsidTr="00F73FB1">
        <w:trPr>
          <w:trHeight w:val="2295"/>
          <w:jc w:val="center"/>
        </w:trPr>
        <w:tc>
          <w:tcPr>
            <w:tcW w:w="2122" w:type="dxa"/>
            <w:noWrap/>
            <w:hideMark/>
          </w:tcPr>
          <w:p w14:paraId="6331B86C"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lastRenderedPageBreak/>
              <w:t>Nord Pool annual fee</w:t>
            </w:r>
          </w:p>
        </w:tc>
        <w:tc>
          <w:tcPr>
            <w:tcW w:w="1134" w:type="dxa"/>
          </w:tcPr>
          <w:p w14:paraId="00A42C2C" w14:textId="0D258597"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057CF4C9" w14:textId="02E75B3F"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25C76590" w14:textId="77777777"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noWrap/>
            <w:hideMark/>
          </w:tcPr>
          <w:p w14:paraId="6D901509"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Family- Power Additional fees</w:t>
            </w:r>
          </w:p>
          <w:p w14:paraId="4B83DE4C"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 Nord Pool annual fee</w:t>
            </w:r>
          </w:p>
        </w:tc>
      </w:tr>
      <w:tr w:rsidR="00BA3D32" w:rsidRPr="007D4ED4" w14:paraId="5601D6E4" w14:textId="77777777" w:rsidTr="00F73FB1">
        <w:trPr>
          <w:trHeight w:val="2295"/>
          <w:jc w:val="center"/>
        </w:trPr>
        <w:tc>
          <w:tcPr>
            <w:tcW w:w="2122" w:type="dxa"/>
            <w:noWrap/>
            <w:hideMark/>
          </w:tcPr>
          <w:p w14:paraId="563DE3DC"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Nasdaq trading fee</w:t>
            </w:r>
          </w:p>
        </w:tc>
        <w:tc>
          <w:tcPr>
            <w:tcW w:w="1134" w:type="dxa"/>
          </w:tcPr>
          <w:p w14:paraId="42AEB4DB" w14:textId="7382A434"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1F5B459E" w14:textId="19FE0FBE"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0B8A77F2" w14:textId="77777777"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noWrap/>
            <w:hideMark/>
          </w:tcPr>
          <w:p w14:paraId="5A284592"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w:t>
            </w:r>
          </w:p>
        </w:tc>
      </w:tr>
      <w:tr w:rsidR="00BA3D32" w:rsidRPr="007D4ED4" w14:paraId="6C7617EC" w14:textId="77777777" w:rsidTr="00F73FB1">
        <w:trPr>
          <w:trHeight w:val="2295"/>
          <w:jc w:val="center"/>
        </w:trPr>
        <w:tc>
          <w:tcPr>
            <w:tcW w:w="2122" w:type="dxa"/>
            <w:noWrap/>
            <w:hideMark/>
          </w:tcPr>
          <w:p w14:paraId="1F9DD567"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lastRenderedPageBreak/>
              <w:t>Imbalance fee DK1</w:t>
            </w:r>
          </w:p>
        </w:tc>
        <w:tc>
          <w:tcPr>
            <w:tcW w:w="1134" w:type="dxa"/>
          </w:tcPr>
          <w:p w14:paraId="6420CA5C" w14:textId="75E2617D"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05108B77" w14:textId="32A7A2E4"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66C30CCD" w14:textId="77777777"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noWrap/>
            <w:hideMark/>
          </w:tcPr>
          <w:p w14:paraId="63CEF3A1"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Family- Imbalance fees DK1</w:t>
            </w:r>
          </w:p>
          <w:p w14:paraId="15655B8E"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 Imbalance fee DK1</w:t>
            </w:r>
          </w:p>
        </w:tc>
      </w:tr>
      <w:tr w:rsidR="00BA3D32" w:rsidRPr="007D4ED4" w14:paraId="1E76B7C1" w14:textId="77777777" w:rsidTr="00F73FB1">
        <w:trPr>
          <w:trHeight w:val="2295"/>
          <w:jc w:val="center"/>
        </w:trPr>
        <w:tc>
          <w:tcPr>
            <w:tcW w:w="2122" w:type="dxa"/>
            <w:noWrap/>
            <w:hideMark/>
          </w:tcPr>
          <w:p w14:paraId="0980A190"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Imbalance fee DK2</w:t>
            </w:r>
          </w:p>
        </w:tc>
        <w:tc>
          <w:tcPr>
            <w:tcW w:w="1134" w:type="dxa"/>
          </w:tcPr>
          <w:p w14:paraId="475CE861" w14:textId="08C2E955"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26C2C949" w14:textId="05EF45FF"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19B0C34C" w14:textId="77777777"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noWrap/>
            <w:hideMark/>
          </w:tcPr>
          <w:p w14:paraId="2D4102EB"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Family- Imbalance fees DK2</w:t>
            </w:r>
          </w:p>
          <w:p w14:paraId="3219AFB6"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 Imbalance fee DK2</w:t>
            </w:r>
          </w:p>
        </w:tc>
      </w:tr>
      <w:tr w:rsidR="00BA3D32" w:rsidRPr="007D4ED4" w14:paraId="114D7BEE" w14:textId="77777777" w:rsidTr="00F73FB1">
        <w:trPr>
          <w:trHeight w:val="510"/>
          <w:jc w:val="center"/>
        </w:trPr>
        <w:tc>
          <w:tcPr>
            <w:tcW w:w="2122" w:type="dxa"/>
            <w:noWrap/>
            <w:hideMark/>
          </w:tcPr>
          <w:p w14:paraId="4B742A66"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Extended payment terms Fee</w:t>
            </w:r>
          </w:p>
        </w:tc>
        <w:tc>
          <w:tcPr>
            <w:tcW w:w="1134" w:type="dxa"/>
          </w:tcPr>
          <w:p w14:paraId="7D53AA1F" w14:textId="387E0B2A"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428B693D" w14:textId="7B8D7879" w:rsidR="00BA3D32" w:rsidRPr="007D4ED4" w:rsidRDefault="00BA3D32" w:rsidP="00BA3D32">
            <w:pPr>
              <w:ind w:left="0"/>
              <w:rPr>
                <w:rFonts w:ascii="Calibri" w:hAnsi="Calibri" w:cs="Calibri"/>
                <w:sz w:val="22"/>
                <w:szCs w:val="22"/>
              </w:rPr>
            </w:pPr>
            <w:r w:rsidRPr="007D4ED4">
              <w:rPr>
                <w:rFonts w:ascii="Calibri" w:hAnsi="Calibri" w:cs="Calibri"/>
                <w:sz w:val="22"/>
                <w:szCs w:val="22"/>
              </w:rPr>
              <w:t xml:space="preserve">Single value </w:t>
            </w:r>
          </w:p>
        </w:tc>
        <w:tc>
          <w:tcPr>
            <w:tcW w:w="1856" w:type="dxa"/>
            <w:hideMark/>
          </w:tcPr>
          <w:p w14:paraId="79512F5C" w14:textId="77777777" w:rsidR="00BA3D32" w:rsidRPr="007D4ED4" w:rsidRDefault="00BA3D32" w:rsidP="00BA3D32">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488" w:type="dxa"/>
            <w:noWrap/>
            <w:hideMark/>
          </w:tcPr>
          <w:p w14:paraId="3A92D355"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xml:space="preserve">Family- Extended payment </w:t>
            </w:r>
          </w:p>
          <w:p w14:paraId="2DC247E9"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Attribute-Extended payment terms Fee</w:t>
            </w:r>
          </w:p>
        </w:tc>
      </w:tr>
      <w:tr w:rsidR="00BA3D32" w:rsidRPr="007D4ED4" w14:paraId="4044A2C9" w14:textId="77777777" w:rsidTr="00F73FB1">
        <w:trPr>
          <w:trHeight w:val="510"/>
          <w:jc w:val="center"/>
        </w:trPr>
        <w:tc>
          <w:tcPr>
            <w:tcW w:w="2122" w:type="dxa"/>
            <w:noWrap/>
            <w:hideMark/>
          </w:tcPr>
          <w:p w14:paraId="64981B79"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Extended Payment terms Days</w:t>
            </w:r>
          </w:p>
        </w:tc>
        <w:tc>
          <w:tcPr>
            <w:tcW w:w="1134" w:type="dxa"/>
          </w:tcPr>
          <w:p w14:paraId="3A547A4D" w14:textId="3A6A3CD2" w:rsidR="00BA3D32" w:rsidRPr="007D4ED4" w:rsidRDefault="00BA3D32" w:rsidP="00D3347F">
            <w:pPr>
              <w:ind w:left="0"/>
              <w:jc w:val="center"/>
              <w:rPr>
                <w:rFonts w:ascii="Calibri" w:hAnsi="Calibri" w:cs="Calibri"/>
                <w:sz w:val="22"/>
                <w:szCs w:val="22"/>
              </w:rPr>
            </w:pPr>
            <w:r>
              <w:rPr>
                <w:rFonts w:ascii="Calibri" w:hAnsi="Calibri" w:cs="Calibri"/>
                <w:sz w:val="22"/>
                <w:szCs w:val="22"/>
              </w:rPr>
              <w:t>N/A</w:t>
            </w:r>
          </w:p>
        </w:tc>
        <w:tc>
          <w:tcPr>
            <w:tcW w:w="1417" w:type="dxa"/>
            <w:hideMark/>
          </w:tcPr>
          <w:p w14:paraId="3A62CBC5" w14:textId="3A8924C5" w:rsidR="00BA3D32" w:rsidRPr="007D4ED4" w:rsidRDefault="00BA3D32" w:rsidP="00BA3D32">
            <w:pPr>
              <w:ind w:left="0"/>
              <w:rPr>
                <w:rFonts w:ascii="Calibri" w:hAnsi="Calibri" w:cs="Calibri"/>
                <w:sz w:val="22"/>
                <w:szCs w:val="22"/>
              </w:rPr>
            </w:pPr>
            <w:r w:rsidRPr="007D4ED4">
              <w:rPr>
                <w:rFonts w:ascii="Calibri" w:hAnsi="Calibri" w:cs="Calibri"/>
                <w:sz w:val="22"/>
                <w:szCs w:val="22"/>
              </w:rPr>
              <w:t>Drop down (payment types)</w:t>
            </w:r>
          </w:p>
        </w:tc>
        <w:tc>
          <w:tcPr>
            <w:tcW w:w="1856" w:type="dxa"/>
            <w:hideMark/>
          </w:tcPr>
          <w:p w14:paraId="7B302419" w14:textId="77777777" w:rsidR="00BA3D32" w:rsidRPr="007D4ED4" w:rsidRDefault="00BA3D32" w:rsidP="00BA3D32">
            <w:pPr>
              <w:ind w:left="0"/>
              <w:jc w:val="center"/>
              <w:rPr>
                <w:rFonts w:ascii="Calibri" w:hAnsi="Calibri" w:cs="Calibri"/>
                <w:sz w:val="22"/>
                <w:szCs w:val="22"/>
              </w:rPr>
            </w:pPr>
            <w:r>
              <w:rPr>
                <w:rFonts w:ascii="Calibri" w:hAnsi="Calibri" w:cs="Calibri"/>
                <w:sz w:val="22"/>
                <w:szCs w:val="22"/>
              </w:rPr>
              <w:t>No Formula</w:t>
            </w:r>
          </w:p>
        </w:tc>
        <w:tc>
          <w:tcPr>
            <w:tcW w:w="2488" w:type="dxa"/>
            <w:noWrap/>
            <w:hideMark/>
          </w:tcPr>
          <w:p w14:paraId="00E5C3A1"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xml:space="preserve">Family- Extended payment </w:t>
            </w:r>
          </w:p>
          <w:p w14:paraId="098EA460"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Attribute-Extended payment terms Days</w:t>
            </w:r>
          </w:p>
        </w:tc>
      </w:tr>
      <w:tr w:rsidR="00BA3D32" w:rsidRPr="007D4ED4" w14:paraId="17F2A805" w14:textId="77777777" w:rsidTr="00F73FB1">
        <w:trPr>
          <w:trHeight w:val="2295"/>
          <w:jc w:val="center"/>
        </w:trPr>
        <w:tc>
          <w:tcPr>
            <w:tcW w:w="2122" w:type="dxa"/>
            <w:noWrap/>
            <w:hideMark/>
          </w:tcPr>
          <w:p w14:paraId="2425C8EF" w14:textId="77777777" w:rsidR="00BA3D32" w:rsidRPr="007D4ED4" w:rsidRDefault="00BA3D32" w:rsidP="00BA3D32">
            <w:pPr>
              <w:ind w:left="0"/>
              <w:rPr>
                <w:rFonts w:ascii="Calibri" w:hAnsi="Calibri" w:cs="Calibri"/>
                <w:sz w:val="22"/>
                <w:szCs w:val="22"/>
              </w:rPr>
            </w:pPr>
            <w:proofErr w:type="spellStart"/>
            <w:r w:rsidRPr="007D4ED4">
              <w:rPr>
                <w:rFonts w:ascii="Calibri" w:hAnsi="Calibri" w:cs="Calibri"/>
                <w:sz w:val="22"/>
                <w:szCs w:val="22"/>
              </w:rPr>
              <w:lastRenderedPageBreak/>
              <w:t>Flexpremium</w:t>
            </w:r>
            <w:proofErr w:type="spellEnd"/>
            <w:r w:rsidRPr="007D4ED4">
              <w:rPr>
                <w:rFonts w:ascii="Calibri" w:hAnsi="Calibri" w:cs="Calibri"/>
                <w:sz w:val="22"/>
                <w:szCs w:val="22"/>
              </w:rPr>
              <w:t xml:space="preserve"> DK1</w:t>
            </w:r>
          </w:p>
        </w:tc>
        <w:tc>
          <w:tcPr>
            <w:tcW w:w="1134" w:type="dxa"/>
          </w:tcPr>
          <w:p w14:paraId="7C82C48C" w14:textId="739A4D88"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589A34C4" w14:textId="22218F4A"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2EE72908" w14:textId="77777777"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noWrap/>
            <w:hideMark/>
          </w:tcPr>
          <w:p w14:paraId="751DEBF9"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w:t>
            </w:r>
          </w:p>
        </w:tc>
      </w:tr>
      <w:tr w:rsidR="00BA3D32" w:rsidRPr="007D4ED4" w14:paraId="3DC8DF60" w14:textId="77777777" w:rsidTr="00F73FB1">
        <w:trPr>
          <w:trHeight w:val="2295"/>
          <w:jc w:val="center"/>
        </w:trPr>
        <w:tc>
          <w:tcPr>
            <w:tcW w:w="2122" w:type="dxa"/>
            <w:noWrap/>
            <w:hideMark/>
          </w:tcPr>
          <w:p w14:paraId="53248555" w14:textId="77777777" w:rsidR="00BA3D32" w:rsidRPr="007D4ED4" w:rsidRDefault="00BA3D32" w:rsidP="00BA3D32">
            <w:pPr>
              <w:ind w:left="0"/>
              <w:rPr>
                <w:rFonts w:ascii="Calibri" w:hAnsi="Calibri" w:cs="Calibri"/>
                <w:sz w:val="22"/>
                <w:szCs w:val="22"/>
              </w:rPr>
            </w:pPr>
            <w:proofErr w:type="spellStart"/>
            <w:r w:rsidRPr="007D4ED4">
              <w:rPr>
                <w:rFonts w:ascii="Calibri" w:hAnsi="Calibri" w:cs="Calibri"/>
                <w:sz w:val="22"/>
                <w:szCs w:val="22"/>
              </w:rPr>
              <w:t>Flexpremium</w:t>
            </w:r>
            <w:proofErr w:type="spellEnd"/>
            <w:r w:rsidRPr="007D4ED4">
              <w:rPr>
                <w:rFonts w:ascii="Calibri" w:hAnsi="Calibri" w:cs="Calibri"/>
                <w:sz w:val="22"/>
                <w:szCs w:val="22"/>
              </w:rPr>
              <w:t xml:space="preserve"> DK2</w:t>
            </w:r>
          </w:p>
        </w:tc>
        <w:tc>
          <w:tcPr>
            <w:tcW w:w="1134" w:type="dxa"/>
          </w:tcPr>
          <w:p w14:paraId="339E8203" w14:textId="636520FA"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3B1BEC97" w14:textId="0822A19C"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w:t>
            </w:r>
          </w:p>
        </w:tc>
        <w:tc>
          <w:tcPr>
            <w:tcW w:w="1856" w:type="dxa"/>
            <w:hideMark/>
          </w:tcPr>
          <w:p w14:paraId="3950271C" w14:textId="77777777" w:rsidR="00BA3D32" w:rsidRPr="007D4ED4" w:rsidRDefault="00BA3D32" w:rsidP="00BA3D32">
            <w:pPr>
              <w:ind w:left="0"/>
              <w:jc w:val="left"/>
              <w:rPr>
                <w:rFonts w:ascii="Calibri" w:hAnsi="Calibri" w:cs="Calibri"/>
                <w:sz w:val="22"/>
                <w:szCs w:val="22"/>
              </w:rPr>
            </w:pPr>
            <w:r w:rsidRPr="007D4ED4">
              <w:rPr>
                <w:rFonts w:ascii="Calibri" w:hAnsi="Calibri" w:cs="Calibri"/>
                <w:b/>
                <w:bCs/>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2488" w:type="dxa"/>
            <w:noWrap/>
            <w:hideMark/>
          </w:tcPr>
          <w:p w14:paraId="52F9373C"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w:t>
            </w:r>
          </w:p>
        </w:tc>
      </w:tr>
      <w:tr w:rsidR="00BA3D32" w:rsidRPr="007D4ED4" w14:paraId="6E0AA46B" w14:textId="77777777" w:rsidTr="00F73FB1">
        <w:trPr>
          <w:trHeight w:val="765"/>
          <w:jc w:val="center"/>
        </w:trPr>
        <w:tc>
          <w:tcPr>
            <w:tcW w:w="2122" w:type="dxa"/>
            <w:noWrap/>
            <w:hideMark/>
          </w:tcPr>
          <w:p w14:paraId="5E2E32E6" w14:textId="77777777" w:rsidR="00BA3D32" w:rsidRPr="007D4ED4" w:rsidRDefault="00BA3D32" w:rsidP="00BA3D32">
            <w:pPr>
              <w:ind w:left="0"/>
              <w:rPr>
                <w:rFonts w:ascii="Calibri" w:hAnsi="Calibri" w:cs="Calibri"/>
                <w:sz w:val="22"/>
                <w:szCs w:val="22"/>
              </w:rPr>
            </w:pPr>
            <w:bookmarkStart w:id="323" w:name="_Hlk197462049"/>
            <w:r w:rsidRPr="007D4ED4">
              <w:rPr>
                <w:rFonts w:ascii="Calibri" w:hAnsi="Calibri" w:cs="Calibri"/>
                <w:sz w:val="22"/>
                <w:szCs w:val="22"/>
              </w:rPr>
              <w:t>System Price (commodity price)</w:t>
            </w:r>
          </w:p>
        </w:tc>
        <w:tc>
          <w:tcPr>
            <w:tcW w:w="1134" w:type="dxa"/>
          </w:tcPr>
          <w:p w14:paraId="1E052856" w14:textId="7C310152"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2D639745" w14:textId="09C67863"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 (commodity price)</w:t>
            </w:r>
          </w:p>
        </w:tc>
        <w:tc>
          <w:tcPr>
            <w:tcW w:w="1856" w:type="dxa"/>
            <w:hideMark/>
          </w:tcPr>
          <w:p w14:paraId="60AEF341" w14:textId="77777777" w:rsidR="00BA3D32" w:rsidRPr="007D4ED4" w:rsidRDefault="00BA3D32" w:rsidP="00BA3D32">
            <w:pPr>
              <w:ind w:left="0"/>
              <w:jc w:val="left"/>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2488" w:type="dxa"/>
            <w:noWrap/>
            <w:hideMark/>
          </w:tcPr>
          <w:p w14:paraId="32B6DF81"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Family- Power Price</w:t>
            </w:r>
          </w:p>
          <w:p w14:paraId="2CA91801"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w:t>
            </w:r>
            <w:r w:rsidRPr="007D4ED4">
              <w:rPr>
                <w:rFonts w:ascii="Calibri" w:hAnsi="Calibri" w:cs="Calibri"/>
              </w:rPr>
              <w:t xml:space="preserve"> </w:t>
            </w:r>
            <w:r w:rsidRPr="007D4ED4">
              <w:rPr>
                <w:rFonts w:ascii="Calibri" w:hAnsi="Calibri" w:cs="Calibri"/>
                <w:sz w:val="22"/>
                <w:szCs w:val="22"/>
              </w:rPr>
              <w:t>System Price</w:t>
            </w:r>
          </w:p>
        </w:tc>
      </w:tr>
      <w:tr w:rsidR="00BA3D32" w:rsidRPr="007D4ED4" w14:paraId="6368CB48" w14:textId="77777777" w:rsidTr="00F73FB1">
        <w:trPr>
          <w:trHeight w:val="765"/>
          <w:jc w:val="center"/>
        </w:trPr>
        <w:tc>
          <w:tcPr>
            <w:tcW w:w="2122" w:type="dxa"/>
            <w:noWrap/>
            <w:hideMark/>
          </w:tcPr>
          <w:p w14:paraId="295296B5" w14:textId="0D817ACC" w:rsidR="00BA3D32" w:rsidRPr="007D4ED4" w:rsidRDefault="00BA3D32" w:rsidP="00BA3D32">
            <w:pPr>
              <w:ind w:left="0"/>
              <w:rPr>
                <w:rFonts w:ascii="Calibri" w:hAnsi="Calibri" w:cs="Calibri"/>
                <w:sz w:val="22"/>
                <w:szCs w:val="22"/>
              </w:rPr>
            </w:pPr>
            <w:r w:rsidRPr="007D4ED4">
              <w:rPr>
                <w:rFonts w:ascii="Calibri" w:hAnsi="Calibri" w:cs="Calibri"/>
                <w:sz w:val="22"/>
                <w:szCs w:val="22"/>
              </w:rPr>
              <w:t>EPAD</w:t>
            </w:r>
            <w:r>
              <w:rPr>
                <w:rFonts w:ascii="Calibri" w:hAnsi="Calibri" w:cs="Calibri"/>
                <w:sz w:val="22"/>
                <w:szCs w:val="22"/>
              </w:rPr>
              <w:t xml:space="preserve"> </w:t>
            </w:r>
            <w:r w:rsidRPr="007D4ED4">
              <w:rPr>
                <w:rFonts w:ascii="Calibri" w:hAnsi="Calibri" w:cs="Calibri"/>
                <w:sz w:val="22"/>
                <w:szCs w:val="22"/>
              </w:rPr>
              <w:t>price (commodity price)</w:t>
            </w:r>
          </w:p>
        </w:tc>
        <w:tc>
          <w:tcPr>
            <w:tcW w:w="1134" w:type="dxa"/>
          </w:tcPr>
          <w:p w14:paraId="4043D048" w14:textId="03AA14F0"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606C5EB7" w14:textId="15FA5962"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 (commodity price)</w:t>
            </w:r>
          </w:p>
        </w:tc>
        <w:tc>
          <w:tcPr>
            <w:tcW w:w="1856" w:type="dxa"/>
            <w:hideMark/>
          </w:tcPr>
          <w:p w14:paraId="387A7ED4" w14:textId="77777777" w:rsidR="00BA3D32" w:rsidRPr="007D4ED4" w:rsidRDefault="00BA3D32" w:rsidP="00BA3D32">
            <w:pPr>
              <w:ind w:left="0"/>
              <w:jc w:val="left"/>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2488" w:type="dxa"/>
            <w:noWrap/>
            <w:hideMark/>
          </w:tcPr>
          <w:p w14:paraId="4E605784"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Family- Power Price</w:t>
            </w:r>
          </w:p>
          <w:p w14:paraId="610A4E40"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w:t>
            </w:r>
            <w:r w:rsidRPr="007D4ED4">
              <w:rPr>
                <w:rFonts w:ascii="Calibri" w:hAnsi="Calibri" w:cs="Calibri"/>
              </w:rPr>
              <w:t xml:space="preserve"> </w:t>
            </w:r>
            <w:r w:rsidRPr="007D4ED4">
              <w:rPr>
                <w:rFonts w:ascii="Calibri" w:hAnsi="Calibri" w:cs="Calibri"/>
                <w:sz w:val="22"/>
                <w:szCs w:val="22"/>
              </w:rPr>
              <w:t>EPAD Price</w:t>
            </w:r>
          </w:p>
        </w:tc>
      </w:tr>
      <w:bookmarkEnd w:id="323"/>
      <w:tr w:rsidR="00BA3D32" w:rsidRPr="007D4ED4" w14:paraId="324E324B" w14:textId="77777777" w:rsidTr="00F73FB1">
        <w:trPr>
          <w:trHeight w:val="765"/>
          <w:jc w:val="center"/>
        </w:trPr>
        <w:tc>
          <w:tcPr>
            <w:tcW w:w="2122" w:type="dxa"/>
            <w:hideMark/>
          </w:tcPr>
          <w:p w14:paraId="464B87C9"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lastRenderedPageBreak/>
              <w:t>Peak price (commodity price)</w:t>
            </w:r>
          </w:p>
        </w:tc>
        <w:tc>
          <w:tcPr>
            <w:tcW w:w="1134" w:type="dxa"/>
          </w:tcPr>
          <w:p w14:paraId="201D5F37" w14:textId="00EFEC95" w:rsidR="00BA3D32" w:rsidRPr="007D4ED4" w:rsidRDefault="00BA3D32" w:rsidP="00D3347F">
            <w:pPr>
              <w:ind w:left="0"/>
              <w:jc w:val="center"/>
              <w:rPr>
                <w:rFonts w:ascii="Calibri" w:hAnsi="Calibri" w:cs="Calibri"/>
                <w:sz w:val="22"/>
                <w:szCs w:val="22"/>
              </w:rPr>
            </w:pPr>
            <w:r>
              <w:rPr>
                <w:rFonts w:ascii="Calibri" w:hAnsi="Calibri" w:cs="Calibri"/>
                <w:sz w:val="22"/>
                <w:szCs w:val="22"/>
              </w:rPr>
              <w:t>Yes</w:t>
            </w:r>
          </w:p>
        </w:tc>
        <w:tc>
          <w:tcPr>
            <w:tcW w:w="1417" w:type="dxa"/>
            <w:hideMark/>
          </w:tcPr>
          <w:p w14:paraId="5AA502CF" w14:textId="5114A57C" w:rsidR="00BA3D32" w:rsidRPr="007D4ED4" w:rsidRDefault="00BA3D32" w:rsidP="00BA3D32">
            <w:pPr>
              <w:ind w:left="0"/>
              <w:rPr>
                <w:rFonts w:ascii="Calibri" w:hAnsi="Calibri" w:cs="Calibri"/>
                <w:sz w:val="22"/>
                <w:szCs w:val="22"/>
              </w:rPr>
            </w:pPr>
            <w:r w:rsidRPr="007D4ED4">
              <w:rPr>
                <w:rFonts w:ascii="Calibri" w:hAnsi="Calibri" w:cs="Calibri"/>
                <w:sz w:val="22"/>
                <w:szCs w:val="22"/>
              </w:rPr>
              <w:t>Prep curve (commodity price)</w:t>
            </w:r>
          </w:p>
        </w:tc>
        <w:tc>
          <w:tcPr>
            <w:tcW w:w="1856" w:type="dxa"/>
            <w:hideMark/>
          </w:tcPr>
          <w:p w14:paraId="0769A268" w14:textId="77777777" w:rsidR="00BA3D32" w:rsidRPr="007D4ED4" w:rsidRDefault="00BA3D32" w:rsidP="00BA3D32">
            <w:pPr>
              <w:ind w:left="0"/>
              <w:jc w:val="left"/>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2488" w:type="dxa"/>
            <w:noWrap/>
            <w:hideMark/>
          </w:tcPr>
          <w:p w14:paraId="7A883623"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 Family- Power Price</w:t>
            </w:r>
          </w:p>
          <w:p w14:paraId="5691CC0F" w14:textId="77777777" w:rsidR="00BA3D32" w:rsidRPr="007D4ED4" w:rsidRDefault="00BA3D32" w:rsidP="00BA3D32">
            <w:pPr>
              <w:ind w:left="0"/>
              <w:rPr>
                <w:rFonts w:ascii="Calibri" w:hAnsi="Calibri" w:cs="Calibri"/>
                <w:sz w:val="22"/>
                <w:szCs w:val="22"/>
              </w:rPr>
            </w:pPr>
            <w:r w:rsidRPr="007D4ED4">
              <w:rPr>
                <w:rFonts w:ascii="Calibri" w:hAnsi="Calibri" w:cs="Calibri"/>
                <w:sz w:val="22"/>
                <w:szCs w:val="22"/>
              </w:rPr>
              <w:t>Attribute-</w:t>
            </w:r>
            <w:r w:rsidRPr="007D4ED4">
              <w:rPr>
                <w:rFonts w:ascii="Calibri" w:hAnsi="Calibri" w:cs="Calibri"/>
              </w:rPr>
              <w:t xml:space="preserve"> </w:t>
            </w:r>
            <w:r w:rsidRPr="007D4ED4">
              <w:rPr>
                <w:rFonts w:ascii="Calibri" w:hAnsi="Calibri" w:cs="Calibri"/>
                <w:sz w:val="22"/>
                <w:szCs w:val="22"/>
              </w:rPr>
              <w:t>Peak Price</w:t>
            </w:r>
          </w:p>
        </w:tc>
      </w:tr>
    </w:tbl>
    <w:p w14:paraId="7CEC2EB9" w14:textId="77777777" w:rsidR="00C03816" w:rsidRPr="007D4ED4" w:rsidRDefault="00C03816" w:rsidP="00C03816">
      <w:pPr>
        <w:ind w:left="0"/>
        <w:rPr>
          <w:rFonts w:ascii="Calibri" w:hAnsi="Calibri" w:cs="Calibri"/>
          <w:sz w:val="22"/>
          <w:szCs w:val="22"/>
        </w:rPr>
      </w:pPr>
    </w:p>
    <w:p w14:paraId="0BC97A5A" w14:textId="22F337A3"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Fixed Price Combi</w:t>
      </w:r>
      <w:r>
        <w:rPr>
          <w:rFonts w:ascii="Calibri" w:hAnsi="Calibri" w:cs="Calibri"/>
          <w:b/>
          <w:bCs/>
          <w:sz w:val="22"/>
          <w:szCs w:val="22"/>
        </w:rPr>
        <w:t xml:space="preserve"> </w:t>
      </w:r>
    </w:p>
    <w:p w14:paraId="4B678E02" w14:textId="77777777" w:rsidR="00C03816" w:rsidRPr="007D4ED4" w:rsidRDefault="00C03816" w:rsidP="00C03816">
      <w:pPr>
        <w:ind w:left="0"/>
        <w:rPr>
          <w:rFonts w:ascii="Calibri" w:hAnsi="Calibri" w:cs="Calibri"/>
          <w:b/>
          <w:bCs/>
          <w:sz w:val="22"/>
          <w:szCs w:val="22"/>
        </w:rPr>
      </w:pPr>
    </w:p>
    <w:tbl>
      <w:tblPr>
        <w:tblStyle w:val="TableGrid"/>
        <w:tblW w:w="0" w:type="auto"/>
        <w:jc w:val="center"/>
        <w:tblLook w:val="04A0" w:firstRow="1" w:lastRow="0" w:firstColumn="1" w:lastColumn="0" w:noHBand="0" w:noVBand="1"/>
      </w:tblPr>
      <w:tblGrid>
        <w:gridCol w:w="1980"/>
        <w:gridCol w:w="1559"/>
        <w:gridCol w:w="1418"/>
        <w:gridCol w:w="2045"/>
        <w:gridCol w:w="2015"/>
      </w:tblGrid>
      <w:tr w:rsidR="00DA601E" w:rsidRPr="007D4ED4" w14:paraId="67FA3512" w14:textId="77777777" w:rsidTr="005F106C">
        <w:trPr>
          <w:trHeight w:val="315"/>
          <w:jc w:val="center"/>
        </w:trPr>
        <w:tc>
          <w:tcPr>
            <w:tcW w:w="9017" w:type="dxa"/>
            <w:gridSpan w:val="5"/>
            <w:shd w:val="clear" w:color="auto" w:fill="DDD9C3" w:themeFill="background2" w:themeFillShade="E6"/>
          </w:tcPr>
          <w:p w14:paraId="1042A680" w14:textId="15C54AAC" w:rsidR="00DA601E" w:rsidRPr="00DA601E" w:rsidRDefault="00DA601E" w:rsidP="00DA601E">
            <w:pPr>
              <w:ind w:left="0"/>
              <w:rPr>
                <w:rFonts w:ascii="Calibri" w:hAnsi="Calibri" w:cs="Calibri"/>
                <w:b/>
                <w:bCs/>
                <w:sz w:val="22"/>
                <w:szCs w:val="22"/>
              </w:rPr>
            </w:pPr>
            <w:r w:rsidRPr="007D4ED4">
              <w:rPr>
                <w:rFonts w:ascii="Calibri" w:hAnsi="Calibri" w:cs="Calibri"/>
                <w:b/>
                <w:bCs/>
                <w:sz w:val="22"/>
                <w:szCs w:val="22"/>
              </w:rPr>
              <w:t>Category- Fixed Price Combi</w:t>
            </w:r>
            <w:r w:rsidRPr="007D4ED4">
              <w:rPr>
                <w:rFonts w:ascii="Calibri" w:hAnsi="Calibri" w:cs="Calibri"/>
                <w:sz w:val="22"/>
                <w:szCs w:val="22"/>
              </w:rPr>
              <w:t> </w:t>
            </w:r>
          </w:p>
        </w:tc>
      </w:tr>
      <w:tr w:rsidR="00DA601E" w:rsidRPr="007D4ED4" w14:paraId="2C4BBD2A" w14:textId="77777777" w:rsidTr="00124A4C">
        <w:trPr>
          <w:trHeight w:val="600"/>
          <w:jc w:val="center"/>
        </w:trPr>
        <w:tc>
          <w:tcPr>
            <w:tcW w:w="1980" w:type="dxa"/>
            <w:hideMark/>
          </w:tcPr>
          <w:p w14:paraId="04D2D2B4" w14:textId="77777777" w:rsidR="00DA601E" w:rsidRPr="007D4ED4" w:rsidRDefault="00DA601E"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559" w:type="dxa"/>
          </w:tcPr>
          <w:p w14:paraId="332E0D8C" w14:textId="06B17F2D" w:rsidR="00DA601E" w:rsidRDefault="00124A4C" w:rsidP="0058252C">
            <w:pPr>
              <w:ind w:left="0"/>
              <w:jc w:val="center"/>
              <w:rPr>
                <w:rFonts w:ascii="Calibri" w:hAnsi="Calibri" w:cs="Calibri"/>
                <w:b/>
                <w:bCs/>
                <w:sz w:val="22"/>
                <w:szCs w:val="22"/>
              </w:rPr>
            </w:pPr>
            <w:r w:rsidRPr="00124A4C">
              <w:rPr>
                <w:rFonts w:ascii="Calibri" w:hAnsi="Calibri" w:cs="Calibri"/>
                <w:b/>
                <w:bCs/>
                <w:sz w:val="22"/>
                <w:szCs w:val="22"/>
              </w:rPr>
              <w:t>Part of Delivery Fee</w:t>
            </w:r>
          </w:p>
        </w:tc>
        <w:tc>
          <w:tcPr>
            <w:tcW w:w="1418" w:type="dxa"/>
            <w:hideMark/>
          </w:tcPr>
          <w:p w14:paraId="26E9EABB" w14:textId="58DCC784" w:rsidR="00DA601E" w:rsidRPr="007D4ED4" w:rsidRDefault="00952881" w:rsidP="0058252C">
            <w:pPr>
              <w:ind w:left="0"/>
              <w:jc w:val="center"/>
              <w:rPr>
                <w:rFonts w:ascii="Calibri" w:hAnsi="Calibri" w:cs="Calibri"/>
                <w:b/>
                <w:bCs/>
                <w:sz w:val="22"/>
                <w:szCs w:val="22"/>
              </w:rPr>
            </w:pPr>
            <w:r>
              <w:rPr>
                <w:rFonts w:ascii="Calibri" w:hAnsi="Calibri" w:cs="Calibri"/>
                <w:b/>
                <w:bCs/>
                <w:sz w:val="22"/>
                <w:szCs w:val="22"/>
              </w:rPr>
              <w:t>Type</w:t>
            </w:r>
            <w:r w:rsidR="00DA601E">
              <w:rPr>
                <w:rFonts w:ascii="Calibri" w:hAnsi="Calibri" w:cs="Calibri"/>
                <w:b/>
                <w:bCs/>
                <w:sz w:val="22"/>
                <w:szCs w:val="22"/>
              </w:rPr>
              <w:t xml:space="preserve"> of Attribute</w:t>
            </w:r>
          </w:p>
        </w:tc>
        <w:tc>
          <w:tcPr>
            <w:tcW w:w="2045" w:type="dxa"/>
            <w:hideMark/>
          </w:tcPr>
          <w:p w14:paraId="76DEC945" w14:textId="77777777" w:rsidR="00DA601E" w:rsidRPr="007D4ED4" w:rsidRDefault="00DA601E" w:rsidP="0058252C">
            <w:pPr>
              <w:ind w:left="0"/>
              <w:jc w:val="center"/>
              <w:rPr>
                <w:rFonts w:ascii="Calibri" w:hAnsi="Calibri" w:cs="Calibri"/>
                <w:b/>
                <w:bCs/>
                <w:sz w:val="22"/>
                <w:szCs w:val="22"/>
              </w:rPr>
            </w:pPr>
            <w:r w:rsidRPr="00994452">
              <w:rPr>
                <w:rFonts w:ascii="Calibri" w:hAnsi="Calibri" w:cs="Calibri"/>
                <w:b/>
                <w:bCs/>
                <w:sz w:val="22"/>
                <w:szCs w:val="22"/>
              </w:rPr>
              <w:t>Pricing Calculations Formula</w:t>
            </w:r>
          </w:p>
        </w:tc>
        <w:tc>
          <w:tcPr>
            <w:tcW w:w="2015" w:type="dxa"/>
            <w:hideMark/>
          </w:tcPr>
          <w:p w14:paraId="5BDC44E4" w14:textId="77777777" w:rsidR="00DA601E" w:rsidRPr="007D4ED4" w:rsidRDefault="00DA601E" w:rsidP="00505442">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DA601E" w:rsidRPr="007D4ED4" w14:paraId="0489C44F" w14:textId="77777777" w:rsidTr="00124A4C">
        <w:trPr>
          <w:trHeight w:val="786"/>
          <w:jc w:val="center"/>
        </w:trPr>
        <w:tc>
          <w:tcPr>
            <w:tcW w:w="1980" w:type="dxa"/>
            <w:noWrap/>
            <w:hideMark/>
          </w:tcPr>
          <w:p w14:paraId="70A4C208"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Tax exemption</w:t>
            </w:r>
          </w:p>
        </w:tc>
        <w:tc>
          <w:tcPr>
            <w:tcW w:w="1559" w:type="dxa"/>
          </w:tcPr>
          <w:p w14:paraId="24E18D28" w14:textId="2ABB61E5" w:rsidR="00DA601E" w:rsidRPr="007D4ED4" w:rsidRDefault="00F97A77" w:rsidP="003D19B2">
            <w:pPr>
              <w:ind w:left="0"/>
              <w:jc w:val="center"/>
              <w:rPr>
                <w:rFonts w:ascii="Calibri" w:hAnsi="Calibri" w:cs="Calibri"/>
                <w:sz w:val="22"/>
                <w:szCs w:val="22"/>
              </w:rPr>
            </w:pPr>
            <w:r>
              <w:rPr>
                <w:rFonts w:ascii="Calibri" w:hAnsi="Calibri" w:cs="Calibri"/>
                <w:sz w:val="22"/>
                <w:szCs w:val="22"/>
              </w:rPr>
              <w:t>N/A</w:t>
            </w:r>
          </w:p>
        </w:tc>
        <w:tc>
          <w:tcPr>
            <w:tcW w:w="1418" w:type="dxa"/>
            <w:hideMark/>
          </w:tcPr>
          <w:p w14:paraId="7BB49B92" w14:textId="61A8D433" w:rsidR="00DA601E" w:rsidRPr="007D4ED4" w:rsidRDefault="00DA601E" w:rsidP="0058252C">
            <w:pPr>
              <w:ind w:left="0"/>
              <w:rPr>
                <w:rFonts w:ascii="Calibri" w:hAnsi="Calibri" w:cs="Calibri"/>
                <w:sz w:val="22"/>
                <w:szCs w:val="22"/>
              </w:rPr>
            </w:pPr>
            <w:r w:rsidRPr="007D4ED4">
              <w:rPr>
                <w:rFonts w:ascii="Calibri" w:hAnsi="Calibri" w:cs="Calibri"/>
                <w:sz w:val="22"/>
                <w:szCs w:val="22"/>
              </w:rPr>
              <w:t>Text in offer wording</w:t>
            </w:r>
          </w:p>
        </w:tc>
        <w:tc>
          <w:tcPr>
            <w:tcW w:w="2045" w:type="dxa"/>
            <w:hideMark/>
          </w:tcPr>
          <w:p w14:paraId="5AC13B2E" w14:textId="77777777" w:rsidR="00DA601E" w:rsidRPr="007D4ED4" w:rsidRDefault="00DA601E"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015" w:type="dxa"/>
          </w:tcPr>
          <w:p w14:paraId="42083964"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xml:space="preserve"> Family- Offer Wording</w:t>
            </w:r>
          </w:p>
          <w:p w14:paraId="508E7776"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Attribute-Tax Exemption</w:t>
            </w:r>
          </w:p>
        </w:tc>
      </w:tr>
      <w:tr w:rsidR="00DA601E" w:rsidRPr="007D4ED4" w14:paraId="4DFC1607" w14:textId="77777777" w:rsidTr="00124A4C">
        <w:trPr>
          <w:trHeight w:val="255"/>
          <w:jc w:val="center"/>
        </w:trPr>
        <w:tc>
          <w:tcPr>
            <w:tcW w:w="1980" w:type="dxa"/>
            <w:noWrap/>
            <w:hideMark/>
          </w:tcPr>
          <w:p w14:paraId="343CC764"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Extraordinary balancing</w:t>
            </w:r>
          </w:p>
        </w:tc>
        <w:tc>
          <w:tcPr>
            <w:tcW w:w="1559" w:type="dxa"/>
          </w:tcPr>
          <w:p w14:paraId="7D1F9471" w14:textId="062E12EE" w:rsidR="00DA601E" w:rsidRPr="007D4ED4" w:rsidRDefault="00F97A77" w:rsidP="003D19B2">
            <w:pPr>
              <w:ind w:left="0"/>
              <w:jc w:val="center"/>
              <w:rPr>
                <w:rFonts w:ascii="Calibri" w:hAnsi="Calibri" w:cs="Calibri"/>
                <w:sz w:val="22"/>
                <w:szCs w:val="22"/>
              </w:rPr>
            </w:pPr>
            <w:r>
              <w:rPr>
                <w:rFonts w:ascii="Calibri" w:hAnsi="Calibri" w:cs="Calibri"/>
                <w:sz w:val="22"/>
                <w:szCs w:val="22"/>
              </w:rPr>
              <w:t>N/A</w:t>
            </w:r>
          </w:p>
        </w:tc>
        <w:tc>
          <w:tcPr>
            <w:tcW w:w="1418" w:type="dxa"/>
            <w:hideMark/>
          </w:tcPr>
          <w:p w14:paraId="1ABA261D" w14:textId="72D554B5"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045" w:type="dxa"/>
            <w:hideMark/>
          </w:tcPr>
          <w:p w14:paraId="7254F7C1" w14:textId="77777777" w:rsidR="00DA601E" w:rsidRPr="007D4ED4" w:rsidRDefault="00DA601E"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015" w:type="dxa"/>
          </w:tcPr>
          <w:p w14:paraId="40B1A36B"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Family- Offer Wording</w:t>
            </w:r>
          </w:p>
          <w:p w14:paraId="79D726E5"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Attribute- Extraordinary balancing</w:t>
            </w:r>
          </w:p>
        </w:tc>
      </w:tr>
      <w:tr w:rsidR="00DA601E" w:rsidRPr="007D4ED4" w14:paraId="6617DB9D" w14:textId="77777777" w:rsidTr="00124A4C">
        <w:trPr>
          <w:trHeight w:val="255"/>
          <w:jc w:val="center"/>
        </w:trPr>
        <w:tc>
          <w:tcPr>
            <w:tcW w:w="1980" w:type="dxa"/>
            <w:noWrap/>
            <w:hideMark/>
          </w:tcPr>
          <w:p w14:paraId="5AE5E7AD"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Commission conditions</w:t>
            </w:r>
          </w:p>
        </w:tc>
        <w:tc>
          <w:tcPr>
            <w:tcW w:w="1559" w:type="dxa"/>
          </w:tcPr>
          <w:p w14:paraId="0579013B" w14:textId="3098F041" w:rsidR="00DA601E" w:rsidRPr="007D4ED4" w:rsidRDefault="00F97A77" w:rsidP="003D19B2">
            <w:pPr>
              <w:ind w:left="0"/>
              <w:jc w:val="center"/>
              <w:rPr>
                <w:rFonts w:ascii="Calibri" w:hAnsi="Calibri" w:cs="Calibri"/>
                <w:sz w:val="22"/>
                <w:szCs w:val="22"/>
              </w:rPr>
            </w:pPr>
            <w:r>
              <w:rPr>
                <w:rFonts w:ascii="Calibri" w:hAnsi="Calibri" w:cs="Calibri"/>
                <w:sz w:val="22"/>
                <w:szCs w:val="22"/>
              </w:rPr>
              <w:t>N/A</w:t>
            </w:r>
          </w:p>
        </w:tc>
        <w:tc>
          <w:tcPr>
            <w:tcW w:w="1418" w:type="dxa"/>
            <w:hideMark/>
          </w:tcPr>
          <w:p w14:paraId="40F5CF95" w14:textId="741FDD48"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045" w:type="dxa"/>
            <w:hideMark/>
          </w:tcPr>
          <w:p w14:paraId="31296B02" w14:textId="77777777" w:rsidR="00DA601E" w:rsidRPr="007D4ED4" w:rsidRDefault="00DA601E"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015" w:type="dxa"/>
          </w:tcPr>
          <w:p w14:paraId="1CFB0A70"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Family- Offer Wording</w:t>
            </w:r>
          </w:p>
          <w:p w14:paraId="65CC34F1"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DA601E" w:rsidRPr="007D4ED4" w14:paraId="229AF57A" w14:textId="77777777" w:rsidTr="00124A4C">
        <w:trPr>
          <w:trHeight w:val="255"/>
          <w:jc w:val="center"/>
        </w:trPr>
        <w:tc>
          <w:tcPr>
            <w:tcW w:w="1980" w:type="dxa"/>
            <w:noWrap/>
            <w:hideMark/>
          </w:tcPr>
          <w:p w14:paraId="3C50FC9D"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Pro rata liability</w:t>
            </w:r>
          </w:p>
        </w:tc>
        <w:tc>
          <w:tcPr>
            <w:tcW w:w="1559" w:type="dxa"/>
          </w:tcPr>
          <w:p w14:paraId="47B7D9B6" w14:textId="7645C580" w:rsidR="00DA601E" w:rsidRPr="007D4ED4" w:rsidRDefault="00F97A77" w:rsidP="003D19B2">
            <w:pPr>
              <w:ind w:left="0"/>
              <w:jc w:val="center"/>
              <w:rPr>
                <w:rFonts w:ascii="Calibri" w:hAnsi="Calibri" w:cs="Calibri"/>
                <w:sz w:val="22"/>
                <w:szCs w:val="22"/>
              </w:rPr>
            </w:pPr>
            <w:r>
              <w:rPr>
                <w:rFonts w:ascii="Calibri" w:hAnsi="Calibri" w:cs="Calibri"/>
                <w:sz w:val="22"/>
                <w:szCs w:val="22"/>
              </w:rPr>
              <w:t>N/A</w:t>
            </w:r>
          </w:p>
        </w:tc>
        <w:tc>
          <w:tcPr>
            <w:tcW w:w="1418" w:type="dxa"/>
            <w:hideMark/>
          </w:tcPr>
          <w:p w14:paraId="09F7E011" w14:textId="1DA11538"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045" w:type="dxa"/>
            <w:hideMark/>
          </w:tcPr>
          <w:p w14:paraId="055B952A" w14:textId="77777777" w:rsidR="00DA601E" w:rsidRPr="007D4ED4" w:rsidRDefault="00DA601E"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015" w:type="dxa"/>
            <w:hideMark/>
          </w:tcPr>
          <w:p w14:paraId="25762D73"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Family- Offer Wording</w:t>
            </w:r>
          </w:p>
          <w:p w14:paraId="41BA494D"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 Pro rata liability</w:t>
            </w:r>
          </w:p>
        </w:tc>
      </w:tr>
      <w:tr w:rsidR="00DA601E" w:rsidRPr="007D4ED4" w14:paraId="4D26088D" w14:textId="77777777" w:rsidTr="00124A4C">
        <w:trPr>
          <w:trHeight w:val="255"/>
          <w:jc w:val="center"/>
        </w:trPr>
        <w:tc>
          <w:tcPr>
            <w:tcW w:w="1980" w:type="dxa"/>
            <w:noWrap/>
            <w:hideMark/>
          </w:tcPr>
          <w:p w14:paraId="2DC80F61"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Registration for PBS</w:t>
            </w:r>
          </w:p>
        </w:tc>
        <w:tc>
          <w:tcPr>
            <w:tcW w:w="1559" w:type="dxa"/>
          </w:tcPr>
          <w:p w14:paraId="29C00322" w14:textId="6DB6C22C" w:rsidR="00DA601E" w:rsidRPr="007D4ED4" w:rsidRDefault="00F97A77" w:rsidP="003D19B2">
            <w:pPr>
              <w:ind w:left="0"/>
              <w:jc w:val="center"/>
              <w:rPr>
                <w:rFonts w:ascii="Calibri" w:hAnsi="Calibri" w:cs="Calibri"/>
                <w:sz w:val="22"/>
                <w:szCs w:val="22"/>
              </w:rPr>
            </w:pPr>
            <w:r>
              <w:rPr>
                <w:rFonts w:ascii="Calibri" w:hAnsi="Calibri" w:cs="Calibri"/>
                <w:sz w:val="22"/>
                <w:szCs w:val="22"/>
              </w:rPr>
              <w:t>N/A</w:t>
            </w:r>
          </w:p>
        </w:tc>
        <w:tc>
          <w:tcPr>
            <w:tcW w:w="1418" w:type="dxa"/>
            <w:hideMark/>
          </w:tcPr>
          <w:p w14:paraId="6F02CFB5" w14:textId="1A1B70B8"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045" w:type="dxa"/>
            <w:hideMark/>
          </w:tcPr>
          <w:p w14:paraId="59E739EE" w14:textId="77777777" w:rsidR="00DA601E" w:rsidRPr="007D4ED4" w:rsidRDefault="00DA601E"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2015" w:type="dxa"/>
            <w:hideMark/>
          </w:tcPr>
          <w:p w14:paraId="16A63DF3"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Family- Offer Wording</w:t>
            </w:r>
          </w:p>
          <w:p w14:paraId="02A348A1"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 Registration for PBS</w:t>
            </w:r>
          </w:p>
        </w:tc>
      </w:tr>
      <w:tr w:rsidR="00DA601E" w:rsidRPr="007D4ED4" w14:paraId="051A7358" w14:textId="77777777" w:rsidTr="00124A4C">
        <w:trPr>
          <w:trHeight w:val="765"/>
          <w:jc w:val="center"/>
        </w:trPr>
        <w:tc>
          <w:tcPr>
            <w:tcW w:w="1980" w:type="dxa"/>
            <w:hideMark/>
          </w:tcPr>
          <w:p w14:paraId="4722EEAE"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Spot offer or contract "Spot agreement"</w:t>
            </w:r>
          </w:p>
        </w:tc>
        <w:tc>
          <w:tcPr>
            <w:tcW w:w="1559" w:type="dxa"/>
          </w:tcPr>
          <w:p w14:paraId="02D741BF" w14:textId="174409CC" w:rsidR="00DA601E" w:rsidRPr="007D4ED4" w:rsidRDefault="00F97A77" w:rsidP="003D19B2">
            <w:pPr>
              <w:ind w:left="0"/>
              <w:jc w:val="center"/>
              <w:rPr>
                <w:rFonts w:ascii="Calibri" w:hAnsi="Calibri" w:cs="Calibri"/>
                <w:sz w:val="22"/>
                <w:szCs w:val="22"/>
              </w:rPr>
            </w:pPr>
            <w:r>
              <w:rPr>
                <w:rFonts w:ascii="Calibri" w:hAnsi="Calibri" w:cs="Calibri"/>
                <w:sz w:val="22"/>
                <w:szCs w:val="22"/>
              </w:rPr>
              <w:t>N/A</w:t>
            </w:r>
          </w:p>
        </w:tc>
        <w:tc>
          <w:tcPr>
            <w:tcW w:w="1418" w:type="dxa"/>
            <w:hideMark/>
          </w:tcPr>
          <w:p w14:paraId="222B5172" w14:textId="30ECADE0"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Offer or contract selected by KAM/AM</w:t>
            </w:r>
          </w:p>
        </w:tc>
        <w:tc>
          <w:tcPr>
            <w:tcW w:w="2045" w:type="dxa"/>
            <w:hideMark/>
          </w:tcPr>
          <w:p w14:paraId="72E039C9" w14:textId="77777777" w:rsidR="00DA601E" w:rsidRPr="007D4ED4" w:rsidRDefault="00DA601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015" w:type="dxa"/>
            <w:hideMark/>
          </w:tcPr>
          <w:p w14:paraId="1F15B6C7"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Family- Fixed Price Combi</w:t>
            </w:r>
          </w:p>
          <w:p w14:paraId="1F11B35B"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 Spot Contract</w:t>
            </w:r>
          </w:p>
        </w:tc>
      </w:tr>
      <w:tr w:rsidR="00DA601E" w:rsidRPr="007D4ED4" w14:paraId="4428E792" w14:textId="77777777" w:rsidTr="00124A4C">
        <w:trPr>
          <w:trHeight w:val="510"/>
          <w:jc w:val="center"/>
        </w:trPr>
        <w:tc>
          <w:tcPr>
            <w:tcW w:w="1980" w:type="dxa"/>
            <w:noWrap/>
            <w:hideMark/>
          </w:tcPr>
          <w:p w14:paraId="62C79CCE"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Hedge Percentage</w:t>
            </w:r>
          </w:p>
        </w:tc>
        <w:tc>
          <w:tcPr>
            <w:tcW w:w="1559" w:type="dxa"/>
          </w:tcPr>
          <w:p w14:paraId="019BD5B9" w14:textId="28389BAC" w:rsidR="00DA601E" w:rsidRPr="007D4ED4" w:rsidRDefault="00F97A77" w:rsidP="003D19B2">
            <w:pPr>
              <w:ind w:left="0"/>
              <w:jc w:val="center"/>
              <w:rPr>
                <w:rFonts w:ascii="Calibri" w:hAnsi="Calibri" w:cs="Calibri"/>
                <w:sz w:val="22"/>
                <w:szCs w:val="22"/>
              </w:rPr>
            </w:pPr>
            <w:r>
              <w:rPr>
                <w:rFonts w:ascii="Calibri" w:hAnsi="Calibri" w:cs="Calibri"/>
                <w:sz w:val="22"/>
                <w:szCs w:val="22"/>
              </w:rPr>
              <w:t>N/A</w:t>
            </w:r>
          </w:p>
        </w:tc>
        <w:tc>
          <w:tcPr>
            <w:tcW w:w="1418" w:type="dxa"/>
            <w:hideMark/>
          </w:tcPr>
          <w:p w14:paraId="1ED780A0" w14:textId="722B48FC"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045" w:type="dxa"/>
            <w:hideMark/>
          </w:tcPr>
          <w:p w14:paraId="4C6E4248" w14:textId="77777777" w:rsidR="00DA601E" w:rsidRPr="007D4ED4" w:rsidRDefault="00DA601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015" w:type="dxa"/>
            <w:noWrap/>
            <w:hideMark/>
          </w:tcPr>
          <w:p w14:paraId="3CF19AEC"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Family- Fixed Price Combi</w:t>
            </w:r>
          </w:p>
          <w:p w14:paraId="1BD1369D"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lastRenderedPageBreak/>
              <w:t>Attribute- Hedge Percentage</w:t>
            </w:r>
          </w:p>
        </w:tc>
      </w:tr>
      <w:tr w:rsidR="00DA601E" w:rsidRPr="007D4ED4" w14:paraId="0DAD1C7F" w14:textId="77777777" w:rsidTr="00124A4C">
        <w:trPr>
          <w:trHeight w:val="510"/>
          <w:jc w:val="center"/>
        </w:trPr>
        <w:tc>
          <w:tcPr>
            <w:tcW w:w="1980" w:type="dxa"/>
            <w:noWrap/>
            <w:hideMark/>
          </w:tcPr>
          <w:p w14:paraId="7048B144"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lastRenderedPageBreak/>
              <w:t>Margin DK1</w:t>
            </w:r>
          </w:p>
        </w:tc>
        <w:tc>
          <w:tcPr>
            <w:tcW w:w="1559" w:type="dxa"/>
          </w:tcPr>
          <w:p w14:paraId="294DB3EA" w14:textId="090B32D9" w:rsidR="00DA601E" w:rsidRPr="007D4ED4" w:rsidRDefault="003D19B2" w:rsidP="003D19B2">
            <w:pPr>
              <w:ind w:left="0"/>
              <w:jc w:val="center"/>
              <w:rPr>
                <w:rFonts w:ascii="Calibri" w:hAnsi="Calibri" w:cs="Calibri"/>
                <w:sz w:val="22"/>
                <w:szCs w:val="22"/>
              </w:rPr>
            </w:pPr>
            <w:r>
              <w:rPr>
                <w:rFonts w:ascii="Calibri" w:hAnsi="Calibri" w:cs="Calibri"/>
                <w:sz w:val="22"/>
                <w:szCs w:val="22"/>
              </w:rPr>
              <w:t>Yes</w:t>
            </w:r>
          </w:p>
        </w:tc>
        <w:tc>
          <w:tcPr>
            <w:tcW w:w="1418" w:type="dxa"/>
            <w:hideMark/>
          </w:tcPr>
          <w:p w14:paraId="2FC566C1" w14:textId="2F6AA521"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045" w:type="dxa"/>
            <w:hideMark/>
          </w:tcPr>
          <w:p w14:paraId="4303C711" w14:textId="77777777" w:rsidR="00DA601E" w:rsidRPr="007D4ED4" w:rsidRDefault="00DA601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015" w:type="dxa"/>
            <w:noWrap/>
            <w:hideMark/>
          </w:tcPr>
          <w:p w14:paraId="02F89F90"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Family- Power Additional Price</w:t>
            </w:r>
          </w:p>
          <w:p w14:paraId="170DF643"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 Margin DK1</w:t>
            </w:r>
          </w:p>
        </w:tc>
      </w:tr>
      <w:tr w:rsidR="00DA601E" w:rsidRPr="007D4ED4" w14:paraId="4E496D31" w14:textId="77777777" w:rsidTr="00124A4C">
        <w:trPr>
          <w:trHeight w:val="510"/>
          <w:jc w:val="center"/>
        </w:trPr>
        <w:tc>
          <w:tcPr>
            <w:tcW w:w="1980" w:type="dxa"/>
            <w:noWrap/>
            <w:hideMark/>
          </w:tcPr>
          <w:p w14:paraId="452AE870"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Margin DK2</w:t>
            </w:r>
          </w:p>
        </w:tc>
        <w:tc>
          <w:tcPr>
            <w:tcW w:w="1559" w:type="dxa"/>
          </w:tcPr>
          <w:p w14:paraId="6F80A6F0" w14:textId="44D5BC18" w:rsidR="00DA601E" w:rsidRPr="007D4ED4" w:rsidRDefault="003D19B2" w:rsidP="003D19B2">
            <w:pPr>
              <w:ind w:left="0"/>
              <w:jc w:val="center"/>
              <w:rPr>
                <w:rFonts w:ascii="Calibri" w:hAnsi="Calibri" w:cs="Calibri"/>
                <w:sz w:val="22"/>
                <w:szCs w:val="22"/>
              </w:rPr>
            </w:pPr>
            <w:r>
              <w:rPr>
                <w:rFonts w:ascii="Calibri" w:hAnsi="Calibri" w:cs="Calibri"/>
                <w:sz w:val="22"/>
                <w:szCs w:val="22"/>
              </w:rPr>
              <w:t>Yes</w:t>
            </w:r>
          </w:p>
        </w:tc>
        <w:tc>
          <w:tcPr>
            <w:tcW w:w="1418" w:type="dxa"/>
            <w:hideMark/>
          </w:tcPr>
          <w:p w14:paraId="1A23E249" w14:textId="6A7A439C"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045" w:type="dxa"/>
            <w:hideMark/>
          </w:tcPr>
          <w:p w14:paraId="6DACDCF0" w14:textId="77777777" w:rsidR="00DA601E" w:rsidRPr="007D4ED4" w:rsidRDefault="00DA601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015" w:type="dxa"/>
            <w:noWrap/>
            <w:hideMark/>
          </w:tcPr>
          <w:p w14:paraId="1BA4DBE6"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Family- Power Additional Price</w:t>
            </w:r>
          </w:p>
          <w:p w14:paraId="1E94D203"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 Margin DK2</w:t>
            </w:r>
          </w:p>
        </w:tc>
      </w:tr>
      <w:tr w:rsidR="00DA601E" w:rsidRPr="007D4ED4" w14:paraId="5F9AC452" w14:textId="77777777" w:rsidTr="00124A4C">
        <w:trPr>
          <w:trHeight w:val="255"/>
          <w:jc w:val="center"/>
        </w:trPr>
        <w:tc>
          <w:tcPr>
            <w:tcW w:w="1980" w:type="dxa"/>
            <w:noWrap/>
            <w:hideMark/>
          </w:tcPr>
          <w:p w14:paraId="71EEE22A"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Nasdaq trading fee</w:t>
            </w:r>
          </w:p>
        </w:tc>
        <w:tc>
          <w:tcPr>
            <w:tcW w:w="1559" w:type="dxa"/>
          </w:tcPr>
          <w:p w14:paraId="04676B2F" w14:textId="569DB50A" w:rsidR="00DA601E" w:rsidRPr="007D4ED4" w:rsidRDefault="003D19B2" w:rsidP="003D19B2">
            <w:pPr>
              <w:ind w:left="0"/>
              <w:jc w:val="center"/>
              <w:rPr>
                <w:rFonts w:ascii="Calibri" w:hAnsi="Calibri" w:cs="Calibri"/>
                <w:sz w:val="22"/>
                <w:szCs w:val="22"/>
              </w:rPr>
            </w:pPr>
            <w:r>
              <w:rPr>
                <w:rFonts w:ascii="Calibri" w:hAnsi="Calibri" w:cs="Calibri"/>
                <w:sz w:val="22"/>
                <w:szCs w:val="22"/>
              </w:rPr>
              <w:t>Yes</w:t>
            </w:r>
          </w:p>
        </w:tc>
        <w:tc>
          <w:tcPr>
            <w:tcW w:w="1418" w:type="dxa"/>
            <w:hideMark/>
          </w:tcPr>
          <w:p w14:paraId="74675EA4" w14:textId="3799052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Single value</w:t>
            </w:r>
          </w:p>
        </w:tc>
        <w:tc>
          <w:tcPr>
            <w:tcW w:w="2045" w:type="dxa"/>
            <w:hideMark/>
          </w:tcPr>
          <w:p w14:paraId="3CA69D4F" w14:textId="77777777" w:rsidR="00DA601E" w:rsidRPr="007D4ED4" w:rsidRDefault="00DA601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2015" w:type="dxa"/>
            <w:noWrap/>
            <w:hideMark/>
          </w:tcPr>
          <w:p w14:paraId="5EEDB08C" w14:textId="77777777" w:rsidR="00DA601E" w:rsidRPr="007D4ED4" w:rsidRDefault="00DA601E" w:rsidP="0058252C">
            <w:pPr>
              <w:ind w:left="0"/>
              <w:rPr>
                <w:rFonts w:ascii="Calibri" w:hAnsi="Calibri" w:cs="Calibri"/>
                <w:sz w:val="22"/>
                <w:szCs w:val="22"/>
              </w:rPr>
            </w:pPr>
          </w:p>
        </w:tc>
      </w:tr>
      <w:tr w:rsidR="00DA601E" w:rsidRPr="007D4ED4" w14:paraId="2F58ECF5" w14:textId="77777777" w:rsidTr="00124A4C">
        <w:trPr>
          <w:trHeight w:val="765"/>
          <w:jc w:val="center"/>
        </w:trPr>
        <w:tc>
          <w:tcPr>
            <w:tcW w:w="1980" w:type="dxa"/>
            <w:noWrap/>
            <w:hideMark/>
          </w:tcPr>
          <w:p w14:paraId="4F6A7958"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System Price (commodity price)</w:t>
            </w:r>
          </w:p>
        </w:tc>
        <w:tc>
          <w:tcPr>
            <w:tcW w:w="1559" w:type="dxa"/>
          </w:tcPr>
          <w:p w14:paraId="340089FE" w14:textId="7B37360B" w:rsidR="00DA601E" w:rsidRPr="007D4ED4" w:rsidRDefault="003D19B2" w:rsidP="003D19B2">
            <w:pPr>
              <w:ind w:left="0"/>
              <w:jc w:val="center"/>
              <w:rPr>
                <w:rFonts w:ascii="Calibri" w:hAnsi="Calibri" w:cs="Calibri"/>
                <w:sz w:val="22"/>
                <w:szCs w:val="22"/>
              </w:rPr>
            </w:pPr>
            <w:r>
              <w:rPr>
                <w:rFonts w:ascii="Calibri" w:hAnsi="Calibri" w:cs="Calibri"/>
                <w:sz w:val="22"/>
                <w:szCs w:val="22"/>
              </w:rPr>
              <w:t>Yes</w:t>
            </w:r>
          </w:p>
        </w:tc>
        <w:tc>
          <w:tcPr>
            <w:tcW w:w="1418" w:type="dxa"/>
            <w:hideMark/>
          </w:tcPr>
          <w:p w14:paraId="42BE12F7" w14:textId="4466BA29"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Prep curve (commodity price)</w:t>
            </w:r>
          </w:p>
        </w:tc>
        <w:tc>
          <w:tcPr>
            <w:tcW w:w="2045" w:type="dxa"/>
            <w:hideMark/>
          </w:tcPr>
          <w:p w14:paraId="10EA5A16"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2015" w:type="dxa"/>
            <w:noWrap/>
            <w:hideMark/>
          </w:tcPr>
          <w:p w14:paraId="098EB4FE"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Family- Power Price</w:t>
            </w:r>
          </w:p>
          <w:p w14:paraId="42C23430"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w:t>
            </w:r>
            <w:r w:rsidRPr="007D4ED4">
              <w:rPr>
                <w:rFonts w:ascii="Calibri" w:hAnsi="Calibri" w:cs="Calibri"/>
              </w:rPr>
              <w:t xml:space="preserve"> </w:t>
            </w:r>
            <w:r w:rsidRPr="007D4ED4">
              <w:rPr>
                <w:rFonts w:ascii="Calibri" w:hAnsi="Calibri" w:cs="Calibri"/>
                <w:sz w:val="22"/>
                <w:szCs w:val="22"/>
              </w:rPr>
              <w:t>System Price</w:t>
            </w:r>
          </w:p>
        </w:tc>
      </w:tr>
      <w:tr w:rsidR="00DA601E" w:rsidRPr="007D4ED4" w14:paraId="72611AA9" w14:textId="77777777" w:rsidTr="00124A4C">
        <w:trPr>
          <w:trHeight w:val="765"/>
          <w:jc w:val="center"/>
        </w:trPr>
        <w:tc>
          <w:tcPr>
            <w:tcW w:w="1980" w:type="dxa"/>
            <w:noWrap/>
            <w:hideMark/>
          </w:tcPr>
          <w:p w14:paraId="01872C7A"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EPAD price (commodity price)</w:t>
            </w:r>
          </w:p>
        </w:tc>
        <w:tc>
          <w:tcPr>
            <w:tcW w:w="1559" w:type="dxa"/>
          </w:tcPr>
          <w:p w14:paraId="0FFA6520" w14:textId="1021360A" w:rsidR="00DA601E" w:rsidRPr="007D4ED4" w:rsidRDefault="003D19B2" w:rsidP="003D19B2">
            <w:pPr>
              <w:ind w:left="0"/>
              <w:jc w:val="center"/>
              <w:rPr>
                <w:rFonts w:ascii="Calibri" w:hAnsi="Calibri" w:cs="Calibri"/>
                <w:sz w:val="22"/>
                <w:szCs w:val="22"/>
              </w:rPr>
            </w:pPr>
            <w:r>
              <w:rPr>
                <w:rFonts w:ascii="Calibri" w:hAnsi="Calibri" w:cs="Calibri"/>
                <w:sz w:val="22"/>
                <w:szCs w:val="22"/>
              </w:rPr>
              <w:t>Yes</w:t>
            </w:r>
          </w:p>
        </w:tc>
        <w:tc>
          <w:tcPr>
            <w:tcW w:w="1418" w:type="dxa"/>
            <w:hideMark/>
          </w:tcPr>
          <w:p w14:paraId="39C20403" w14:textId="3D62BD06"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Prep curve (commodity price)</w:t>
            </w:r>
          </w:p>
        </w:tc>
        <w:tc>
          <w:tcPr>
            <w:tcW w:w="2045" w:type="dxa"/>
            <w:hideMark/>
          </w:tcPr>
          <w:p w14:paraId="6320A9B3" w14:textId="77777777" w:rsidR="00DA601E" w:rsidRPr="007D4ED4" w:rsidRDefault="00DA601E" w:rsidP="0058252C">
            <w:pPr>
              <w:ind w:left="0"/>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2015" w:type="dxa"/>
            <w:noWrap/>
            <w:hideMark/>
          </w:tcPr>
          <w:p w14:paraId="771B2FAF"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 Family- Power Price</w:t>
            </w:r>
          </w:p>
          <w:p w14:paraId="69014FD9" w14:textId="77777777" w:rsidR="00DA601E" w:rsidRPr="007D4ED4" w:rsidRDefault="00DA601E" w:rsidP="0058252C">
            <w:pPr>
              <w:ind w:left="0"/>
              <w:jc w:val="left"/>
              <w:rPr>
                <w:rFonts w:ascii="Calibri" w:hAnsi="Calibri" w:cs="Calibri"/>
                <w:sz w:val="22"/>
                <w:szCs w:val="22"/>
              </w:rPr>
            </w:pPr>
            <w:r w:rsidRPr="007D4ED4">
              <w:rPr>
                <w:rFonts w:ascii="Calibri" w:hAnsi="Calibri" w:cs="Calibri"/>
                <w:sz w:val="22"/>
                <w:szCs w:val="22"/>
              </w:rPr>
              <w:t>Attribute-</w:t>
            </w:r>
            <w:r w:rsidRPr="007D4ED4">
              <w:rPr>
                <w:rFonts w:ascii="Calibri" w:hAnsi="Calibri" w:cs="Calibri"/>
              </w:rPr>
              <w:t xml:space="preserve"> </w:t>
            </w:r>
            <w:r w:rsidRPr="007D4ED4">
              <w:rPr>
                <w:rFonts w:ascii="Calibri" w:hAnsi="Calibri" w:cs="Calibri"/>
                <w:sz w:val="22"/>
                <w:szCs w:val="22"/>
              </w:rPr>
              <w:t>EPAD Price</w:t>
            </w:r>
          </w:p>
        </w:tc>
      </w:tr>
    </w:tbl>
    <w:p w14:paraId="1248B5A4" w14:textId="77777777" w:rsidR="00C03816" w:rsidRPr="007D4ED4" w:rsidRDefault="00C03816" w:rsidP="00C03816">
      <w:pPr>
        <w:ind w:left="0"/>
        <w:rPr>
          <w:rFonts w:ascii="Calibri" w:hAnsi="Calibri" w:cs="Calibri"/>
          <w:sz w:val="22"/>
          <w:szCs w:val="22"/>
        </w:rPr>
      </w:pPr>
    </w:p>
    <w:p w14:paraId="0A6D0BF4" w14:textId="77777777" w:rsidR="00C03816" w:rsidRPr="007D4ED4" w:rsidRDefault="00C03816" w:rsidP="00C03816">
      <w:pPr>
        <w:ind w:left="0"/>
        <w:rPr>
          <w:rFonts w:ascii="Calibri" w:hAnsi="Calibri" w:cs="Calibri"/>
          <w:sz w:val="22"/>
          <w:szCs w:val="22"/>
        </w:rPr>
      </w:pPr>
    </w:p>
    <w:p w14:paraId="14704C09" w14:textId="75D1F253"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Commodity+</w:t>
      </w:r>
      <w:r>
        <w:rPr>
          <w:rFonts w:ascii="Calibri" w:hAnsi="Calibri" w:cs="Calibri"/>
          <w:b/>
          <w:bCs/>
          <w:sz w:val="22"/>
          <w:szCs w:val="22"/>
        </w:rPr>
        <w:t xml:space="preserve"> </w:t>
      </w:r>
    </w:p>
    <w:p w14:paraId="3321B82E" w14:textId="77777777" w:rsidR="00C03816" w:rsidRPr="007D4ED4" w:rsidRDefault="00C03816" w:rsidP="00C03816">
      <w:pPr>
        <w:ind w:left="0"/>
        <w:rPr>
          <w:rFonts w:ascii="Calibri" w:hAnsi="Calibri" w:cs="Calibri"/>
          <w:sz w:val="22"/>
          <w:szCs w:val="22"/>
        </w:rPr>
      </w:pPr>
    </w:p>
    <w:tbl>
      <w:tblPr>
        <w:tblStyle w:val="TableGrid"/>
        <w:tblW w:w="0" w:type="auto"/>
        <w:jc w:val="center"/>
        <w:tblLook w:val="04A0" w:firstRow="1" w:lastRow="0" w:firstColumn="1" w:lastColumn="0" w:noHBand="0" w:noVBand="1"/>
      </w:tblPr>
      <w:tblGrid>
        <w:gridCol w:w="1980"/>
        <w:gridCol w:w="1417"/>
        <w:gridCol w:w="2268"/>
        <w:gridCol w:w="3352"/>
      </w:tblGrid>
      <w:tr w:rsidR="00700AC9" w:rsidRPr="007D4ED4" w14:paraId="5280491A" w14:textId="77777777" w:rsidTr="005F106C">
        <w:trPr>
          <w:trHeight w:val="315"/>
          <w:jc w:val="center"/>
        </w:trPr>
        <w:tc>
          <w:tcPr>
            <w:tcW w:w="9017" w:type="dxa"/>
            <w:gridSpan w:val="4"/>
          </w:tcPr>
          <w:p w14:paraId="33014351" w14:textId="457AF40B" w:rsidR="00700AC9" w:rsidRPr="00700AC9" w:rsidRDefault="00700AC9" w:rsidP="0058252C">
            <w:pPr>
              <w:ind w:left="0"/>
              <w:rPr>
                <w:rFonts w:ascii="Calibri" w:hAnsi="Calibri" w:cs="Calibri"/>
                <w:b/>
                <w:bCs/>
                <w:sz w:val="22"/>
                <w:szCs w:val="22"/>
              </w:rPr>
            </w:pPr>
            <w:r w:rsidRPr="007D4ED4">
              <w:rPr>
                <w:rFonts w:ascii="Calibri" w:hAnsi="Calibri" w:cs="Calibri"/>
                <w:b/>
                <w:bCs/>
                <w:sz w:val="22"/>
                <w:szCs w:val="22"/>
              </w:rPr>
              <w:t>Category- Commodity+</w:t>
            </w:r>
          </w:p>
        </w:tc>
      </w:tr>
      <w:tr w:rsidR="00700AC9" w:rsidRPr="007D4ED4" w14:paraId="4BE31C3C" w14:textId="77777777" w:rsidTr="00700AC9">
        <w:trPr>
          <w:trHeight w:val="600"/>
          <w:jc w:val="center"/>
        </w:trPr>
        <w:tc>
          <w:tcPr>
            <w:tcW w:w="1980" w:type="dxa"/>
            <w:hideMark/>
          </w:tcPr>
          <w:p w14:paraId="1E8139A6" w14:textId="4E27A062" w:rsidR="00700AC9" w:rsidRPr="007D4ED4" w:rsidRDefault="00700AC9" w:rsidP="00700AC9">
            <w:pPr>
              <w:ind w:left="0"/>
              <w:jc w:val="center"/>
              <w:rPr>
                <w:rFonts w:ascii="Calibri" w:hAnsi="Calibri" w:cs="Calibri"/>
                <w:b/>
                <w:bCs/>
                <w:sz w:val="22"/>
                <w:szCs w:val="22"/>
              </w:rPr>
            </w:pPr>
            <w:r w:rsidRPr="007D4ED4">
              <w:rPr>
                <w:rFonts w:ascii="Calibri" w:hAnsi="Calibri" w:cs="Calibri"/>
                <w:b/>
                <w:bCs/>
                <w:sz w:val="22"/>
                <w:szCs w:val="22"/>
              </w:rPr>
              <w:t>Attributes</w:t>
            </w:r>
          </w:p>
        </w:tc>
        <w:tc>
          <w:tcPr>
            <w:tcW w:w="1417" w:type="dxa"/>
          </w:tcPr>
          <w:p w14:paraId="5F12246F" w14:textId="09E25D44" w:rsidR="00700AC9" w:rsidRDefault="00700AC9" w:rsidP="00700AC9">
            <w:pPr>
              <w:ind w:left="0"/>
              <w:jc w:val="center"/>
              <w:rPr>
                <w:rFonts w:ascii="Calibri" w:hAnsi="Calibri" w:cs="Calibri"/>
                <w:b/>
                <w:bCs/>
                <w:sz w:val="22"/>
                <w:szCs w:val="22"/>
              </w:rPr>
            </w:pPr>
            <w:r>
              <w:rPr>
                <w:rFonts w:ascii="Calibri" w:hAnsi="Calibri" w:cs="Calibri"/>
                <w:b/>
                <w:bCs/>
                <w:sz w:val="22"/>
                <w:szCs w:val="22"/>
              </w:rPr>
              <w:t>Part of Delivery Fee</w:t>
            </w:r>
          </w:p>
        </w:tc>
        <w:tc>
          <w:tcPr>
            <w:tcW w:w="2268" w:type="dxa"/>
            <w:hideMark/>
          </w:tcPr>
          <w:p w14:paraId="5E8D488E" w14:textId="58BCD3B1" w:rsidR="00700AC9" w:rsidRPr="007D4ED4" w:rsidRDefault="00700AC9" w:rsidP="00700AC9">
            <w:pPr>
              <w:ind w:left="0"/>
              <w:jc w:val="center"/>
              <w:rPr>
                <w:rFonts w:ascii="Calibri" w:hAnsi="Calibri" w:cs="Calibri"/>
                <w:b/>
                <w:bCs/>
                <w:sz w:val="22"/>
                <w:szCs w:val="22"/>
              </w:rPr>
            </w:pPr>
            <w:r>
              <w:rPr>
                <w:rFonts w:ascii="Calibri" w:hAnsi="Calibri" w:cs="Calibri"/>
                <w:b/>
                <w:bCs/>
                <w:sz w:val="22"/>
                <w:szCs w:val="22"/>
              </w:rPr>
              <w:t>Feature of Attribute</w:t>
            </w:r>
          </w:p>
        </w:tc>
        <w:tc>
          <w:tcPr>
            <w:tcW w:w="3352" w:type="dxa"/>
            <w:hideMark/>
          </w:tcPr>
          <w:p w14:paraId="6D2552B7" w14:textId="77777777" w:rsidR="00700AC9" w:rsidRPr="007D4ED4" w:rsidRDefault="00700AC9" w:rsidP="00700AC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700AC9" w:rsidRPr="007D4ED4" w14:paraId="780403B7" w14:textId="77777777" w:rsidTr="00700AC9">
        <w:trPr>
          <w:trHeight w:val="255"/>
          <w:jc w:val="center"/>
        </w:trPr>
        <w:tc>
          <w:tcPr>
            <w:tcW w:w="1980" w:type="dxa"/>
            <w:hideMark/>
          </w:tcPr>
          <w:p w14:paraId="62BEF70C" w14:textId="77777777" w:rsidR="00700AC9" w:rsidRPr="007D4ED4" w:rsidRDefault="00700AC9" w:rsidP="0058252C">
            <w:pPr>
              <w:ind w:left="0"/>
              <w:rPr>
                <w:rFonts w:ascii="Calibri" w:hAnsi="Calibri" w:cs="Calibri"/>
                <w:sz w:val="22"/>
                <w:szCs w:val="22"/>
              </w:rPr>
            </w:pPr>
            <w:r w:rsidRPr="007D4ED4">
              <w:rPr>
                <w:rFonts w:ascii="Calibri" w:hAnsi="Calibri" w:cs="Calibri"/>
                <w:sz w:val="22"/>
                <w:szCs w:val="22"/>
              </w:rPr>
              <w:t>Hedge cost</w:t>
            </w:r>
          </w:p>
        </w:tc>
        <w:tc>
          <w:tcPr>
            <w:tcW w:w="1417" w:type="dxa"/>
          </w:tcPr>
          <w:p w14:paraId="7514905D" w14:textId="6E7BF727" w:rsidR="00700AC9" w:rsidRPr="007D4ED4" w:rsidRDefault="00B47286" w:rsidP="00B47286">
            <w:pPr>
              <w:ind w:left="0"/>
              <w:jc w:val="center"/>
              <w:rPr>
                <w:rFonts w:ascii="Calibri" w:hAnsi="Calibri" w:cs="Calibri"/>
                <w:sz w:val="22"/>
                <w:szCs w:val="22"/>
              </w:rPr>
            </w:pPr>
            <w:r w:rsidRPr="00B47286">
              <w:rPr>
                <w:rFonts w:ascii="Calibri" w:hAnsi="Calibri" w:cs="Calibri"/>
                <w:sz w:val="22"/>
                <w:szCs w:val="22"/>
              </w:rPr>
              <w:t>N/A</w:t>
            </w:r>
          </w:p>
        </w:tc>
        <w:tc>
          <w:tcPr>
            <w:tcW w:w="2268" w:type="dxa"/>
            <w:hideMark/>
          </w:tcPr>
          <w:p w14:paraId="53186B9D" w14:textId="6355FE95" w:rsidR="00700AC9" w:rsidRPr="007D4ED4" w:rsidRDefault="00700AC9" w:rsidP="0058252C">
            <w:pPr>
              <w:ind w:left="0"/>
              <w:rPr>
                <w:rFonts w:ascii="Calibri" w:hAnsi="Calibri" w:cs="Calibri"/>
                <w:sz w:val="22"/>
                <w:szCs w:val="22"/>
              </w:rPr>
            </w:pPr>
            <w:r w:rsidRPr="007D4ED4">
              <w:rPr>
                <w:rFonts w:ascii="Calibri" w:hAnsi="Calibri" w:cs="Calibri"/>
                <w:sz w:val="22"/>
                <w:szCs w:val="22"/>
              </w:rPr>
              <w:t>Single value</w:t>
            </w:r>
          </w:p>
        </w:tc>
        <w:tc>
          <w:tcPr>
            <w:tcW w:w="3352" w:type="dxa"/>
            <w:hideMark/>
          </w:tcPr>
          <w:p w14:paraId="6AE54138" w14:textId="77777777" w:rsidR="00700AC9" w:rsidRPr="007D4ED4" w:rsidRDefault="00700AC9" w:rsidP="0058252C">
            <w:pPr>
              <w:ind w:left="0"/>
              <w:rPr>
                <w:rFonts w:ascii="Calibri" w:hAnsi="Calibri" w:cs="Calibri"/>
                <w:sz w:val="22"/>
                <w:szCs w:val="22"/>
              </w:rPr>
            </w:pPr>
            <w:r w:rsidRPr="007D4ED4">
              <w:rPr>
                <w:rFonts w:ascii="Calibri" w:hAnsi="Calibri" w:cs="Calibri"/>
                <w:sz w:val="22"/>
                <w:szCs w:val="22"/>
              </w:rPr>
              <w:t> </w:t>
            </w:r>
          </w:p>
        </w:tc>
      </w:tr>
      <w:tr w:rsidR="00700AC9" w:rsidRPr="007D4ED4" w14:paraId="7E37B595" w14:textId="77777777" w:rsidTr="00700AC9">
        <w:trPr>
          <w:trHeight w:val="255"/>
          <w:jc w:val="center"/>
        </w:trPr>
        <w:tc>
          <w:tcPr>
            <w:tcW w:w="1980" w:type="dxa"/>
            <w:noWrap/>
            <w:hideMark/>
          </w:tcPr>
          <w:p w14:paraId="4D0F85C8" w14:textId="77777777" w:rsidR="00700AC9" w:rsidRPr="007D4ED4" w:rsidRDefault="00700AC9" w:rsidP="0058252C">
            <w:pPr>
              <w:ind w:left="0"/>
              <w:rPr>
                <w:rFonts w:ascii="Calibri" w:hAnsi="Calibri" w:cs="Calibri"/>
                <w:sz w:val="22"/>
                <w:szCs w:val="22"/>
              </w:rPr>
            </w:pPr>
            <w:r w:rsidRPr="007D4ED4">
              <w:rPr>
                <w:rFonts w:ascii="Calibri" w:hAnsi="Calibri" w:cs="Calibri"/>
                <w:sz w:val="22"/>
                <w:szCs w:val="22"/>
              </w:rPr>
              <w:t>Hedge margin</w:t>
            </w:r>
          </w:p>
        </w:tc>
        <w:tc>
          <w:tcPr>
            <w:tcW w:w="1417" w:type="dxa"/>
          </w:tcPr>
          <w:p w14:paraId="6A1506E8" w14:textId="073E8FD6" w:rsidR="00700AC9" w:rsidRPr="007D4ED4" w:rsidRDefault="00B47286" w:rsidP="00B47286">
            <w:pPr>
              <w:ind w:left="0"/>
              <w:jc w:val="center"/>
              <w:rPr>
                <w:rFonts w:ascii="Calibri" w:hAnsi="Calibri" w:cs="Calibri"/>
                <w:sz w:val="22"/>
                <w:szCs w:val="22"/>
              </w:rPr>
            </w:pPr>
            <w:r w:rsidRPr="00B47286">
              <w:rPr>
                <w:rFonts w:ascii="Calibri" w:hAnsi="Calibri" w:cs="Calibri"/>
                <w:sz w:val="22"/>
                <w:szCs w:val="22"/>
              </w:rPr>
              <w:t>N/A</w:t>
            </w:r>
          </w:p>
        </w:tc>
        <w:tc>
          <w:tcPr>
            <w:tcW w:w="2268" w:type="dxa"/>
            <w:hideMark/>
          </w:tcPr>
          <w:p w14:paraId="678C1EB3" w14:textId="3192DC2A" w:rsidR="00700AC9" w:rsidRPr="007D4ED4" w:rsidRDefault="00700AC9" w:rsidP="0058252C">
            <w:pPr>
              <w:ind w:left="0"/>
              <w:rPr>
                <w:rFonts w:ascii="Calibri" w:hAnsi="Calibri" w:cs="Calibri"/>
                <w:sz w:val="22"/>
                <w:szCs w:val="22"/>
              </w:rPr>
            </w:pPr>
            <w:r w:rsidRPr="007D4ED4">
              <w:rPr>
                <w:rFonts w:ascii="Calibri" w:hAnsi="Calibri" w:cs="Calibri"/>
                <w:sz w:val="22"/>
                <w:szCs w:val="22"/>
              </w:rPr>
              <w:t>Single value</w:t>
            </w:r>
          </w:p>
        </w:tc>
        <w:tc>
          <w:tcPr>
            <w:tcW w:w="3352" w:type="dxa"/>
            <w:hideMark/>
          </w:tcPr>
          <w:p w14:paraId="05829917" w14:textId="77777777" w:rsidR="00700AC9" w:rsidRPr="007D4ED4" w:rsidRDefault="00700AC9" w:rsidP="0058252C">
            <w:pPr>
              <w:ind w:left="0"/>
              <w:rPr>
                <w:rFonts w:ascii="Calibri" w:hAnsi="Calibri" w:cs="Calibri"/>
                <w:sz w:val="22"/>
                <w:szCs w:val="22"/>
              </w:rPr>
            </w:pPr>
            <w:r w:rsidRPr="007D4ED4">
              <w:rPr>
                <w:rFonts w:ascii="Calibri" w:hAnsi="Calibri" w:cs="Calibri"/>
                <w:sz w:val="22"/>
                <w:szCs w:val="22"/>
              </w:rPr>
              <w:t> </w:t>
            </w:r>
          </w:p>
        </w:tc>
      </w:tr>
      <w:tr w:rsidR="00700AC9" w:rsidRPr="007D4ED4" w14:paraId="69FDCC7C" w14:textId="77777777" w:rsidTr="00700AC9">
        <w:trPr>
          <w:trHeight w:val="255"/>
          <w:jc w:val="center"/>
        </w:trPr>
        <w:tc>
          <w:tcPr>
            <w:tcW w:w="1980" w:type="dxa"/>
            <w:noWrap/>
            <w:hideMark/>
          </w:tcPr>
          <w:p w14:paraId="3A3E181B" w14:textId="77777777" w:rsidR="00700AC9" w:rsidRPr="007D4ED4" w:rsidRDefault="00700AC9" w:rsidP="0058252C">
            <w:pPr>
              <w:ind w:left="0"/>
              <w:rPr>
                <w:rFonts w:ascii="Calibri" w:hAnsi="Calibri" w:cs="Calibri"/>
                <w:sz w:val="22"/>
                <w:szCs w:val="22"/>
              </w:rPr>
            </w:pPr>
            <w:r w:rsidRPr="007D4ED4">
              <w:rPr>
                <w:rFonts w:ascii="Calibri" w:hAnsi="Calibri" w:cs="Calibri"/>
                <w:sz w:val="22"/>
                <w:szCs w:val="22"/>
              </w:rPr>
              <w:t>English offer wording</w:t>
            </w:r>
          </w:p>
        </w:tc>
        <w:tc>
          <w:tcPr>
            <w:tcW w:w="1417" w:type="dxa"/>
          </w:tcPr>
          <w:p w14:paraId="3795E8ED" w14:textId="2A58E84E" w:rsidR="00700AC9" w:rsidRPr="007D4ED4" w:rsidRDefault="00B47286" w:rsidP="00B47286">
            <w:pPr>
              <w:ind w:left="0"/>
              <w:jc w:val="center"/>
              <w:rPr>
                <w:rFonts w:ascii="Calibri" w:hAnsi="Calibri" w:cs="Calibri"/>
                <w:sz w:val="22"/>
                <w:szCs w:val="22"/>
              </w:rPr>
            </w:pPr>
            <w:r w:rsidRPr="00B47286">
              <w:rPr>
                <w:rFonts w:ascii="Calibri" w:hAnsi="Calibri" w:cs="Calibri"/>
                <w:sz w:val="22"/>
                <w:szCs w:val="22"/>
              </w:rPr>
              <w:t>N/A</w:t>
            </w:r>
          </w:p>
        </w:tc>
        <w:tc>
          <w:tcPr>
            <w:tcW w:w="2268" w:type="dxa"/>
            <w:hideMark/>
          </w:tcPr>
          <w:p w14:paraId="7B2F8AC3" w14:textId="61027D83" w:rsidR="00700AC9" w:rsidRPr="007D4ED4" w:rsidRDefault="00700AC9" w:rsidP="0058252C">
            <w:pPr>
              <w:ind w:left="0"/>
              <w:rPr>
                <w:rFonts w:ascii="Calibri" w:hAnsi="Calibri" w:cs="Calibri"/>
                <w:sz w:val="22"/>
                <w:szCs w:val="22"/>
              </w:rPr>
            </w:pPr>
            <w:r w:rsidRPr="007D4ED4">
              <w:rPr>
                <w:rFonts w:ascii="Calibri" w:hAnsi="Calibri" w:cs="Calibri"/>
                <w:sz w:val="22"/>
                <w:szCs w:val="22"/>
              </w:rPr>
              <w:t>Text in offer wording</w:t>
            </w:r>
          </w:p>
        </w:tc>
        <w:tc>
          <w:tcPr>
            <w:tcW w:w="3352" w:type="dxa"/>
            <w:hideMark/>
          </w:tcPr>
          <w:p w14:paraId="69EB5B90" w14:textId="77777777" w:rsidR="00700AC9" w:rsidRPr="007D4ED4" w:rsidRDefault="00700AC9" w:rsidP="0058252C">
            <w:pPr>
              <w:ind w:left="0"/>
              <w:jc w:val="left"/>
              <w:rPr>
                <w:rFonts w:ascii="Calibri" w:hAnsi="Calibri" w:cs="Calibri"/>
                <w:sz w:val="22"/>
                <w:szCs w:val="22"/>
              </w:rPr>
            </w:pPr>
            <w:r w:rsidRPr="007D4ED4">
              <w:rPr>
                <w:rFonts w:ascii="Calibri" w:hAnsi="Calibri" w:cs="Calibri"/>
                <w:sz w:val="22"/>
                <w:szCs w:val="22"/>
              </w:rPr>
              <w:t> Family- Offer Wording</w:t>
            </w:r>
          </w:p>
          <w:p w14:paraId="0524A5EB" w14:textId="77777777" w:rsidR="00700AC9" w:rsidRPr="007D4ED4" w:rsidRDefault="00700AC9" w:rsidP="0058252C">
            <w:pPr>
              <w:ind w:left="0"/>
              <w:jc w:val="left"/>
              <w:rPr>
                <w:rFonts w:ascii="Calibri" w:hAnsi="Calibri" w:cs="Calibri"/>
                <w:sz w:val="22"/>
                <w:szCs w:val="22"/>
              </w:rPr>
            </w:pPr>
            <w:r w:rsidRPr="007D4ED4">
              <w:rPr>
                <w:rFonts w:ascii="Calibri" w:hAnsi="Calibri" w:cs="Calibri"/>
                <w:sz w:val="22"/>
                <w:szCs w:val="22"/>
              </w:rPr>
              <w:t>Attribute- English offer wording</w:t>
            </w:r>
          </w:p>
        </w:tc>
      </w:tr>
    </w:tbl>
    <w:p w14:paraId="489AA004" w14:textId="77777777" w:rsidR="00C03816" w:rsidRDefault="00C03816" w:rsidP="00C03816">
      <w:pPr>
        <w:ind w:left="0"/>
        <w:rPr>
          <w:rFonts w:ascii="Calibri" w:hAnsi="Calibri" w:cs="Calibri"/>
          <w:sz w:val="22"/>
          <w:szCs w:val="22"/>
        </w:rPr>
      </w:pPr>
    </w:p>
    <w:p w14:paraId="2C8ED0B5" w14:textId="77777777" w:rsidR="0047231E" w:rsidRDefault="0047231E" w:rsidP="00C03816">
      <w:pPr>
        <w:ind w:left="0"/>
        <w:rPr>
          <w:rFonts w:ascii="Calibri" w:hAnsi="Calibri" w:cs="Calibri"/>
          <w:sz w:val="22"/>
          <w:szCs w:val="22"/>
        </w:rPr>
      </w:pPr>
    </w:p>
    <w:p w14:paraId="7FFAA44C" w14:textId="77777777" w:rsidR="0047231E" w:rsidRDefault="0047231E" w:rsidP="00C03816">
      <w:pPr>
        <w:ind w:left="0"/>
        <w:rPr>
          <w:rFonts w:ascii="Calibri" w:hAnsi="Calibri" w:cs="Calibri"/>
          <w:sz w:val="22"/>
          <w:szCs w:val="22"/>
        </w:rPr>
      </w:pPr>
    </w:p>
    <w:p w14:paraId="73FD7F4A" w14:textId="77777777" w:rsidR="0047231E" w:rsidRDefault="0047231E" w:rsidP="00C03816">
      <w:pPr>
        <w:ind w:left="0"/>
        <w:rPr>
          <w:rFonts w:ascii="Calibri" w:hAnsi="Calibri" w:cs="Calibri"/>
          <w:sz w:val="22"/>
          <w:szCs w:val="22"/>
        </w:rPr>
      </w:pPr>
    </w:p>
    <w:p w14:paraId="77A2D545" w14:textId="77777777" w:rsidR="00C03816" w:rsidRDefault="00C03816" w:rsidP="00C03816">
      <w:pPr>
        <w:ind w:left="0"/>
        <w:rPr>
          <w:rFonts w:ascii="Calibri" w:hAnsi="Calibri" w:cs="Calibri"/>
          <w:sz w:val="22"/>
          <w:szCs w:val="22"/>
        </w:rPr>
      </w:pPr>
    </w:p>
    <w:p w14:paraId="3CDCA34A" w14:textId="77777777" w:rsidR="00C03816" w:rsidRPr="007D4ED4" w:rsidRDefault="00C03816" w:rsidP="00C03816">
      <w:pPr>
        <w:ind w:left="0"/>
        <w:rPr>
          <w:rFonts w:ascii="Calibri" w:hAnsi="Calibri" w:cs="Calibri"/>
          <w:sz w:val="22"/>
          <w:szCs w:val="22"/>
        </w:rPr>
      </w:pPr>
    </w:p>
    <w:p w14:paraId="77712505" w14:textId="7436A936"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lastRenderedPageBreak/>
        <w:t>RM support + RM full Service</w:t>
      </w:r>
      <w:r>
        <w:rPr>
          <w:rFonts w:ascii="Calibri" w:hAnsi="Calibri" w:cs="Calibri"/>
          <w:b/>
          <w:bCs/>
          <w:sz w:val="22"/>
          <w:szCs w:val="22"/>
        </w:rPr>
        <w:t xml:space="preserve"> </w:t>
      </w:r>
    </w:p>
    <w:p w14:paraId="4AA63A89" w14:textId="77777777" w:rsidR="00C03816" w:rsidRPr="007D4ED4" w:rsidRDefault="00C03816" w:rsidP="00C03816">
      <w:pPr>
        <w:ind w:left="0"/>
        <w:rPr>
          <w:rFonts w:ascii="Calibri" w:hAnsi="Calibri" w:cs="Calibri"/>
          <w:b/>
          <w:bCs/>
          <w:sz w:val="22"/>
          <w:szCs w:val="22"/>
        </w:rPr>
      </w:pPr>
    </w:p>
    <w:tbl>
      <w:tblPr>
        <w:tblStyle w:val="TableGrid"/>
        <w:tblW w:w="0" w:type="auto"/>
        <w:jc w:val="center"/>
        <w:tblLook w:val="04A0" w:firstRow="1" w:lastRow="0" w:firstColumn="1" w:lastColumn="0" w:noHBand="0" w:noVBand="1"/>
      </w:tblPr>
      <w:tblGrid>
        <w:gridCol w:w="2547"/>
        <w:gridCol w:w="1843"/>
        <w:gridCol w:w="1984"/>
        <w:gridCol w:w="2643"/>
      </w:tblGrid>
      <w:tr w:rsidR="00B47286" w:rsidRPr="007D4ED4" w14:paraId="443FB63B" w14:textId="77777777" w:rsidTr="005F106C">
        <w:trPr>
          <w:trHeight w:val="315"/>
          <w:jc w:val="center"/>
        </w:trPr>
        <w:tc>
          <w:tcPr>
            <w:tcW w:w="9017" w:type="dxa"/>
            <w:gridSpan w:val="4"/>
          </w:tcPr>
          <w:p w14:paraId="053102A9" w14:textId="4626A408" w:rsidR="00B47286" w:rsidRPr="007D4ED4" w:rsidRDefault="00B47286" w:rsidP="0058252C">
            <w:pPr>
              <w:ind w:left="0"/>
              <w:rPr>
                <w:rFonts w:ascii="Calibri" w:hAnsi="Calibri" w:cs="Calibri"/>
                <w:b/>
                <w:bCs/>
                <w:sz w:val="22"/>
                <w:szCs w:val="22"/>
              </w:rPr>
            </w:pPr>
            <w:r w:rsidRPr="007D4ED4">
              <w:rPr>
                <w:rFonts w:ascii="Calibri" w:hAnsi="Calibri" w:cs="Calibri"/>
                <w:b/>
                <w:bCs/>
                <w:sz w:val="22"/>
                <w:szCs w:val="22"/>
              </w:rPr>
              <w:t>Category- RM support + RM full Service</w:t>
            </w:r>
          </w:p>
        </w:tc>
      </w:tr>
      <w:tr w:rsidR="00B47286" w:rsidRPr="007D4ED4" w14:paraId="4523075C" w14:textId="77777777" w:rsidTr="00A52390">
        <w:trPr>
          <w:trHeight w:val="600"/>
          <w:jc w:val="center"/>
        </w:trPr>
        <w:tc>
          <w:tcPr>
            <w:tcW w:w="2547" w:type="dxa"/>
            <w:hideMark/>
          </w:tcPr>
          <w:p w14:paraId="5B3ECF0C" w14:textId="77777777" w:rsidR="00B47286" w:rsidRPr="007D4ED4" w:rsidRDefault="00B47286"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843" w:type="dxa"/>
          </w:tcPr>
          <w:p w14:paraId="17A969F6" w14:textId="2F03CF62" w:rsidR="00B47286" w:rsidRDefault="00B47286" w:rsidP="0058252C">
            <w:pPr>
              <w:ind w:left="0"/>
              <w:jc w:val="center"/>
              <w:rPr>
                <w:rFonts w:ascii="Calibri" w:hAnsi="Calibri" w:cs="Calibri"/>
                <w:b/>
                <w:bCs/>
                <w:sz w:val="22"/>
                <w:szCs w:val="22"/>
              </w:rPr>
            </w:pPr>
            <w:r>
              <w:rPr>
                <w:rFonts w:ascii="Calibri" w:hAnsi="Calibri" w:cs="Calibri"/>
                <w:b/>
                <w:bCs/>
                <w:sz w:val="22"/>
                <w:szCs w:val="22"/>
              </w:rPr>
              <w:t xml:space="preserve">Part </w:t>
            </w:r>
            <w:r w:rsidRPr="00B47286">
              <w:rPr>
                <w:rFonts w:ascii="Calibri" w:hAnsi="Calibri" w:cs="Calibri"/>
                <w:b/>
                <w:bCs/>
                <w:sz w:val="22"/>
                <w:szCs w:val="22"/>
              </w:rPr>
              <w:t>of Delivery</w:t>
            </w:r>
            <w:r>
              <w:rPr>
                <w:rFonts w:ascii="Calibri" w:hAnsi="Calibri" w:cs="Calibri"/>
                <w:b/>
                <w:bCs/>
                <w:sz w:val="22"/>
                <w:szCs w:val="22"/>
              </w:rPr>
              <w:t xml:space="preserve"> Fee</w:t>
            </w:r>
          </w:p>
        </w:tc>
        <w:tc>
          <w:tcPr>
            <w:tcW w:w="1984" w:type="dxa"/>
            <w:hideMark/>
          </w:tcPr>
          <w:p w14:paraId="1399E27E" w14:textId="415698CA" w:rsidR="00B47286" w:rsidRPr="007D4ED4" w:rsidRDefault="00A52390" w:rsidP="0058252C">
            <w:pPr>
              <w:ind w:left="0"/>
              <w:jc w:val="center"/>
              <w:rPr>
                <w:rFonts w:ascii="Calibri" w:hAnsi="Calibri" w:cs="Calibri"/>
                <w:b/>
                <w:bCs/>
                <w:sz w:val="22"/>
                <w:szCs w:val="22"/>
              </w:rPr>
            </w:pPr>
            <w:r>
              <w:rPr>
                <w:rFonts w:ascii="Calibri" w:hAnsi="Calibri" w:cs="Calibri"/>
                <w:b/>
                <w:bCs/>
                <w:sz w:val="22"/>
                <w:szCs w:val="22"/>
              </w:rPr>
              <w:t>Type</w:t>
            </w:r>
            <w:r w:rsidR="00B47286">
              <w:rPr>
                <w:rFonts w:ascii="Calibri" w:hAnsi="Calibri" w:cs="Calibri"/>
                <w:b/>
                <w:bCs/>
                <w:sz w:val="22"/>
                <w:szCs w:val="22"/>
              </w:rPr>
              <w:t xml:space="preserve"> of Attribute</w:t>
            </w:r>
          </w:p>
        </w:tc>
        <w:tc>
          <w:tcPr>
            <w:tcW w:w="2643" w:type="dxa"/>
            <w:hideMark/>
          </w:tcPr>
          <w:p w14:paraId="1192BB2A" w14:textId="77777777" w:rsidR="00B47286" w:rsidRPr="007D4ED4" w:rsidRDefault="00B47286" w:rsidP="0058252C">
            <w:pPr>
              <w:ind w:left="0"/>
              <w:rPr>
                <w:rFonts w:ascii="Calibri" w:hAnsi="Calibri" w:cs="Calibri"/>
                <w:b/>
                <w:bCs/>
                <w:sz w:val="22"/>
                <w:szCs w:val="22"/>
              </w:rPr>
            </w:pPr>
            <w:r w:rsidRPr="007D4ED4">
              <w:rPr>
                <w:rFonts w:ascii="Calibri" w:hAnsi="Calibri" w:cs="Calibri"/>
                <w:b/>
                <w:bCs/>
                <w:sz w:val="22"/>
                <w:szCs w:val="22"/>
              </w:rPr>
              <w:t>Bit2win Configuration</w:t>
            </w:r>
          </w:p>
        </w:tc>
      </w:tr>
      <w:tr w:rsidR="00B47286" w:rsidRPr="007D4ED4" w14:paraId="2FE1A140" w14:textId="77777777" w:rsidTr="00A52390">
        <w:trPr>
          <w:trHeight w:val="255"/>
          <w:jc w:val="center"/>
        </w:trPr>
        <w:tc>
          <w:tcPr>
            <w:tcW w:w="2547" w:type="dxa"/>
            <w:hideMark/>
          </w:tcPr>
          <w:p w14:paraId="6BDE2ABD"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Hedge cost</w:t>
            </w:r>
          </w:p>
        </w:tc>
        <w:tc>
          <w:tcPr>
            <w:tcW w:w="1843" w:type="dxa"/>
          </w:tcPr>
          <w:p w14:paraId="36392FCA" w14:textId="04325171" w:rsidR="00B47286" w:rsidRPr="007D4ED4" w:rsidRDefault="00A52390" w:rsidP="00A52390">
            <w:pPr>
              <w:ind w:left="0"/>
              <w:jc w:val="center"/>
              <w:rPr>
                <w:rFonts w:ascii="Calibri" w:hAnsi="Calibri" w:cs="Calibri"/>
                <w:sz w:val="22"/>
                <w:szCs w:val="22"/>
              </w:rPr>
            </w:pPr>
            <w:r w:rsidRPr="00A52390">
              <w:rPr>
                <w:rFonts w:ascii="Calibri" w:hAnsi="Calibri" w:cs="Calibri"/>
                <w:sz w:val="22"/>
                <w:szCs w:val="22"/>
              </w:rPr>
              <w:t>N/A</w:t>
            </w:r>
          </w:p>
        </w:tc>
        <w:tc>
          <w:tcPr>
            <w:tcW w:w="1984" w:type="dxa"/>
            <w:hideMark/>
          </w:tcPr>
          <w:p w14:paraId="451A7817" w14:textId="30729133"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Single value</w:t>
            </w:r>
          </w:p>
        </w:tc>
        <w:tc>
          <w:tcPr>
            <w:tcW w:w="2643" w:type="dxa"/>
            <w:hideMark/>
          </w:tcPr>
          <w:p w14:paraId="237DE5B2"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 </w:t>
            </w:r>
          </w:p>
        </w:tc>
      </w:tr>
      <w:tr w:rsidR="00B47286" w:rsidRPr="007D4ED4" w14:paraId="2076296D" w14:textId="77777777" w:rsidTr="00A52390">
        <w:trPr>
          <w:trHeight w:val="510"/>
          <w:jc w:val="center"/>
        </w:trPr>
        <w:tc>
          <w:tcPr>
            <w:tcW w:w="2547" w:type="dxa"/>
            <w:hideMark/>
          </w:tcPr>
          <w:p w14:paraId="7DF3E7F1"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Hedge margin</w:t>
            </w:r>
          </w:p>
        </w:tc>
        <w:tc>
          <w:tcPr>
            <w:tcW w:w="1843" w:type="dxa"/>
          </w:tcPr>
          <w:p w14:paraId="57452B36" w14:textId="68F792CD" w:rsidR="00B47286" w:rsidRPr="007D4ED4" w:rsidRDefault="00A52390" w:rsidP="00A52390">
            <w:pPr>
              <w:ind w:left="0"/>
              <w:jc w:val="center"/>
              <w:rPr>
                <w:rFonts w:ascii="Calibri" w:hAnsi="Calibri" w:cs="Calibri"/>
                <w:sz w:val="22"/>
                <w:szCs w:val="22"/>
              </w:rPr>
            </w:pPr>
            <w:r w:rsidRPr="00A52390">
              <w:rPr>
                <w:rFonts w:ascii="Calibri" w:hAnsi="Calibri" w:cs="Calibri"/>
                <w:sz w:val="22"/>
                <w:szCs w:val="22"/>
              </w:rPr>
              <w:t>N/A</w:t>
            </w:r>
          </w:p>
        </w:tc>
        <w:tc>
          <w:tcPr>
            <w:tcW w:w="1984" w:type="dxa"/>
            <w:hideMark/>
          </w:tcPr>
          <w:p w14:paraId="111604A3" w14:textId="783D0065"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Single value added by KAM/AM</w:t>
            </w:r>
          </w:p>
        </w:tc>
        <w:tc>
          <w:tcPr>
            <w:tcW w:w="2643" w:type="dxa"/>
            <w:hideMark/>
          </w:tcPr>
          <w:p w14:paraId="14BC8CE7"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 </w:t>
            </w:r>
          </w:p>
        </w:tc>
      </w:tr>
      <w:tr w:rsidR="00B47286" w:rsidRPr="007D4ED4" w14:paraId="24E66A9A" w14:textId="77777777" w:rsidTr="00A52390">
        <w:trPr>
          <w:trHeight w:val="510"/>
          <w:jc w:val="center"/>
        </w:trPr>
        <w:tc>
          <w:tcPr>
            <w:tcW w:w="2547" w:type="dxa"/>
            <w:hideMark/>
          </w:tcPr>
          <w:p w14:paraId="701FF437"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Risk management cost</w:t>
            </w:r>
          </w:p>
        </w:tc>
        <w:tc>
          <w:tcPr>
            <w:tcW w:w="1843" w:type="dxa"/>
          </w:tcPr>
          <w:p w14:paraId="5E45F104" w14:textId="781F9C67" w:rsidR="00B47286" w:rsidRPr="007D4ED4" w:rsidRDefault="00A52390" w:rsidP="00A52390">
            <w:pPr>
              <w:ind w:left="0"/>
              <w:jc w:val="center"/>
              <w:rPr>
                <w:rFonts w:ascii="Calibri" w:hAnsi="Calibri" w:cs="Calibri"/>
                <w:sz w:val="22"/>
                <w:szCs w:val="22"/>
              </w:rPr>
            </w:pPr>
            <w:r w:rsidRPr="00A52390">
              <w:rPr>
                <w:rFonts w:ascii="Calibri" w:hAnsi="Calibri" w:cs="Calibri"/>
                <w:sz w:val="22"/>
                <w:szCs w:val="22"/>
              </w:rPr>
              <w:t>N/A</w:t>
            </w:r>
          </w:p>
        </w:tc>
        <w:tc>
          <w:tcPr>
            <w:tcW w:w="1984" w:type="dxa"/>
            <w:hideMark/>
          </w:tcPr>
          <w:p w14:paraId="14E8D5F9" w14:textId="572C6C5C"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Single value added by KAM/AM</w:t>
            </w:r>
          </w:p>
        </w:tc>
        <w:tc>
          <w:tcPr>
            <w:tcW w:w="2643" w:type="dxa"/>
            <w:hideMark/>
          </w:tcPr>
          <w:p w14:paraId="43656BD4"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 </w:t>
            </w:r>
          </w:p>
        </w:tc>
      </w:tr>
      <w:tr w:rsidR="00B47286" w:rsidRPr="007D4ED4" w14:paraId="068BF5BD" w14:textId="77777777" w:rsidTr="00A52390">
        <w:trPr>
          <w:trHeight w:val="510"/>
          <w:jc w:val="center"/>
        </w:trPr>
        <w:tc>
          <w:tcPr>
            <w:tcW w:w="2547" w:type="dxa"/>
            <w:hideMark/>
          </w:tcPr>
          <w:p w14:paraId="36944D78"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Risk management margin</w:t>
            </w:r>
          </w:p>
        </w:tc>
        <w:tc>
          <w:tcPr>
            <w:tcW w:w="1843" w:type="dxa"/>
          </w:tcPr>
          <w:p w14:paraId="28FAEBDA" w14:textId="66374980" w:rsidR="00B47286" w:rsidRPr="007D4ED4" w:rsidRDefault="00A52390" w:rsidP="00A52390">
            <w:pPr>
              <w:ind w:left="0"/>
              <w:jc w:val="center"/>
              <w:rPr>
                <w:rFonts w:ascii="Calibri" w:hAnsi="Calibri" w:cs="Calibri"/>
                <w:sz w:val="22"/>
                <w:szCs w:val="22"/>
              </w:rPr>
            </w:pPr>
            <w:r w:rsidRPr="00A52390">
              <w:rPr>
                <w:rFonts w:ascii="Calibri" w:hAnsi="Calibri" w:cs="Calibri"/>
                <w:sz w:val="22"/>
                <w:szCs w:val="22"/>
              </w:rPr>
              <w:t>N/A</w:t>
            </w:r>
          </w:p>
        </w:tc>
        <w:tc>
          <w:tcPr>
            <w:tcW w:w="1984" w:type="dxa"/>
            <w:hideMark/>
          </w:tcPr>
          <w:p w14:paraId="726CBEEB" w14:textId="79D62FF6"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Single value added by KAM/AM</w:t>
            </w:r>
          </w:p>
        </w:tc>
        <w:tc>
          <w:tcPr>
            <w:tcW w:w="2643" w:type="dxa"/>
            <w:hideMark/>
          </w:tcPr>
          <w:p w14:paraId="50E544C4"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 </w:t>
            </w:r>
          </w:p>
        </w:tc>
      </w:tr>
      <w:tr w:rsidR="00B47286" w:rsidRPr="007D4ED4" w14:paraId="65CACD55" w14:textId="77777777" w:rsidTr="00A52390">
        <w:trPr>
          <w:trHeight w:val="255"/>
          <w:jc w:val="center"/>
        </w:trPr>
        <w:tc>
          <w:tcPr>
            <w:tcW w:w="2547" w:type="dxa"/>
            <w:noWrap/>
            <w:hideMark/>
          </w:tcPr>
          <w:p w14:paraId="425F01AB"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English offer wording</w:t>
            </w:r>
          </w:p>
        </w:tc>
        <w:tc>
          <w:tcPr>
            <w:tcW w:w="1843" w:type="dxa"/>
          </w:tcPr>
          <w:p w14:paraId="75A873B8" w14:textId="10B24E01" w:rsidR="00B47286" w:rsidRPr="007D4ED4" w:rsidRDefault="00A52390" w:rsidP="00A52390">
            <w:pPr>
              <w:ind w:left="0"/>
              <w:jc w:val="center"/>
              <w:rPr>
                <w:rFonts w:ascii="Calibri" w:hAnsi="Calibri" w:cs="Calibri"/>
                <w:sz w:val="22"/>
                <w:szCs w:val="22"/>
              </w:rPr>
            </w:pPr>
            <w:r w:rsidRPr="00A52390">
              <w:rPr>
                <w:rFonts w:ascii="Calibri" w:hAnsi="Calibri" w:cs="Calibri"/>
                <w:sz w:val="22"/>
                <w:szCs w:val="22"/>
              </w:rPr>
              <w:t>N/A</w:t>
            </w:r>
          </w:p>
        </w:tc>
        <w:tc>
          <w:tcPr>
            <w:tcW w:w="1984" w:type="dxa"/>
            <w:hideMark/>
          </w:tcPr>
          <w:p w14:paraId="51CFC4D4" w14:textId="7F9441AD"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643" w:type="dxa"/>
            <w:hideMark/>
          </w:tcPr>
          <w:p w14:paraId="2ABECC56"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  Family- Offer Wording</w:t>
            </w:r>
          </w:p>
          <w:p w14:paraId="74B1D87B" w14:textId="77777777" w:rsidR="00B47286" w:rsidRPr="007D4ED4" w:rsidRDefault="00B47286" w:rsidP="0058252C">
            <w:pPr>
              <w:ind w:left="0"/>
              <w:jc w:val="left"/>
              <w:rPr>
                <w:rFonts w:ascii="Calibri" w:hAnsi="Calibri" w:cs="Calibri"/>
                <w:sz w:val="22"/>
                <w:szCs w:val="22"/>
              </w:rPr>
            </w:pPr>
            <w:r w:rsidRPr="007D4ED4">
              <w:rPr>
                <w:rFonts w:ascii="Calibri" w:hAnsi="Calibri" w:cs="Calibri"/>
                <w:sz w:val="22"/>
                <w:szCs w:val="22"/>
              </w:rPr>
              <w:t>Attribute- English offer wording</w:t>
            </w:r>
          </w:p>
        </w:tc>
      </w:tr>
    </w:tbl>
    <w:p w14:paraId="30343063" w14:textId="77777777" w:rsidR="00C03816" w:rsidRDefault="00C03816" w:rsidP="00C03816">
      <w:pPr>
        <w:ind w:left="0"/>
        <w:rPr>
          <w:rFonts w:ascii="Calibri" w:hAnsi="Calibri" w:cs="Calibri"/>
          <w:b/>
          <w:bCs/>
          <w:sz w:val="22"/>
          <w:szCs w:val="22"/>
        </w:rPr>
      </w:pPr>
    </w:p>
    <w:p w14:paraId="1A4F197E" w14:textId="77777777" w:rsidR="00A52390" w:rsidRPr="007D4ED4" w:rsidRDefault="00A52390" w:rsidP="00C03816">
      <w:pPr>
        <w:ind w:left="0"/>
        <w:rPr>
          <w:rFonts w:ascii="Calibri" w:hAnsi="Calibri" w:cs="Calibri"/>
          <w:b/>
          <w:bCs/>
          <w:sz w:val="22"/>
          <w:szCs w:val="22"/>
        </w:rPr>
      </w:pPr>
    </w:p>
    <w:p w14:paraId="5D311F21" w14:textId="3618C76B"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Flex Price</w:t>
      </w:r>
      <w:r>
        <w:rPr>
          <w:rFonts w:ascii="Calibri" w:hAnsi="Calibri" w:cs="Calibri"/>
          <w:b/>
          <w:bCs/>
          <w:sz w:val="22"/>
          <w:szCs w:val="22"/>
        </w:rPr>
        <w:t xml:space="preserve"> </w:t>
      </w:r>
    </w:p>
    <w:p w14:paraId="408414AC" w14:textId="77777777" w:rsidR="00C03816" w:rsidRPr="007D4ED4" w:rsidRDefault="00C03816" w:rsidP="00C03816">
      <w:pPr>
        <w:ind w:left="0"/>
        <w:rPr>
          <w:rFonts w:ascii="Calibri" w:hAnsi="Calibri" w:cs="Calibri"/>
          <w:b/>
          <w:bCs/>
          <w:sz w:val="22"/>
          <w:szCs w:val="22"/>
        </w:rPr>
      </w:pPr>
    </w:p>
    <w:tbl>
      <w:tblPr>
        <w:tblStyle w:val="TableGrid"/>
        <w:tblW w:w="0" w:type="auto"/>
        <w:jc w:val="center"/>
        <w:tblLook w:val="04A0" w:firstRow="1" w:lastRow="0" w:firstColumn="1" w:lastColumn="0" w:noHBand="0" w:noVBand="1"/>
      </w:tblPr>
      <w:tblGrid>
        <w:gridCol w:w="2180"/>
        <w:gridCol w:w="1348"/>
        <w:gridCol w:w="1460"/>
        <w:gridCol w:w="2490"/>
        <w:gridCol w:w="1539"/>
      </w:tblGrid>
      <w:tr w:rsidR="00E8539C" w:rsidRPr="007D4ED4" w14:paraId="179D548F" w14:textId="77777777" w:rsidTr="005F106C">
        <w:trPr>
          <w:trHeight w:val="315"/>
          <w:jc w:val="center"/>
        </w:trPr>
        <w:tc>
          <w:tcPr>
            <w:tcW w:w="9017" w:type="dxa"/>
            <w:gridSpan w:val="5"/>
          </w:tcPr>
          <w:p w14:paraId="6E53958E" w14:textId="3EDC58D4" w:rsidR="00E8539C" w:rsidRPr="00E8539C" w:rsidRDefault="00E8539C" w:rsidP="00E8539C">
            <w:pPr>
              <w:ind w:left="0"/>
              <w:rPr>
                <w:rFonts w:ascii="Calibri" w:hAnsi="Calibri" w:cs="Calibri"/>
                <w:b/>
                <w:bCs/>
                <w:sz w:val="22"/>
                <w:szCs w:val="22"/>
              </w:rPr>
            </w:pPr>
            <w:r w:rsidRPr="007D4ED4">
              <w:rPr>
                <w:rFonts w:ascii="Calibri" w:hAnsi="Calibri" w:cs="Calibri"/>
                <w:b/>
                <w:bCs/>
                <w:sz w:val="22"/>
                <w:szCs w:val="22"/>
              </w:rPr>
              <w:t>Category- Flex price</w:t>
            </w:r>
            <w:r w:rsidRPr="007D4ED4">
              <w:rPr>
                <w:rFonts w:ascii="Calibri" w:hAnsi="Calibri" w:cs="Calibri"/>
                <w:sz w:val="22"/>
                <w:szCs w:val="22"/>
              </w:rPr>
              <w:t> </w:t>
            </w:r>
          </w:p>
        </w:tc>
      </w:tr>
      <w:tr w:rsidR="00A52390" w:rsidRPr="007D4ED4" w14:paraId="011C96A6" w14:textId="77777777" w:rsidTr="00A52390">
        <w:trPr>
          <w:trHeight w:val="600"/>
          <w:jc w:val="center"/>
        </w:trPr>
        <w:tc>
          <w:tcPr>
            <w:tcW w:w="2180" w:type="dxa"/>
            <w:hideMark/>
          </w:tcPr>
          <w:p w14:paraId="09C1C20D" w14:textId="77777777" w:rsidR="00A52390" w:rsidRPr="007D4ED4" w:rsidRDefault="00A52390"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348" w:type="dxa"/>
          </w:tcPr>
          <w:p w14:paraId="7EABEE99" w14:textId="328CAF49" w:rsidR="00A52390" w:rsidRDefault="00A52390" w:rsidP="0058252C">
            <w:pPr>
              <w:ind w:left="0"/>
              <w:jc w:val="center"/>
              <w:rPr>
                <w:rFonts w:ascii="Calibri" w:hAnsi="Calibri" w:cs="Calibri"/>
                <w:b/>
                <w:bCs/>
                <w:sz w:val="22"/>
                <w:szCs w:val="22"/>
              </w:rPr>
            </w:pPr>
            <w:r w:rsidRPr="00A52390">
              <w:rPr>
                <w:rFonts w:ascii="Calibri" w:hAnsi="Calibri" w:cs="Calibri"/>
                <w:b/>
                <w:bCs/>
                <w:sz w:val="22"/>
                <w:szCs w:val="22"/>
              </w:rPr>
              <w:t>Part of Delivery Fee</w:t>
            </w:r>
          </w:p>
        </w:tc>
        <w:tc>
          <w:tcPr>
            <w:tcW w:w="1460" w:type="dxa"/>
            <w:hideMark/>
          </w:tcPr>
          <w:p w14:paraId="693E26DD" w14:textId="629163BB" w:rsidR="00A52390" w:rsidRPr="007D4ED4" w:rsidRDefault="00A52390" w:rsidP="0058252C">
            <w:pPr>
              <w:ind w:left="0"/>
              <w:jc w:val="center"/>
              <w:rPr>
                <w:rFonts w:ascii="Calibri" w:hAnsi="Calibri" w:cs="Calibri"/>
                <w:b/>
                <w:bCs/>
                <w:sz w:val="22"/>
                <w:szCs w:val="22"/>
              </w:rPr>
            </w:pPr>
            <w:r>
              <w:rPr>
                <w:rFonts w:ascii="Calibri" w:hAnsi="Calibri" w:cs="Calibri"/>
                <w:b/>
                <w:bCs/>
                <w:sz w:val="22"/>
                <w:szCs w:val="22"/>
              </w:rPr>
              <w:t>Type of Attribute</w:t>
            </w:r>
          </w:p>
        </w:tc>
        <w:tc>
          <w:tcPr>
            <w:tcW w:w="2490" w:type="dxa"/>
            <w:hideMark/>
          </w:tcPr>
          <w:p w14:paraId="1065EAB1" w14:textId="77777777" w:rsidR="00A52390" w:rsidRPr="007D4ED4" w:rsidRDefault="00A52390" w:rsidP="0058252C">
            <w:pPr>
              <w:ind w:left="0"/>
              <w:jc w:val="center"/>
              <w:rPr>
                <w:rFonts w:ascii="Calibri" w:hAnsi="Calibri" w:cs="Calibri"/>
                <w:b/>
                <w:bCs/>
                <w:sz w:val="22"/>
                <w:szCs w:val="22"/>
              </w:rPr>
            </w:pPr>
            <w:r w:rsidRPr="00994452">
              <w:rPr>
                <w:rFonts w:ascii="Calibri" w:hAnsi="Calibri" w:cs="Calibri"/>
                <w:b/>
                <w:bCs/>
                <w:sz w:val="22"/>
                <w:szCs w:val="22"/>
              </w:rPr>
              <w:t>Pricing Calculations Formula</w:t>
            </w:r>
          </w:p>
        </w:tc>
        <w:tc>
          <w:tcPr>
            <w:tcW w:w="1539" w:type="dxa"/>
            <w:hideMark/>
          </w:tcPr>
          <w:p w14:paraId="30E94C30" w14:textId="77777777" w:rsidR="00A52390" w:rsidRPr="007D4ED4" w:rsidRDefault="00A52390" w:rsidP="0058252C">
            <w:pPr>
              <w:ind w:left="0"/>
              <w:rPr>
                <w:rFonts w:ascii="Calibri" w:hAnsi="Calibri" w:cs="Calibri"/>
                <w:b/>
                <w:bCs/>
                <w:sz w:val="22"/>
                <w:szCs w:val="22"/>
              </w:rPr>
            </w:pPr>
            <w:r w:rsidRPr="007D4ED4">
              <w:rPr>
                <w:rFonts w:ascii="Calibri" w:hAnsi="Calibri" w:cs="Calibri"/>
                <w:b/>
                <w:bCs/>
                <w:sz w:val="22"/>
                <w:szCs w:val="22"/>
              </w:rPr>
              <w:t>Bit2win Configuration</w:t>
            </w:r>
          </w:p>
        </w:tc>
      </w:tr>
      <w:tr w:rsidR="00A52390" w:rsidRPr="007D4ED4" w14:paraId="364FC4CE" w14:textId="77777777" w:rsidTr="00A52390">
        <w:trPr>
          <w:trHeight w:val="255"/>
          <w:jc w:val="center"/>
        </w:trPr>
        <w:tc>
          <w:tcPr>
            <w:tcW w:w="2180" w:type="dxa"/>
            <w:noWrap/>
            <w:hideMark/>
          </w:tcPr>
          <w:p w14:paraId="40CBFD2D"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Tax exemption</w:t>
            </w:r>
          </w:p>
        </w:tc>
        <w:tc>
          <w:tcPr>
            <w:tcW w:w="1348" w:type="dxa"/>
          </w:tcPr>
          <w:p w14:paraId="3593D7B0" w14:textId="6E9131D9"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6CBC7AE4" w14:textId="7550BDF2" w:rsidR="00A52390" w:rsidRPr="007D4ED4" w:rsidRDefault="00A52390" w:rsidP="0058252C">
            <w:pPr>
              <w:ind w:left="0"/>
              <w:rPr>
                <w:rFonts w:ascii="Calibri" w:hAnsi="Calibri" w:cs="Calibri"/>
                <w:sz w:val="22"/>
                <w:szCs w:val="22"/>
              </w:rPr>
            </w:pPr>
            <w:r w:rsidRPr="007D4ED4">
              <w:rPr>
                <w:rFonts w:ascii="Calibri" w:hAnsi="Calibri" w:cs="Calibri"/>
                <w:sz w:val="22"/>
                <w:szCs w:val="22"/>
              </w:rPr>
              <w:t>Text in offer wording</w:t>
            </w:r>
          </w:p>
        </w:tc>
        <w:tc>
          <w:tcPr>
            <w:tcW w:w="2490" w:type="dxa"/>
            <w:hideMark/>
          </w:tcPr>
          <w:p w14:paraId="15C37671" w14:textId="77777777" w:rsidR="00A52390" w:rsidRPr="007D4ED4" w:rsidRDefault="00A52390"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539" w:type="dxa"/>
            <w:hideMark/>
          </w:tcPr>
          <w:p w14:paraId="06A3790A"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 xml:space="preserve"> Family- Offer Wording</w:t>
            </w:r>
          </w:p>
          <w:p w14:paraId="486719A6"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Attribute-Tax Exemption</w:t>
            </w:r>
          </w:p>
        </w:tc>
      </w:tr>
      <w:tr w:rsidR="00A52390" w:rsidRPr="007D4ED4" w14:paraId="12F89D7E" w14:textId="77777777" w:rsidTr="00A52390">
        <w:trPr>
          <w:trHeight w:val="255"/>
          <w:jc w:val="center"/>
        </w:trPr>
        <w:tc>
          <w:tcPr>
            <w:tcW w:w="2180" w:type="dxa"/>
            <w:noWrap/>
            <w:hideMark/>
          </w:tcPr>
          <w:p w14:paraId="2D3DE1F6"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Extraordinary balancing</w:t>
            </w:r>
          </w:p>
        </w:tc>
        <w:tc>
          <w:tcPr>
            <w:tcW w:w="1348" w:type="dxa"/>
          </w:tcPr>
          <w:p w14:paraId="00DBAADD" w14:textId="1CE1E389"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3A126D04" w14:textId="0A0F1D17" w:rsidR="00A52390" w:rsidRPr="007D4ED4" w:rsidRDefault="00A52390" w:rsidP="0058252C">
            <w:pPr>
              <w:ind w:left="0"/>
              <w:rPr>
                <w:rFonts w:ascii="Calibri" w:hAnsi="Calibri" w:cs="Calibri"/>
                <w:sz w:val="22"/>
                <w:szCs w:val="22"/>
              </w:rPr>
            </w:pPr>
            <w:r w:rsidRPr="007D4ED4">
              <w:rPr>
                <w:rFonts w:ascii="Calibri" w:hAnsi="Calibri" w:cs="Calibri"/>
                <w:sz w:val="22"/>
                <w:szCs w:val="22"/>
              </w:rPr>
              <w:t>Text in offer wording</w:t>
            </w:r>
          </w:p>
        </w:tc>
        <w:tc>
          <w:tcPr>
            <w:tcW w:w="2490" w:type="dxa"/>
            <w:hideMark/>
          </w:tcPr>
          <w:p w14:paraId="6FECF357" w14:textId="77777777" w:rsidR="00A52390" w:rsidRPr="007D4ED4" w:rsidRDefault="00A52390"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539" w:type="dxa"/>
            <w:hideMark/>
          </w:tcPr>
          <w:p w14:paraId="704035FB" w14:textId="77777777" w:rsidR="00A52390" w:rsidRPr="007D4ED4" w:rsidRDefault="00A52390" w:rsidP="0058252C">
            <w:pPr>
              <w:ind w:left="0"/>
              <w:jc w:val="left"/>
              <w:rPr>
                <w:rFonts w:ascii="Calibri" w:hAnsi="Calibri" w:cs="Calibri"/>
                <w:sz w:val="22"/>
                <w:szCs w:val="22"/>
              </w:rPr>
            </w:pPr>
            <w:r w:rsidRPr="007D4ED4">
              <w:rPr>
                <w:rFonts w:ascii="Calibri" w:hAnsi="Calibri" w:cs="Calibri"/>
                <w:sz w:val="22"/>
                <w:szCs w:val="22"/>
              </w:rPr>
              <w:t>Family- Offer Wording</w:t>
            </w:r>
          </w:p>
          <w:p w14:paraId="6A63D53E"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Extraordinary balancing</w:t>
            </w:r>
          </w:p>
        </w:tc>
      </w:tr>
      <w:tr w:rsidR="00A52390" w:rsidRPr="007D4ED4" w14:paraId="27DE5011" w14:textId="77777777" w:rsidTr="00A52390">
        <w:trPr>
          <w:trHeight w:val="255"/>
          <w:jc w:val="center"/>
        </w:trPr>
        <w:tc>
          <w:tcPr>
            <w:tcW w:w="2180" w:type="dxa"/>
            <w:noWrap/>
            <w:hideMark/>
          </w:tcPr>
          <w:p w14:paraId="66BEA8D0"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Commission conditions</w:t>
            </w:r>
          </w:p>
        </w:tc>
        <w:tc>
          <w:tcPr>
            <w:tcW w:w="1348" w:type="dxa"/>
          </w:tcPr>
          <w:p w14:paraId="1692354B" w14:textId="64EB31E6"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3B5F1CB0" w14:textId="61D07E82" w:rsidR="00A52390" w:rsidRPr="007D4ED4" w:rsidRDefault="00A52390" w:rsidP="0058252C">
            <w:pPr>
              <w:ind w:left="0"/>
              <w:rPr>
                <w:rFonts w:ascii="Calibri" w:hAnsi="Calibri" w:cs="Calibri"/>
                <w:sz w:val="22"/>
                <w:szCs w:val="22"/>
              </w:rPr>
            </w:pPr>
            <w:r w:rsidRPr="007D4ED4">
              <w:rPr>
                <w:rFonts w:ascii="Calibri" w:hAnsi="Calibri" w:cs="Calibri"/>
                <w:sz w:val="22"/>
                <w:szCs w:val="22"/>
              </w:rPr>
              <w:t>Text in offer wording</w:t>
            </w:r>
          </w:p>
        </w:tc>
        <w:tc>
          <w:tcPr>
            <w:tcW w:w="2490" w:type="dxa"/>
            <w:hideMark/>
          </w:tcPr>
          <w:p w14:paraId="4ADC5FB5" w14:textId="77777777" w:rsidR="00A52390" w:rsidRPr="007D4ED4" w:rsidRDefault="00A52390"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539" w:type="dxa"/>
            <w:hideMark/>
          </w:tcPr>
          <w:p w14:paraId="03507F72" w14:textId="77777777" w:rsidR="00A52390" w:rsidRPr="007D4ED4" w:rsidRDefault="00A52390" w:rsidP="0058252C">
            <w:pPr>
              <w:ind w:left="0"/>
              <w:jc w:val="left"/>
              <w:rPr>
                <w:rFonts w:ascii="Calibri" w:hAnsi="Calibri" w:cs="Calibri"/>
                <w:sz w:val="22"/>
                <w:szCs w:val="22"/>
              </w:rPr>
            </w:pPr>
            <w:r w:rsidRPr="007D4ED4">
              <w:rPr>
                <w:rFonts w:ascii="Calibri" w:hAnsi="Calibri" w:cs="Calibri"/>
                <w:sz w:val="22"/>
                <w:szCs w:val="22"/>
              </w:rPr>
              <w:t>Family- Offer Wording</w:t>
            </w:r>
          </w:p>
          <w:p w14:paraId="4235DFFA"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A52390" w:rsidRPr="007D4ED4" w14:paraId="160DB8B1" w14:textId="77777777" w:rsidTr="00A52390">
        <w:trPr>
          <w:trHeight w:val="255"/>
          <w:jc w:val="center"/>
        </w:trPr>
        <w:tc>
          <w:tcPr>
            <w:tcW w:w="2180" w:type="dxa"/>
            <w:noWrap/>
            <w:hideMark/>
          </w:tcPr>
          <w:p w14:paraId="16B26948"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lastRenderedPageBreak/>
              <w:t>Pro rata liability</w:t>
            </w:r>
          </w:p>
        </w:tc>
        <w:tc>
          <w:tcPr>
            <w:tcW w:w="1348" w:type="dxa"/>
          </w:tcPr>
          <w:p w14:paraId="6906C8BA" w14:textId="77FB8EF0"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557D9F1C" w14:textId="0985B1E8" w:rsidR="00A52390" w:rsidRPr="007D4ED4" w:rsidRDefault="00A52390" w:rsidP="0058252C">
            <w:pPr>
              <w:ind w:left="0"/>
              <w:rPr>
                <w:rFonts w:ascii="Calibri" w:hAnsi="Calibri" w:cs="Calibri"/>
                <w:sz w:val="22"/>
                <w:szCs w:val="22"/>
              </w:rPr>
            </w:pPr>
            <w:r w:rsidRPr="007D4ED4">
              <w:rPr>
                <w:rFonts w:ascii="Calibri" w:hAnsi="Calibri" w:cs="Calibri"/>
                <w:sz w:val="22"/>
                <w:szCs w:val="22"/>
              </w:rPr>
              <w:t>Text in offer wording</w:t>
            </w:r>
          </w:p>
        </w:tc>
        <w:tc>
          <w:tcPr>
            <w:tcW w:w="2490" w:type="dxa"/>
            <w:hideMark/>
          </w:tcPr>
          <w:p w14:paraId="4F4DD89A" w14:textId="77777777" w:rsidR="00A52390" w:rsidRPr="007D4ED4" w:rsidRDefault="00A52390"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539" w:type="dxa"/>
            <w:hideMark/>
          </w:tcPr>
          <w:p w14:paraId="787B6734" w14:textId="77777777" w:rsidR="00A52390" w:rsidRPr="007D4ED4" w:rsidRDefault="00A52390" w:rsidP="0058252C">
            <w:pPr>
              <w:ind w:left="0"/>
              <w:jc w:val="left"/>
              <w:rPr>
                <w:rFonts w:ascii="Calibri" w:hAnsi="Calibri" w:cs="Calibri"/>
                <w:sz w:val="22"/>
                <w:szCs w:val="22"/>
              </w:rPr>
            </w:pPr>
            <w:r w:rsidRPr="007D4ED4">
              <w:rPr>
                <w:rFonts w:ascii="Calibri" w:hAnsi="Calibri" w:cs="Calibri"/>
                <w:sz w:val="22"/>
                <w:szCs w:val="22"/>
              </w:rPr>
              <w:t>Family- Offer Wording</w:t>
            </w:r>
          </w:p>
          <w:p w14:paraId="31333F3C"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Pro rata liability</w:t>
            </w:r>
          </w:p>
        </w:tc>
      </w:tr>
      <w:tr w:rsidR="00A52390" w:rsidRPr="007D4ED4" w14:paraId="55622E26" w14:textId="77777777" w:rsidTr="00A52390">
        <w:trPr>
          <w:trHeight w:val="255"/>
          <w:jc w:val="center"/>
        </w:trPr>
        <w:tc>
          <w:tcPr>
            <w:tcW w:w="2180" w:type="dxa"/>
            <w:noWrap/>
            <w:hideMark/>
          </w:tcPr>
          <w:p w14:paraId="27731440"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Registration for PBS</w:t>
            </w:r>
          </w:p>
        </w:tc>
        <w:tc>
          <w:tcPr>
            <w:tcW w:w="1348" w:type="dxa"/>
          </w:tcPr>
          <w:p w14:paraId="209195A4" w14:textId="22B2DDD4"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04DCACB3" w14:textId="1FB93E23" w:rsidR="00A52390" w:rsidRPr="007D4ED4" w:rsidRDefault="00A52390" w:rsidP="0058252C">
            <w:pPr>
              <w:ind w:left="0"/>
              <w:rPr>
                <w:rFonts w:ascii="Calibri" w:hAnsi="Calibri" w:cs="Calibri"/>
                <w:sz w:val="22"/>
                <w:szCs w:val="22"/>
              </w:rPr>
            </w:pPr>
            <w:r w:rsidRPr="007D4ED4">
              <w:rPr>
                <w:rFonts w:ascii="Calibri" w:hAnsi="Calibri" w:cs="Calibri"/>
                <w:sz w:val="22"/>
                <w:szCs w:val="22"/>
              </w:rPr>
              <w:t>Text in offer wording</w:t>
            </w:r>
          </w:p>
        </w:tc>
        <w:tc>
          <w:tcPr>
            <w:tcW w:w="2490" w:type="dxa"/>
            <w:hideMark/>
          </w:tcPr>
          <w:p w14:paraId="20DA1384" w14:textId="77777777" w:rsidR="00A52390" w:rsidRPr="007D4ED4" w:rsidRDefault="00A52390"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539" w:type="dxa"/>
            <w:hideMark/>
          </w:tcPr>
          <w:p w14:paraId="692B632D"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 Family- Offer Wording</w:t>
            </w:r>
          </w:p>
          <w:p w14:paraId="4088A657"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Registration for PBS</w:t>
            </w:r>
          </w:p>
        </w:tc>
      </w:tr>
      <w:tr w:rsidR="00A52390" w:rsidRPr="007D4ED4" w14:paraId="2B3F7595" w14:textId="77777777" w:rsidTr="00A52390">
        <w:trPr>
          <w:trHeight w:val="255"/>
          <w:jc w:val="center"/>
        </w:trPr>
        <w:tc>
          <w:tcPr>
            <w:tcW w:w="2180" w:type="dxa"/>
            <w:noWrap/>
            <w:hideMark/>
          </w:tcPr>
          <w:p w14:paraId="329139C7"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 xml:space="preserve">100% </w:t>
            </w:r>
            <w:proofErr w:type="spellStart"/>
            <w:r w:rsidRPr="007D4ED4">
              <w:rPr>
                <w:rFonts w:ascii="Calibri" w:hAnsi="Calibri" w:cs="Calibri"/>
                <w:sz w:val="22"/>
                <w:szCs w:val="22"/>
              </w:rPr>
              <w:t>volumen</w:t>
            </w:r>
            <w:proofErr w:type="spellEnd"/>
            <w:r w:rsidRPr="007D4ED4">
              <w:rPr>
                <w:rFonts w:ascii="Calibri" w:hAnsi="Calibri" w:cs="Calibri"/>
                <w:sz w:val="22"/>
                <w:szCs w:val="22"/>
              </w:rPr>
              <w:t xml:space="preserve"> flex</w:t>
            </w:r>
          </w:p>
        </w:tc>
        <w:tc>
          <w:tcPr>
            <w:tcW w:w="1348" w:type="dxa"/>
          </w:tcPr>
          <w:p w14:paraId="21FDC5B8" w14:textId="45A2A19A"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08625632" w14:textId="0B74FC3F" w:rsidR="00A52390" w:rsidRPr="007D4ED4" w:rsidRDefault="00A52390" w:rsidP="0058252C">
            <w:pPr>
              <w:ind w:left="0"/>
              <w:rPr>
                <w:rFonts w:ascii="Calibri" w:hAnsi="Calibri" w:cs="Calibri"/>
                <w:sz w:val="22"/>
                <w:szCs w:val="22"/>
              </w:rPr>
            </w:pPr>
            <w:r w:rsidRPr="007D4ED4">
              <w:rPr>
                <w:rFonts w:ascii="Calibri" w:hAnsi="Calibri" w:cs="Calibri"/>
                <w:sz w:val="22"/>
                <w:szCs w:val="22"/>
              </w:rPr>
              <w:t>Text in offer wording</w:t>
            </w:r>
          </w:p>
        </w:tc>
        <w:tc>
          <w:tcPr>
            <w:tcW w:w="2490" w:type="dxa"/>
            <w:hideMark/>
          </w:tcPr>
          <w:p w14:paraId="3F9179E8" w14:textId="77777777" w:rsidR="00A52390" w:rsidRPr="007D4ED4" w:rsidRDefault="00A52390"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539" w:type="dxa"/>
            <w:hideMark/>
          </w:tcPr>
          <w:p w14:paraId="4AFE8688"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 </w:t>
            </w:r>
          </w:p>
          <w:p w14:paraId="217BF3AA" w14:textId="77777777" w:rsidR="00A52390" w:rsidRPr="007D4ED4" w:rsidRDefault="00A52390" w:rsidP="0058252C">
            <w:pPr>
              <w:ind w:left="0"/>
              <w:rPr>
                <w:rFonts w:ascii="Calibri" w:hAnsi="Calibri" w:cs="Calibri"/>
                <w:sz w:val="22"/>
                <w:szCs w:val="22"/>
              </w:rPr>
            </w:pPr>
          </w:p>
        </w:tc>
      </w:tr>
      <w:tr w:rsidR="00A52390" w:rsidRPr="007D4ED4" w14:paraId="4E17A4E2" w14:textId="77777777" w:rsidTr="00A52390">
        <w:trPr>
          <w:trHeight w:val="255"/>
          <w:jc w:val="center"/>
        </w:trPr>
        <w:tc>
          <w:tcPr>
            <w:tcW w:w="2180" w:type="dxa"/>
            <w:noWrap/>
            <w:hideMark/>
          </w:tcPr>
          <w:p w14:paraId="3C8EB124"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English offer wording</w:t>
            </w:r>
          </w:p>
        </w:tc>
        <w:tc>
          <w:tcPr>
            <w:tcW w:w="1348" w:type="dxa"/>
          </w:tcPr>
          <w:p w14:paraId="459679DD" w14:textId="5D713A8D"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492E8E04" w14:textId="16869F35" w:rsidR="00A52390" w:rsidRPr="007D4ED4" w:rsidRDefault="00A52390" w:rsidP="0058252C">
            <w:pPr>
              <w:ind w:left="0"/>
              <w:rPr>
                <w:rFonts w:ascii="Calibri" w:hAnsi="Calibri" w:cs="Calibri"/>
                <w:sz w:val="22"/>
                <w:szCs w:val="22"/>
              </w:rPr>
            </w:pPr>
            <w:r w:rsidRPr="007D4ED4">
              <w:rPr>
                <w:rFonts w:ascii="Calibri" w:hAnsi="Calibri" w:cs="Calibri"/>
                <w:sz w:val="22"/>
                <w:szCs w:val="22"/>
              </w:rPr>
              <w:t>Text in offer wording</w:t>
            </w:r>
          </w:p>
        </w:tc>
        <w:tc>
          <w:tcPr>
            <w:tcW w:w="2490" w:type="dxa"/>
            <w:hideMark/>
          </w:tcPr>
          <w:p w14:paraId="1A0B046D" w14:textId="77777777" w:rsidR="00A52390" w:rsidRPr="007D4ED4" w:rsidRDefault="00A52390"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539" w:type="dxa"/>
            <w:noWrap/>
            <w:hideMark/>
          </w:tcPr>
          <w:p w14:paraId="33B57C53" w14:textId="77777777" w:rsidR="00A52390" w:rsidRPr="007D4ED4" w:rsidRDefault="00A52390" w:rsidP="0058252C">
            <w:pPr>
              <w:ind w:left="0"/>
              <w:jc w:val="left"/>
              <w:rPr>
                <w:rFonts w:ascii="Calibri" w:hAnsi="Calibri" w:cs="Calibri"/>
                <w:sz w:val="22"/>
                <w:szCs w:val="22"/>
              </w:rPr>
            </w:pPr>
            <w:r w:rsidRPr="007D4ED4">
              <w:rPr>
                <w:rFonts w:ascii="Calibri" w:hAnsi="Calibri" w:cs="Calibri"/>
                <w:sz w:val="22"/>
                <w:szCs w:val="22"/>
              </w:rPr>
              <w:t>Family- Offer Wording</w:t>
            </w:r>
          </w:p>
          <w:p w14:paraId="546F54DE"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A52390" w:rsidRPr="007D4ED4" w14:paraId="6CFCCBAC" w14:textId="77777777" w:rsidTr="00A52390">
        <w:trPr>
          <w:trHeight w:val="510"/>
          <w:jc w:val="center"/>
        </w:trPr>
        <w:tc>
          <w:tcPr>
            <w:tcW w:w="2180" w:type="dxa"/>
            <w:noWrap/>
            <w:hideMark/>
          </w:tcPr>
          <w:p w14:paraId="7C1D62F1"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Subscription</w:t>
            </w:r>
          </w:p>
        </w:tc>
        <w:tc>
          <w:tcPr>
            <w:tcW w:w="1348" w:type="dxa"/>
          </w:tcPr>
          <w:p w14:paraId="14C6D2AA" w14:textId="6754B5B0" w:rsidR="00A52390" w:rsidRPr="007D4ED4" w:rsidRDefault="00E8539C" w:rsidP="00E8539C">
            <w:pPr>
              <w:ind w:left="0"/>
              <w:jc w:val="center"/>
              <w:rPr>
                <w:rFonts w:ascii="Calibri" w:hAnsi="Calibri" w:cs="Calibri"/>
                <w:sz w:val="22"/>
                <w:szCs w:val="22"/>
              </w:rPr>
            </w:pPr>
            <w:r w:rsidRPr="00E8539C">
              <w:rPr>
                <w:rFonts w:ascii="Calibri" w:hAnsi="Calibri" w:cs="Calibri"/>
                <w:sz w:val="22"/>
                <w:szCs w:val="22"/>
              </w:rPr>
              <w:t>N/A</w:t>
            </w:r>
          </w:p>
        </w:tc>
        <w:tc>
          <w:tcPr>
            <w:tcW w:w="1460" w:type="dxa"/>
            <w:hideMark/>
          </w:tcPr>
          <w:p w14:paraId="0E69A686" w14:textId="146C2B53" w:rsidR="00A52390" w:rsidRPr="007D4ED4" w:rsidRDefault="00A52390"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2490" w:type="dxa"/>
            <w:hideMark/>
          </w:tcPr>
          <w:p w14:paraId="0626169C" w14:textId="77777777" w:rsidR="00A52390" w:rsidRPr="007D4ED4" w:rsidRDefault="00A52390"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539" w:type="dxa"/>
            <w:noWrap/>
            <w:hideMark/>
          </w:tcPr>
          <w:p w14:paraId="7E3E0D6C"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Family- Power Additional Price</w:t>
            </w:r>
          </w:p>
          <w:p w14:paraId="2D95F5A0"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Subscription</w:t>
            </w:r>
          </w:p>
        </w:tc>
      </w:tr>
      <w:tr w:rsidR="00A52390" w:rsidRPr="007D4ED4" w14:paraId="25142E57" w14:textId="77777777" w:rsidTr="00A52390">
        <w:trPr>
          <w:trHeight w:val="510"/>
          <w:jc w:val="center"/>
        </w:trPr>
        <w:tc>
          <w:tcPr>
            <w:tcW w:w="2180" w:type="dxa"/>
            <w:noWrap/>
            <w:hideMark/>
          </w:tcPr>
          <w:p w14:paraId="391E6971"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Margin DK1</w:t>
            </w:r>
          </w:p>
        </w:tc>
        <w:tc>
          <w:tcPr>
            <w:tcW w:w="1348" w:type="dxa"/>
          </w:tcPr>
          <w:p w14:paraId="55FC0441" w14:textId="0634B556" w:rsidR="00A52390" w:rsidRPr="007D4ED4" w:rsidRDefault="00E8539C" w:rsidP="00E8539C">
            <w:pPr>
              <w:ind w:left="0"/>
              <w:jc w:val="center"/>
              <w:rPr>
                <w:rFonts w:ascii="Calibri" w:hAnsi="Calibri" w:cs="Calibri"/>
                <w:sz w:val="22"/>
                <w:szCs w:val="22"/>
              </w:rPr>
            </w:pPr>
            <w:r>
              <w:rPr>
                <w:rFonts w:ascii="Calibri" w:hAnsi="Calibri" w:cs="Calibri"/>
                <w:sz w:val="22"/>
                <w:szCs w:val="22"/>
              </w:rPr>
              <w:t>Yes</w:t>
            </w:r>
          </w:p>
        </w:tc>
        <w:tc>
          <w:tcPr>
            <w:tcW w:w="1460" w:type="dxa"/>
            <w:hideMark/>
          </w:tcPr>
          <w:p w14:paraId="5EBFD383" w14:textId="3E9ADC23" w:rsidR="00A52390" w:rsidRPr="007D4ED4" w:rsidRDefault="00A52390"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2490" w:type="dxa"/>
            <w:hideMark/>
          </w:tcPr>
          <w:p w14:paraId="00224307" w14:textId="77777777" w:rsidR="00A52390" w:rsidRPr="007D4ED4" w:rsidRDefault="00A52390"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539" w:type="dxa"/>
            <w:noWrap/>
            <w:hideMark/>
          </w:tcPr>
          <w:p w14:paraId="3D720F60" w14:textId="77777777" w:rsidR="00A52390" w:rsidRPr="007D4ED4" w:rsidRDefault="00A52390" w:rsidP="0058252C">
            <w:pPr>
              <w:ind w:left="0"/>
              <w:jc w:val="left"/>
              <w:rPr>
                <w:rFonts w:ascii="Calibri" w:hAnsi="Calibri" w:cs="Calibri"/>
                <w:sz w:val="22"/>
                <w:szCs w:val="22"/>
              </w:rPr>
            </w:pPr>
            <w:r w:rsidRPr="007D4ED4">
              <w:rPr>
                <w:rFonts w:ascii="Calibri" w:hAnsi="Calibri" w:cs="Calibri"/>
                <w:sz w:val="22"/>
                <w:szCs w:val="22"/>
              </w:rPr>
              <w:t>Family- Power Additional Price</w:t>
            </w:r>
          </w:p>
          <w:p w14:paraId="5BC4B9AE"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Margin DK1</w:t>
            </w:r>
          </w:p>
        </w:tc>
      </w:tr>
      <w:tr w:rsidR="00A52390" w:rsidRPr="007D4ED4" w14:paraId="0C8104D9" w14:textId="77777777" w:rsidTr="00A52390">
        <w:trPr>
          <w:trHeight w:val="510"/>
          <w:jc w:val="center"/>
        </w:trPr>
        <w:tc>
          <w:tcPr>
            <w:tcW w:w="2180" w:type="dxa"/>
            <w:noWrap/>
            <w:hideMark/>
          </w:tcPr>
          <w:p w14:paraId="12428930"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Margin DK2</w:t>
            </w:r>
          </w:p>
        </w:tc>
        <w:tc>
          <w:tcPr>
            <w:tcW w:w="1348" w:type="dxa"/>
          </w:tcPr>
          <w:p w14:paraId="4725CB27" w14:textId="58904B50" w:rsidR="00A52390" w:rsidRPr="007D4ED4" w:rsidRDefault="00E8539C" w:rsidP="00E8539C">
            <w:pPr>
              <w:ind w:left="0"/>
              <w:jc w:val="center"/>
              <w:rPr>
                <w:rFonts w:ascii="Calibri" w:hAnsi="Calibri" w:cs="Calibri"/>
                <w:sz w:val="22"/>
                <w:szCs w:val="22"/>
              </w:rPr>
            </w:pPr>
            <w:r>
              <w:rPr>
                <w:rFonts w:ascii="Calibri" w:hAnsi="Calibri" w:cs="Calibri"/>
                <w:sz w:val="22"/>
                <w:szCs w:val="22"/>
              </w:rPr>
              <w:t>Yes</w:t>
            </w:r>
          </w:p>
        </w:tc>
        <w:tc>
          <w:tcPr>
            <w:tcW w:w="1460" w:type="dxa"/>
            <w:hideMark/>
          </w:tcPr>
          <w:p w14:paraId="1D95B827" w14:textId="43810190" w:rsidR="00A52390" w:rsidRPr="007D4ED4" w:rsidRDefault="00A52390"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2490" w:type="dxa"/>
            <w:hideMark/>
          </w:tcPr>
          <w:p w14:paraId="13C66F1C" w14:textId="77777777" w:rsidR="00A52390" w:rsidRPr="007D4ED4" w:rsidRDefault="00A52390"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539" w:type="dxa"/>
            <w:noWrap/>
            <w:hideMark/>
          </w:tcPr>
          <w:p w14:paraId="3EA14ED4"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Family- Power Additional Price</w:t>
            </w:r>
          </w:p>
          <w:p w14:paraId="4D59E3B2"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Margin DK2</w:t>
            </w:r>
          </w:p>
        </w:tc>
      </w:tr>
      <w:tr w:rsidR="00A52390" w:rsidRPr="007D4ED4" w14:paraId="505B28FB" w14:textId="77777777" w:rsidTr="00A52390">
        <w:trPr>
          <w:trHeight w:val="2295"/>
          <w:jc w:val="center"/>
        </w:trPr>
        <w:tc>
          <w:tcPr>
            <w:tcW w:w="2180" w:type="dxa"/>
            <w:noWrap/>
            <w:hideMark/>
          </w:tcPr>
          <w:p w14:paraId="4CA3C2DC"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lastRenderedPageBreak/>
              <w:t>Certificates cost</w:t>
            </w:r>
          </w:p>
        </w:tc>
        <w:tc>
          <w:tcPr>
            <w:tcW w:w="1348" w:type="dxa"/>
          </w:tcPr>
          <w:p w14:paraId="0B4BDA8B" w14:textId="297AA6E4" w:rsidR="00A52390" w:rsidRPr="007D4ED4" w:rsidRDefault="00E8539C" w:rsidP="00E8539C">
            <w:pPr>
              <w:ind w:left="0"/>
              <w:jc w:val="center"/>
              <w:rPr>
                <w:rFonts w:ascii="Calibri" w:hAnsi="Calibri" w:cs="Calibri"/>
                <w:sz w:val="22"/>
                <w:szCs w:val="22"/>
              </w:rPr>
            </w:pPr>
            <w:r>
              <w:rPr>
                <w:rFonts w:ascii="Calibri" w:hAnsi="Calibri" w:cs="Calibri"/>
                <w:sz w:val="22"/>
                <w:szCs w:val="22"/>
              </w:rPr>
              <w:t>No</w:t>
            </w:r>
          </w:p>
        </w:tc>
        <w:tc>
          <w:tcPr>
            <w:tcW w:w="1460" w:type="dxa"/>
            <w:hideMark/>
          </w:tcPr>
          <w:p w14:paraId="41775D72" w14:textId="05C5AB5E" w:rsidR="00A52390" w:rsidRPr="007D4ED4" w:rsidRDefault="00A52390" w:rsidP="0058252C">
            <w:pPr>
              <w:ind w:left="0"/>
              <w:rPr>
                <w:rFonts w:ascii="Calibri" w:hAnsi="Calibri" w:cs="Calibri"/>
                <w:sz w:val="22"/>
                <w:szCs w:val="22"/>
              </w:rPr>
            </w:pPr>
            <w:r w:rsidRPr="007D4ED4">
              <w:rPr>
                <w:rFonts w:ascii="Calibri" w:hAnsi="Calibri" w:cs="Calibri"/>
                <w:sz w:val="22"/>
                <w:szCs w:val="22"/>
              </w:rPr>
              <w:t>Prep curve</w:t>
            </w:r>
          </w:p>
        </w:tc>
        <w:tc>
          <w:tcPr>
            <w:tcW w:w="2490" w:type="dxa"/>
            <w:hideMark/>
          </w:tcPr>
          <w:p w14:paraId="1B48AAFE"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 xml:space="preserve"> * Prep curve in general:</w:t>
            </w:r>
            <w:r w:rsidRPr="007D4ED4">
              <w:rPr>
                <w:rFonts w:ascii="Calibri" w:hAnsi="Calibri" w:cs="Calibri"/>
                <w:sz w:val="22"/>
                <w:szCs w:val="22"/>
              </w:rPr>
              <w:b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/kWh.</w:t>
            </w:r>
          </w:p>
        </w:tc>
        <w:tc>
          <w:tcPr>
            <w:tcW w:w="1539" w:type="dxa"/>
            <w:noWrap/>
            <w:hideMark/>
          </w:tcPr>
          <w:p w14:paraId="4DD49E2D"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 Family- Power Certificate</w:t>
            </w:r>
          </w:p>
          <w:p w14:paraId="70C4FE42"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Certificates cost</w:t>
            </w:r>
          </w:p>
        </w:tc>
      </w:tr>
      <w:tr w:rsidR="00A52390" w:rsidRPr="007D4ED4" w14:paraId="3FFFC72C" w14:textId="77777777" w:rsidTr="00A52390">
        <w:trPr>
          <w:trHeight w:val="510"/>
          <w:jc w:val="center"/>
        </w:trPr>
        <w:tc>
          <w:tcPr>
            <w:tcW w:w="2180" w:type="dxa"/>
            <w:noWrap/>
            <w:hideMark/>
          </w:tcPr>
          <w:p w14:paraId="543FFA87"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Certificates margin</w:t>
            </w:r>
          </w:p>
        </w:tc>
        <w:tc>
          <w:tcPr>
            <w:tcW w:w="1348" w:type="dxa"/>
          </w:tcPr>
          <w:p w14:paraId="69CA4FE5" w14:textId="6D48A051" w:rsidR="00A52390" w:rsidRPr="007D4ED4" w:rsidRDefault="00E8539C" w:rsidP="00E8539C">
            <w:pPr>
              <w:ind w:left="0"/>
              <w:jc w:val="center"/>
              <w:rPr>
                <w:rFonts w:ascii="Calibri" w:hAnsi="Calibri" w:cs="Calibri"/>
                <w:sz w:val="22"/>
                <w:szCs w:val="22"/>
              </w:rPr>
            </w:pPr>
            <w:r>
              <w:rPr>
                <w:rFonts w:ascii="Calibri" w:hAnsi="Calibri" w:cs="Calibri"/>
                <w:sz w:val="22"/>
                <w:szCs w:val="22"/>
              </w:rPr>
              <w:t>No</w:t>
            </w:r>
          </w:p>
        </w:tc>
        <w:tc>
          <w:tcPr>
            <w:tcW w:w="1460" w:type="dxa"/>
            <w:hideMark/>
          </w:tcPr>
          <w:p w14:paraId="357AE29D" w14:textId="2C3AE0AE" w:rsidR="00A52390" w:rsidRPr="007D4ED4" w:rsidRDefault="00A52390"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2490" w:type="dxa"/>
            <w:hideMark/>
          </w:tcPr>
          <w:p w14:paraId="46546525"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 </w:t>
            </w:r>
            <w:r>
              <w:rPr>
                <w:rFonts w:ascii="Calibri" w:hAnsi="Calibri" w:cs="Calibri"/>
                <w:sz w:val="22"/>
                <w:szCs w:val="22"/>
              </w:rPr>
              <w:t>A</w:t>
            </w:r>
            <w:r w:rsidRPr="007D4ED4">
              <w:rPr>
                <w:rFonts w:ascii="Calibri" w:hAnsi="Calibri" w:cs="Calibri"/>
                <w:sz w:val="22"/>
                <w:szCs w:val="22"/>
              </w:rPr>
              <w:t>dded by KAM/AM</w:t>
            </w:r>
          </w:p>
        </w:tc>
        <w:tc>
          <w:tcPr>
            <w:tcW w:w="1539" w:type="dxa"/>
            <w:noWrap/>
            <w:hideMark/>
          </w:tcPr>
          <w:p w14:paraId="2EB91A8D"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Family- Power Certificate</w:t>
            </w:r>
          </w:p>
          <w:p w14:paraId="0E3C7276" w14:textId="77777777" w:rsidR="00A52390" w:rsidRPr="007D4ED4" w:rsidRDefault="00A52390" w:rsidP="0058252C">
            <w:pPr>
              <w:ind w:left="0"/>
              <w:rPr>
                <w:rFonts w:ascii="Calibri" w:hAnsi="Calibri" w:cs="Calibri"/>
                <w:sz w:val="22"/>
                <w:szCs w:val="22"/>
              </w:rPr>
            </w:pPr>
            <w:r w:rsidRPr="007D4ED4">
              <w:rPr>
                <w:rFonts w:ascii="Calibri" w:hAnsi="Calibri" w:cs="Calibri"/>
                <w:sz w:val="22"/>
                <w:szCs w:val="22"/>
              </w:rPr>
              <w:t>Attribute- Certificates margin</w:t>
            </w:r>
          </w:p>
        </w:tc>
      </w:tr>
    </w:tbl>
    <w:p w14:paraId="5288C690" w14:textId="77777777" w:rsidR="00C03816" w:rsidRPr="007D4ED4" w:rsidRDefault="00C03816" w:rsidP="00C03816">
      <w:pPr>
        <w:ind w:left="0"/>
        <w:rPr>
          <w:rFonts w:ascii="Calibri" w:hAnsi="Calibri" w:cs="Calibri"/>
          <w:sz w:val="22"/>
          <w:szCs w:val="22"/>
        </w:rPr>
      </w:pPr>
    </w:p>
    <w:p w14:paraId="2F7CB9EE" w14:textId="77777777" w:rsidR="00C03816" w:rsidRPr="007D4ED4" w:rsidRDefault="00C03816" w:rsidP="00C03816">
      <w:pPr>
        <w:ind w:left="0"/>
        <w:rPr>
          <w:rFonts w:ascii="Calibri" w:hAnsi="Calibri" w:cs="Calibri"/>
          <w:sz w:val="22"/>
          <w:szCs w:val="22"/>
        </w:rPr>
      </w:pPr>
    </w:p>
    <w:p w14:paraId="5EF5B241" w14:textId="07A7B22F"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GO Stand alone</w:t>
      </w:r>
      <w:r>
        <w:rPr>
          <w:rFonts w:ascii="Calibri" w:hAnsi="Calibri" w:cs="Calibri"/>
          <w:b/>
          <w:bCs/>
          <w:sz w:val="22"/>
          <w:szCs w:val="22"/>
        </w:rPr>
        <w:t xml:space="preserve"> </w:t>
      </w:r>
    </w:p>
    <w:p w14:paraId="12C45CCE" w14:textId="77777777" w:rsidR="00C03816" w:rsidRPr="007D4ED4" w:rsidRDefault="00C03816" w:rsidP="00C03816">
      <w:pPr>
        <w:ind w:left="0"/>
        <w:rPr>
          <w:rFonts w:ascii="Calibri" w:hAnsi="Calibri" w:cs="Calibri"/>
          <w:b/>
          <w:bCs/>
          <w:sz w:val="22"/>
          <w:szCs w:val="22"/>
        </w:rPr>
      </w:pPr>
    </w:p>
    <w:tbl>
      <w:tblPr>
        <w:tblStyle w:val="TableGrid"/>
        <w:tblW w:w="0" w:type="auto"/>
        <w:jc w:val="center"/>
        <w:tblLook w:val="04A0" w:firstRow="1" w:lastRow="0" w:firstColumn="1" w:lastColumn="0" w:noHBand="0" w:noVBand="1"/>
      </w:tblPr>
      <w:tblGrid>
        <w:gridCol w:w="2405"/>
        <w:gridCol w:w="1701"/>
        <w:gridCol w:w="2126"/>
        <w:gridCol w:w="2550"/>
      </w:tblGrid>
      <w:tr w:rsidR="00E8539C" w:rsidRPr="007D4ED4" w14:paraId="1D8F7CE1" w14:textId="77777777" w:rsidTr="005F106C">
        <w:trPr>
          <w:trHeight w:val="315"/>
          <w:jc w:val="center"/>
        </w:trPr>
        <w:tc>
          <w:tcPr>
            <w:tcW w:w="8782" w:type="dxa"/>
            <w:gridSpan w:val="4"/>
          </w:tcPr>
          <w:p w14:paraId="4A2F8F0B" w14:textId="4378179B" w:rsidR="00E8539C" w:rsidRPr="00E8539C" w:rsidRDefault="00E8539C" w:rsidP="0058252C">
            <w:pPr>
              <w:ind w:left="0"/>
              <w:rPr>
                <w:rFonts w:ascii="Calibri" w:hAnsi="Calibri" w:cs="Calibri"/>
                <w:b/>
                <w:bCs/>
                <w:sz w:val="22"/>
                <w:szCs w:val="22"/>
              </w:rPr>
            </w:pPr>
            <w:r w:rsidRPr="007D4ED4">
              <w:rPr>
                <w:rFonts w:ascii="Calibri" w:hAnsi="Calibri" w:cs="Calibri"/>
                <w:b/>
                <w:bCs/>
                <w:sz w:val="22"/>
                <w:szCs w:val="22"/>
              </w:rPr>
              <w:t>Category- GO Stand alone</w:t>
            </w:r>
          </w:p>
        </w:tc>
      </w:tr>
      <w:tr w:rsidR="00E8539C" w:rsidRPr="007D4ED4" w14:paraId="4795E4DB" w14:textId="77777777" w:rsidTr="00E8539C">
        <w:trPr>
          <w:trHeight w:val="600"/>
          <w:jc w:val="center"/>
        </w:trPr>
        <w:tc>
          <w:tcPr>
            <w:tcW w:w="2405" w:type="dxa"/>
            <w:hideMark/>
          </w:tcPr>
          <w:p w14:paraId="24B67C16" w14:textId="77777777" w:rsidR="00E8539C" w:rsidRPr="007D4ED4" w:rsidRDefault="00E8539C"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701" w:type="dxa"/>
          </w:tcPr>
          <w:p w14:paraId="4A188031" w14:textId="0964AA85" w:rsidR="00E8539C" w:rsidRDefault="00E8539C" w:rsidP="0058252C">
            <w:pPr>
              <w:ind w:left="0"/>
              <w:jc w:val="center"/>
              <w:rPr>
                <w:rFonts w:ascii="Calibri" w:hAnsi="Calibri" w:cs="Calibri"/>
                <w:b/>
                <w:bCs/>
                <w:sz w:val="22"/>
                <w:szCs w:val="22"/>
              </w:rPr>
            </w:pPr>
            <w:r>
              <w:rPr>
                <w:rFonts w:ascii="Calibri" w:hAnsi="Calibri" w:cs="Calibri"/>
                <w:b/>
                <w:bCs/>
                <w:sz w:val="22"/>
                <w:szCs w:val="22"/>
              </w:rPr>
              <w:t>Part of Delivery Fee</w:t>
            </w:r>
          </w:p>
        </w:tc>
        <w:tc>
          <w:tcPr>
            <w:tcW w:w="2126" w:type="dxa"/>
            <w:hideMark/>
          </w:tcPr>
          <w:p w14:paraId="07C32240" w14:textId="7D769AAB" w:rsidR="00E8539C" w:rsidRPr="007D4ED4" w:rsidRDefault="00E8539C" w:rsidP="0058252C">
            <w:pPr>
              <w:ind w:left="0"/>
              <w:jc w:val="center"/>
              <w:rPr>
                <w:rFonts w:ascii="Calibri" w:hAnsi="Calibri" w:cs="Calibri"/>
                <w:b/>
                <w:bCs/>
                <w:sz w:val="22"/>
                <w:szCs w:val="22"/>
              </w:rPr>
            </w:pPr>
            <w:r>
              <w:rPr>
                <w:rFonts w:ascii="Calibri" w:hAnsi="Calibri" w:cs="Calibri"/>
                <w:b/>
                <w:bCs/>
                <w:sz w:val="22"/>
                <w:szCs w:val="22"/>
              </w:rPr>
              <w:t>Type of Attribute</w:t>
            </w:r>
          </w:p>
        </w:tc>
        <w:tc>
          <w:tcPr>
            <w:tcW w:w="2550" w:type="dxa"/>
            <w:hideMark/>
          </w:tcPr>
          <w:p w14:paraId="6405A4F3" w14:textId="77777777" w:rsidR="00E8539C" w:rsidRPr="007D4ED4" w:rsidRDefault="00E8539C" w:rsidP="0058252C">
            <w:pPr>
              <w:ind w:left="0"/>
              <w:rPr>
                <w:rFonts w:ascii="Calibri" w:hAnsi="Calibri" w:cs="Calibri"/>
                <w:b/>
                <w:bCs/>
                <w:sz w:val="22"/>
                <w:szCs w:val="22"/>
              </w:rPr>
            </w:pPr>
            <w:r w:rsidRPr="007D4ED4">
              <w:rPr>
                <w:rFonts w:ascii="Calibri" w:hAnsi="Calibri" w:cs="Calibri"/>
                <w:b/>
                <w:bCs/>
                <w:sz w:val="22"/>
                <w:szCs w:val="22"/>
              </w:rPr>
              <w:t>Bit2win Configuration</w:t>
            </w:r>
          </w:p>
        </w:tc>
      </w:tr>
      <w:tr w:rsidR="00E8539C" w:rsidRPr="007D4ED4" w14:paraId="44177EE0" w14:textId="77777777" w:rsidTr="00E8539C">
        <w:trPr>
          <w:trHeight w:val="255"/>
          <w:jc w:val="center"/>
        </w:trPr>
        <w:tc>
          <w:tcPr>
            <w:tcW w:w="2405" w:type="dxa"/>
            <w:noWrap/>
            <w:hideMark/>
          </w:tcPr>
          <w:p w14:paraId="5C797295"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Tax exemption</w:t>
            </w:r>
          </w:p>
        </w:tc>
        <w:tc>
          <w:tcPr>
            <w:tcW w:w="1701" w:type="dxa"/>
          </w:tcPr>
          <w:p w14:paraId="7C63E25D" w14:textId="0B275969" w:rsidR="00E8539C" w:rsidRPr="007D4ED4" w:rsidRDefault="00286576" w:rsidP="00286576">
            <w:pPr>
              <w:ind w:left="0"/>
              <w:jc w:val="center"/>
              <w:rPr>
                <w:rFonts w:ascii="Calibri" w:hAnsi="Calibri" w:cs="Calibri"/>
                <w:sz w:val="22"/>
                <w:szCs w:val="22"/>
              </w:rPr>
            </w:pPr>
            <w:r w:rsidRPr="00286576">
              <w:rPr>
                <w:rFonts w:ascii="Calibri" w:hAnsi="Calibri" w:cs="Calibri"/>
                <w:sz w:val="22"/>
                <w:szCs w:val="22"/>
              </w:rPr>
              <w:t>N/A</w:t>
            </w:r>
          </w:p>
        </w:tc>
        <w:tc>
          <w:tcPr>
            <w:tcW w:w="2126" w:type="dxa"/>
            <w:hideMark/>
          </w:tcPr>
          <w:p w14:paraId="3A2DB3D8" w14:textId="4984880B"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550" w:type="dxa"/>
            <w:hideMark/>
          </w:tcPr>
          <w:p w14:paraId="065926A9"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 xml:space="preserve"> Family- Offer Wording</w:t>
            </w:r>
          </w:p>
          <w:p w14:paraId="252CD5EC"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Attribute-Tax Exemption</w:t>
            </w:r>
          </w:p>
        </w:tc>
      </w:tr>
      <w:tr w:rsidR="00E8539C" w:rsidRPr="007D4ED4" w14:paraId="41268430" w14:textId="77777777" w:rsidTr="00E8539C">
        <w:trPr>
          <w:trHeight w:val="255"/>
          <w:jc w:val="center"/>
        </w:trPr>
        <w:tc>
          <w:tcPr>
            <w:tcW w:w="2405" w:type="dxa"/>
            <w:noWrap/>
            <w:hideMark/>
          </w:tcPr>
          <w:p w14:paraId="546B1D6F"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Extraordinary balancing</w:t>
            </w:r>
          </w:p>
        </w:tc>
        <w:tc>
          <w:tcPr>
            <w:tcW w:w="1701" w:type="dxa"/>
          </w:tcPr>
          <w:p w14:paraId="6054AE5C" w14:textId="77810AFE" w:rsidR="00E8539C" w:rsidRPr="007D4ED4" w:rsidRDefault="00286576" w:rsidP="00286576">
            <w:pPr>
              <w:ind w:left="0"/>
              <w:jc w:val="center"/>
              <w:rPr>
                <w:rFonts w:ascii="Calibri" w:hAnsi="Calibri" w:cs="Calibri"/>
                <w:sz w:val="22"/>
                <w:szCs w:val="22"/>
              </w:rPr>
            </w:pPr>
            <w:r w:rsidRPr="00286576">
              <w:rPr>
                <w:rFonts w:ascii="Calibri" w:hAnsi="Calibri" w:cs="Calibri"/>
                <w:sz w:val="22"/>
                <w:szCs w:val="22"/>
              </w:rPr>
              <w:t>N/A</w:t>
            </w:r>
          </w:p>
        </w:tc>
        <w:tc>
          <w:tcPr>
            <w:tcW w:w="2126" w:type="dxa"/>
            <w:hideMark/>
          </w:tcPr>
          <w:p w14:paraId="2C54FECC" w14:textId="7DE1F3D8"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550" w:type="dxa"/>
            <w:hideMark/>
          </w:tcPr>
          <w:p w14:paraId="53BF98EC" w14:textId="77777777"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Family- Offer Wording</w:t>
            </w:r>
          </w:p>
          <w:p w14:paraId="785A7424"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Attribute- Extraordinary balancing</w:t>
            </w:r>
          </w:p>
        </w:tc>
      </w:tr>
      <w:tr w:rsidR="00E8539C" w:rsidRPr="007D4ED4" w14:paraId="39D0B20B" w14:textId="77777777" w:rsidTr="00E8539C">
        <w:trPr>
          <w:trHeight w:val="255"/>
          <w:jc w:val="center"/>
        </w:trPr>
        <w:tc>
          <w:tcPr>
            <w:tcW w:w="2405" w:type="dxa"/>
            <w:noWrap/>
            <w:hideMark/>
          </w:tcPr>
          <w:p w14:paraId="7DA9E9B2"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Commission conditions</w:t>
            </w:r>
          </w:p>
        </w:tc>
        <w:tc>
          <w:tcPr>
            <w:tcW w:w="1701" w:type="dxa"/>
          </w:tcPr>
          <w:p w14:paraId="03C5AB21" w14:textId="786465A3" w:rsidR="00E8539C" w:rsidRPr="007D4ED4" w:rsidRDefault="00286576" w:rsidP="00286576">
            <w:pPr>
              <w:ind w:left="0"/>
              <w:jc w:val="center"/>
              <w:rPr>
                <w:rFonts w:ascii="Calibri" w:hAnsi="Calibri" w:cs="Calibri"/>
                <w:sz w:val="22"/>
                <w:szCs w:val="22"/>
              </w:rPr>
            </w:pPr>
            <w:r w:rsidRPr="00286576">
              <w:rPr>
                <w:rFonts w:ascii="Calibri" w:hAnsi="Calibri" w:cs="Calibri"/>
                <w:sz w:val="22"/>
                <w:szCs w:val="22"/>
              </w:rPr>
              <w:t>N/A</w:t>
            </w:r>
          </w:p>
        </w:tc>
        <w:tc>
          <w:tcPr>
            <w:tcW w:w="2126" w:type="dxa"/>
            <w:hideMark/>
          </w:tcPr>
          <w:p w14:paraId="7A773DB5" w14:textId="62E1995F"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550" w:type="dxa"/>
            <w:hideMark/>
          </w:tcPr>
          <w:p w14:paraId="4B874642" w14:textId="77777777"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Family- Offer Wording</w:t>
            </w:r>
          </w:p>
          <w:p w14:paraId="1F9F3569"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E8539C" w:rsidRPr="007D4ED4" w14:paraId="6FED336C" w14:textId="77777777" w:rsidTr="00E8539C">
        <w:trPr>
          <w:trHeight w:val="255"/>
          <w:jc w:val="center"/>
        </w:trPr>
        <w:tc>
          <w:tcPr>
            <w:tcW w:w="2405" w:type="dxa"/>
            <w:noWrap/>
            <w:hideMark/>
          </w:tcPr>
          <w:p w14:paraId="164B32FB"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Pro rata liability</w:t>
            </w:r>
          </w:p>
        </w:tc>
        <w:tc>
          <w:tcPr>
            <w:tcW w:w="1701" w:type="dxa"/>
          </w:tcPr>
          <w:p w14:paraId="3103E312" w14:textId="2C04B084" w:rsidR="00E8539C" w:rsidRPr="007D4ED4" w:rsidRDefault="00286576" w:rsidP="00286576">
            <w:pPr>
              <w:ind w:left="0"/>
              <w:jc w:val="center"/>
              <w:rPr>
                <w:rFonts w:ascii="Calibri" w:hAnsi="Calibri" w:cs="Calibri"/>
                <w:sz w:val="22"/>
                <w:szCs w:val="22"/>
              </w:rPr>
            </w:pPr>
            <w:r w:rsidRPr="00286576">
              <w:rPr>
                <w:rFonts w:ascii="Calibri" w:hAnsi="Calibri" w:cs="Calibri"/>
                <w:sz w:val="22"/>
                <w:szCs w:val="22"/>
              </w:rPr>
              <w:t>N/A</w:t>
            </w:r>
          </w:p>
        </w:tc>
        <w:tc>
          <w:tcPr>
            <w:tcW w:w="2126" w:type="dxa"/>
            <w:hideMark/>
          </w:tcPr>
          <w:p w14:paraId="5DEF78A3" w14:textId="4030F3C0"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550" w:type="dxa"/>
            <w:hideMark/>
          </w:tcPr>
          <w:p w14:paraId="46F3DA8F" w14:textId="77777777"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Family- Offer Wording</w:t>
            </w:r>
          </w:p>
          <w:p w14:paraId="14147585"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Attribute- Pro rata liability</w:t>
            </w:r>
          </w:p>
        </w:tc>
      </w:tr>
      <w:tr w:rsidR="00E8539C" w:rsidRPr="007D4ED4" w14:paraId="0960AE10" w14:textId="77777777" w:rsidTr="00E8539C">
        <w:trPr>
          <w:trHeight w:val="255"/>
          <w:jc w:val="center"/>
        </w:trPr>
        <w:tc>
          <w:tcPr>
            <w:tcW w:w="2405" w:type="dxa"/>
            <w:noWrap/>
            <w:hideMark/>
          </w:tcPr>
          <w:p w14:paraId="79DABAB4"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Registration for PBS</w:t>
            </w:r>
          </w:p>
        </w:tc>
        <w:tc>
          <w:tcPr>
            <w:tcW w:w="1701" w:type="dxa"/>
          </w:tcPr>
          <w:p w14:paraId="45288673" w14:textId="7E513C81" w:rsidR="00E8539C" w:rsidRPr="007D4ED4" w:rsidRDefault="00286576" w:rsidP="00286576">
            <w:pPr>
              <w:ind w:left="0"/>
              <w:jc w:val="center"/>
              <w:rPr>
                <w:rFonts w:ascii="Calibri" w:hAnsi="Calibri" w:cs="Calibri"/>
                <w:sz w:val="22"/>
                <w:szCs w:val="22"/>
              </w:rPr>
            </w:pPr>
            <w:r w:rsidRPr="00286576">
              <w:rPr>
                <w:rFonts w:ascii="Calibri" w:hAnsi="Calibri" w:cs="Calibri"/>
                <w:sz w:val="22"/>
                <w:szCs w:val="22"/>
              </w:rPr>
              <w:t>N/A</w:t>
            </w:r>
          </w:p>
        </w:tc>
        <w:tc>
          <w:tcPr>
            <w:tcW w:w="2126" w:type="dxa"/>
            <w:hideMark/>
          </w:tcPr>
          <w:p w14:paraId="573990FD" w14:textId="5ED8FB2B"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550" w:type="dxa"/>
            <w:hideMark/>
          </w:tcPr>
          <w:p w14:paraId="567C0EA7"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 Family- Offer Wording</w:t>
            </w:r>
          </w:p>
          <w:p w14:paraId="704B0737"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Attribute- Registration for PBS</w:t>
            </w:r>
          </w:p>
        </w:tc>
      </w:tr>
      <w:tr w:rsidR="00E8539C" w:rsidRPr="007D4ED4" w14:paraId="02863BB3" w14:textId="77777777" w:rsidTr="00E8539C">
        <w:trPr>
          <w:trHeight w:val="255"/>
          <w:jc w:val="center"/>
        </w:trPr>
        <w:tc>
          <w:tcPr>
            <w:tcW w:w="2405" w:type="dxa"/>
            <w:noWrap/>
            <w:hideMark/>
          </w:tcPr>
          <w:p w14:paraId="5D0250A3"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lastRenderedPageBreak/>
              <w:t>Payment type</w:t>
            </w:r>
          </w:p>
        </w:tc>
        <w:tc>
          <w:tcPr>
            <w:tcW w:w="1701" w:type="dxa"/>
          </w:tcPr>
          <w:p w14:paraId="1DEC5E13" w14:textId="4CB84CD2" w:rsidR="00E8539C" w:rsidRPr="007D4ED4" w:rsidRDefault="00286576" w:rsidP="00286576">
            <w:pPr>
              <w:ind w:left="0"/>
              <w:jc w:val="center"/>
              <w:rPr>
                <w:rFonts w:ascii="Calibri" w:hAnsi="Calibri" w:cs="Calibri"/>
                <w:sz w:val="22"/>
                <w:szCs w:val="22"/>
              </w:rPr>
            </w:pPr>
            <w:r w:rsidRPr="00286576">
              <w:rPr>
                <w:rFonts w:ascii="Calibri" w:hAnsi="Calibri" w:cs="Calibri"/>
                <w:sz w:val="22"/>
                <w:szCs w:val="22"/>
              </w:rPr>
              <w:t>N/A</w:t>
            </w:r>
          </w:p>
        </w:tc>
        <w:tc>
          <w:tcPr>
            <w:tcW w:w="2126" w:type="dxa"/>
            <w:hideMark/>
          </w:tcPr>
          <w:p w14:paraId="3CDC593A" w14:textId="5697F059"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 xml:space="preserve">Drop down </w:t>
            </w:r>
          </w:p>
        </w:tc>
        <w:tc>
          <w:tcPr>
            <w:tcW w:w="2550" w:type="dxa"/>
            <w:hideMark/>
          </w:tcPr>
          <w:p w14:paraId="6C57E201"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 </w:t>
            </w:r>
          </w:p>
        </w:tc>
      </w:tr>
      <w:tr w:rsidR="00E8539C" w:rsidRPr="007D4ED4" w14:paraId="56A32F42" w14:textId="77777777" w:rsidTr="00E8539C">
        <w:trPr>
          <w:trHeight w:val="255"/>
          <w:jc w:val="center"/>
        </w:trPr>
        <w:tc>
          <w:tcPr>
            <w:tcW w:w="2405" w:type="dxa"/>
            <w:noWrap/>
            <w:hideMark/>
          </w:tcPr>
          <w:p w14:paraId="72ACF4E7"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English offer wording</w:t>
            </w:r>
          </w:p>
        </w:tc>
        <w:tc>
          <w:tcPr>
            <w:tcW w:w="1701" w:type="dxa"/>
          </w:tcPr>
          <w:p w14:paraId="2AE8F84A" w14:textId="76722AE7" w:rsidR="00E8539C" w:rsidRPr="007D4ED4" w:rsidRDefault="00286576" w:rsidP="00286576">
            <w:pPr>
              <w:ind w:left="0"/>
              <w:jc w:val="center"/>
              <w:rPr>
                <w:rFonts w:ascii="Calibri" w:hAnsi="Calibri" w:cs="Calibri"/>
                <w:sz w:val="22"/>
                <w:szCs w:val="22"/>
              </w:rPr>
            </w:pPr>
            <w:r w:rsidRPr="00286576">
              <w:rPr>
                <w:rFonts w:ascii="Calibri" w:hAnsi="Calibri" w:cs="Calibri"/>
                <w:sz w:val="22"/>
                <w:szCs w:val="22"/>
              </w:rPr>
              <w:t>N/A</w:t>
            </w:r>
          </w:p>
        </w:tc>
        <w:tc>
          <w:tcPr>
            <w:tcW w:w="2126" w:type="dxa"/>
            <w:hideMark/>
          </w:tcPr>
          <w:p w14:paraId="703C2892" w14:textId="0ED8B6C9"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550" w:type="dxa"/>
            <w:noWrap/>
            <w:hideMark/>
          </w:tcPr>
          <w:p w14:paraId="4EED541C" w14:textId="77777777"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 Family- Offer Wording</w:t>
            </w:r>
          </w:p>
          <w:p w14:paraId="01C0A5BF"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E8539C" w:rsidRPr="007D4ED4" w14:paraId="4DB64315" w14:textId="77777777" w:rsidTr="00E8539C">
        <w:trPr>
          <w:trHeight w:val="510"/>
          <w:jc w:val="center"/>
        </w:trPr>
        <w:tc>
          <w:tcPr>
            <w:tcW w:w="2405" w:type="dxa"/>
            <w:hideMark/>
          </w:tcPr>
          <w:p w14:paraId="4D58CA86"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GO cost</w:t>
            </w:r>
          </w:p>
        </w:tc>
        <w:tc>
          <w:tcPr>
            <w:tcW w:w="1701" w:type="dxa"/>
          </w:tcPr>
          <w:p w14:paraId="49FB3DC2" w14:textId="3463E1F9" w:rsidR="00E8539C" w:rsidRPr="007D4ED4" w:rsidRDefault="00286576" w:rsidP="00286576">
            <w:pPr>
              <w:ind w:left="0"/>
              <w:jc w:val="center"/>
              <w:rPr>
                <w:rFonts w:ascii="Calibri" w:hAnsi="Calibri" w:cs="Calibri"/>
                <w:sz w:val="22"/>
                <w:szCs w:val="22"/>
              </w:rPr>
            </w:pPr>
            <w:r>
              <w:rPr>
                <w:rFonts w:ascii="Calibri" w:hAnsi="Calibri" w:cs="Calibri"/>
                <w:sz w:val="22"/>
                <w:szCs w:val="22"/>
              </w:rPr>
              <w:t>Yes</w:t>
            </w:r>
          </w:p>
        </w:tc>
        <w:tc>
          <w:tcPr>
            <w:tcW w:w="2126" w:type="dxa"/>
            <w:hideMark/>
          </w:tcPr>
          <w:p w14:paraId="625E5576" w14:textId="2C4ABB2B"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Drop down - price curve</w:t>
            </w:r>
          </w:p>
        </w:tc>
        <w:tc>
          <w:tcPr>
            <w:tcW w:w="2550" w:type="dxa"/>
            <w:noWrap/>
            <w:hideMark/>
          </w:tcPr>
          <w:p w14:paraId="58018774"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 </w:t>
            </w:r>
          </w:p>
        </w:tc>
      </w:tr>
      <w:tr w:rsidR="00E8539C" w:rsidRPr="007D4ED4" w14:paraId="74E77F6D" w14:textId="77777777" w:rsidTr="00E8539C">
        <w:trPr>
          <w:trHeight w:val="510"/>
          <w:jc w:val="center"/>
        </w:trPr>
        <w:tc>
          <w:tcPr>
            <w:tcW w:w="2405" w:type="dxa"/>
            <w:hideMark/>
          </w:tcPr>
          <w:p w14:paraId="64386394"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GO margin</w:t>
            </w:r>
          </w:p>
        </w:tc>
        <w:tc>
          <w:tcPr>
            <w:tcW w:w="1701" w:type="dxa"/>
          </w:tcPr>
          <w:p w14:paraId="58598745" w14:textId="2F1BAB2C" w:rsidR="00E8539C" w:rsidRPr="007D4ED4" w:rsidRDefault="00286576" w:rsidP="00286576">
            <w:pPr>
              <w:ind w:left="0"/>
              <w:jc w:val="center"/>
              <w:rPr>
                <w:rFonts w:ascii="Calibri" w:hAnsi="Calibri" w:cs="Calibri"/>
                <w:sz w:val="22"/>
                <w:szCs w:val="22"/>
              </w:rPr>
            </w:pPr>
            <w:r>
              <w:rPr>
                <w:rFonts w:ascii="Calibri" w:hAnsi="Calibri" w:cs="Calibri"/>
                <w:sz w:val="22"/>
                <w:szCs w:val="22"/>
              </w:rPr>
              <w:t>Yes</w:t>
            </w:r>
          </w:p>
        </w:tc>
        <w:tc>
          <w:tcPr>
            <w:tcW w:w="2126" w:type="dxa"/>
            <w:hideMark/>
          </w:tcPr>
          <w:p w14:paraId="625114A2" w14:textId="562158D3" w:rsidR="00E8539C" w:rsidRPr="007D4ED4" w:rsidRDefault="00E8539C" w:rsidP="0058252C">
            <w:pPr>
              <w:ind w:left="0"/>
              <w:jc w:val="left"/>
              <w:rPr>
                <w:rFonts w:ascii="Calibri" w:hAnsi="Calibri" w:cs="Calibri"/>
                <w:sz w:val="22"/>
                <w:szCs w:val="22"/>
              </w:rPr>
            </w:pPr>
            <w:r w:rsidRPr="007D4ED4">
              <w:rPr>
                <w:rFonts w:ascii="Calibri" w:hAnsi="Calibri" w:cs="Calibri"/>
                <w:sz w:val="22"/>
                <w:szCs w:val="22"/>
              </w:rPr>
              <w:t>Single value added by KAM/AM</w:t>
            </w:r>
          </w:p>
        </w:tc>
        <w:tc>
          <w:tcPr>
            <w:tcW w:w="2550" w:type="dxa"/>
            <w:noWrap/>
            <w:hideMark/>
          </w:tcPr>
          <w:p w14:paraId="5B916BF5" w14:textId="77777777" w:rsidR="00E8539C" w:rsidRPr="007D4ED4" w:rsidRDefault="00E8539C" w:rsidP="0058252C">
            <w:pPr>
              <w:ind w:left="0"/>
              <w:rPr>
                <w:rFonts w:ascii="Calibri" w:hAnsi="Calibri" w:cs="Calibri"/>
                <w:sz w:val="22"/>
                <w:szCs w:val="22"/>
              </w:rPr>
            </w:pPr>
            <w:r w:rsidRPr="007D4ED4">
              <w:rPr>
                <w:rFonts w:ascii="Calibri" w:hAnsi="Calibri" w:cs="Calibri"/>
                <w:sz w:val="22"/>
                <w:szCs w:val="22"/>
              </w:rPr>
              <w:t> </w:t>
            </w:r>
          </w:p>
        </w:tc>
      </w:tr>
    </w:tbl>
    <w:p w14:paraId="7010683D" w14:textId="77777777" w:rsidR="00C03816" w:rsidRPr="007D4ED4" w:rsidRDefault="00C03816" w:rsidP="00C03816">
      <w:pPr>
        <w:ind w:left="0"/>
        <w:rPr>
          <w:rFonts w:ascii="Calibri" w:hAnsi="Calibri" w:cs="Calibri"/>
          <w:sz w:val="22"/>
          <w:szCs w:val="22"/>
        </w:rPr>
      </w:pPr>
    </w:p>
    <w:p w14:paraId="407BDEE0" w14:textId="4C9DA54E" w:rsidR="00C03816" w:rsidRPr="007D4ED4" w:rsidRDefault="00C03816" w:rsidP="00D6162C">
      <w:pPr>
        <w:pStyle w:val="ListParagraph"/>
        <w:numPr>
          <w:ilvl w:val="0"/>
          <w:numId w:val="13"/>
        </w:numPr>
        <w:rPr>
          <w:rFonts w:ascii="Calibri" w:hAnsi="Calibri" w:cs="Calibri"/>
          <w:b/>
          <w:bCs/>
          <w:sz w:val="22"/>
          <w:szCs w:val="22"/>
        </w:rPr>
      </w:pPr>
      <w:r w:rsidRPr="007D4ED4">
        <w:rPr>
          <w:rFonts w:ascii="Calibri" w:hAnsi="Calibri" w:cs="Calibri"/>
          <w:b/>
          <w:bCs/>
          <w:sz w:val="22"/>
          <w:szCs w:val="22"/>
        </w:rPr>
        <w:t>Extended Payment Terms</w:t>
      </w:r>
      <w:r>
        <w:rPr>
          <w:rFonts w:ascii="Calibri" w:hAnsi="Calibri" w:cs="Calibri"/>
          <w:b/>
          <w:bCs/>
          <w:sz w:val="22"/>
          <w:szCs w:val="22"/>
        </w:rPr>
        <w:t xml:space="preserve"> </w:t>
      </w:r>
    </w:p>
    <w:p w14:paraId="6B2214CF" w14:textId="77777777" w:rsidR="00C03816" w:rsidRPr="007D4ED4" w:rsidRDefault="00C03816" w:rsidP="00C03816">
      <w:pPr>
        <w:ind w:left="0"/>
        <w:rPr>
          <w:rFonts w:ascii="Calibri" w:hAnsi="Calibri" w:cs="Calibri"/>
          <w:sz w:val="22"/>
          <w:szCs w:val="22"/>
        </w:rPr>
      </w:pPr>
    </w:p>
    <w:tbl>
      <w:tblPr>
        <w:tblStyle w:val="TableGrid"/>
        <w:tblW w:w="0" w:type="auto"/>
        <w:jc w:val="center"/>
        <w:tblLook w:val="04A0" w:firstRow="1" w:lastRow="0" w:firstColumn="1" w:lastColumn="0" w:noHBand="0" w:noVBand="1"/>
      </w:tblPr>
      <w:tblGrid>
        <w:gridCol w:w="1764"/>
        <w:gridCol w:w="1425"/>
        <w:gridCol w:w="1610"/>
        <w:gridCol w:w="2326"/>
        <w:gridCol w:w="1892"/>
      </w:tblGrid>
      <w:tr w:rsidR="00DE0796" w:rsidRPr="007D4ED4" w14:paraId="5126B318" w14:textId="77777777" w:rsidTr="005F106C">
        <w:trPr>
          <w:trHeight w:val="315"/>
          <w:jc w:val="center"/>
        </w:trPr>
        <w:tc>
          <w:tcPr>
            <w:tcW w:w="9017" w:type="dxa"/>
            <w:gridSpan w:val="5"/>
          </w:tcPr>
          <w:p w14:paraId="6DF45325" w14:textId="048A3A9D" w:rsidR="00DE0796" w:rsidRPr="00DE0796" w:rsidRDefault="00DE0796" w:rsidP="00DE0796">
            <w:pPr>
              <w:ind w:left="0"/>
              <w:rPr>
                <w:rFonts w:ascii="Calibri" w:hAnsi="Calibri" w:cs="Calibri"/>
                <w:b/>
                <w:bCs/>
                <w:sz w:val="22"/>
                <w:szCs w:val="22"/>
              </w:rPr>
            </w:pPr>
            <w:r w:rsidRPr="007D4ED4">
              <w:rPr>
                <w:rFonts w:ascii="Calibri" w:hAnsi="Calibri" w:cs="Calibri"/>
                <w:b/>
                <w:bCs/>
                <w:sz w:val="22"/>
                <w:szCs w:val="22"/>
              </w:rPr>
              <w:t>Category- Extended Payment Terms</w:t>
            </w:r>
            <w:r w:rsidRPr="007D4ED4">
              <w:rPr>
                <w:rFonts w:ascii="Calibri" w:hAnsi="Calibri" w:cs="Calibri"/>
                <w:sz w:val="22"/>
                <w:szCs w:val="22"/>
              </w:rPr>
              <w:t> </w:t>
            </w:r>
          </w:p>
        </w:tc>
      </w:tr>
      <w:tr w:rsidR="00286576" w:rsidRPr="007D4ED4" w14:paraId="738CEC90" w14:textId="77777777" w:rsidTr="00286576">
        <w:trPr>
          <w:trHeight w:val="600"/>
          <w:jc w:val="center"/>
        </w:trPr>
        <w:tc>
          <w:tcPr>
            <w:tcW w:w="1764" w:type="dxa"/>
            <w:hideMark/>
          </w:tcPr>
          <w:p w14:paraId="54B174E9" w14:textId="77777777" w:rsidR="00286576" w:rsidRPr="007D4ED4" w:rsidRDefault="00286576" w:rsidP="0058252C">
            <w:pPr>
              <w:ind w:left="0"/>
              <w:rPr>
                <w:rFonts w:ascii="Calibri" w:hAnsi="Calibri" w:cs="Calibri"/>
                <w:b/>
                <w:bCs/>
                <w:sz w:val="22"/>
                <w:szCs w:val="22"/>
              </w:rPr>
            </w:pPr>
            <w:r w:rsidRPr="007D4ED4">
              <w:rPr>
                <w:rFonts w:ascii="Calibri" w:hAnsi="Calibri" w:cs="Calibri"/>
                <w:b/>
                <w:bCs/>
                <w:sz w:val="22"/>
                <w:szCs w:val="22"/>
              </w:rPr>
              <w:t> Attributes</w:t>
            </w:r>
          </w:p>
        </w:tc>
        <w:tc>
          <w:tcPr>
            <w:tcW w:w="1425" w:type="dxa"/>
          </w:tcPr>
          <w:p w14:paraId="25FAF9BE" w14:textId="5F989335" w:rsidR="00286576" w:rsidRDefault="00286576" w:rsidP="0058252C">
            <w:pPr>
              <w:ind w:left="0"/>
              <w:jc w:val="center"/>
              <w:rPr>
                <w:rFonts w:ascii="Calibri" w:hAnsi="Calibri" w:cs="Calibri"/>
                <w:b/>
                <w:bCs/>
                <w:sz w:val="22"/>
                <w:szCs w:val="22"/>
              </w:rPr>
            </w:pPr>
            <w:r>
              <w:rPr>
                <w:rFonts w:ascii="Calibri" w:hAnsi="Calibri" w:cs="Calibri"/>
                <w:b/>
                <w:bCs/>
                <w:sz w:val="22"/>
                <w:szCs w:val="22"/>
              </w:rPr>
              <w:t>Part of Delivery Fee</w:t>
            </w:r>
          </w:p>
        </w:tc>
        <w:tc>
          <w:tcPr>
            <w:tcW w:w="1610" w:type="dxa"/>
            <w:hideMark/>
          </w:tcPr>
          <w:p w14:paraId="36DEFCA4" w14:textId="4398A52B" w:rsidR="00286576" w:rsidRPr="007D4ED4" w:rsidRDefault="00286576" w:rsidP="0058252C">
            <w:pPr>
              <w:ind w:left="0"/>
              <w:jc w:val="center"/>
              <w:rPr>
                <w:rFonts w:ascii="Calibri" w:hAnsi="Calibri" w:cs="Calibri"/>
                <w:b/>
                <w:bCs/>
                <w:sz w:val="22"/>
                <w:szCs w:val="22"/>
              </w:rPr>
            </w:pPr>
            <w:r>
              <w:rPr>
                <w:rFonts w:ascii="Calibri" w:hAnsi="Calibri" w:cs="Calibri"/>
                <w:b/>
                <w:bCs/>
                <w:sz w:val="22"/>
                <w:szCs w:val="22"/>
              </w:rPr>
              <w:t>Type of Attribute</w:t>
            </w:r>
          </w:p>
        </w:tc>
        <w:tc>
          <w:tcPr>
            <w:tcW w:w="2326" w:type="dxa"/>
            <w:hideMark/>
          </w:tcPr>
          <w:p w14:paraId="238EEBEF" w14:textId="77777777" w:rsidR="00286576" w:rsidRPr="007D4ED4" w:rsidRDefault="00286576" w:rsidP="0058252C">
            <w:pPr>
              <w:ind w:left="0"/>
              <w:jc w:val="center"/>
              <w:rPr>
                <w:rFonts w:ascii="Calibri" w:hAnsi="Calibri" w:cs="Calibri"/>
                <w:b/>
                <w:bCs/>
                <w:sz w:val="22"/>
                <w:szCs w:val="22"/>
              </w:rPr>
            </w:pPr>
            <w:r w:rsidRPr="00994452">
              <w:rPr>
                <w:rFonts w:ascii="Calibri" w:hAnsi="Calibri" w:cs="Calibri"/>
                <w:b/>
                <w:bCs/>
                <w:sz w:val="22"/>
                <w:szCs w:val="22"/>
              </w:rPr>
              <w:t>Pricing Calculations Formula</w:t>
            </w:r>
          </w:p>
        </w:tc>
        <w:tc>
          <w:tcPr>
            <w:tcW w:w="1892" w:type="dxa"/>
            <w:hideMark/>
          </w:tcPr>
          <w:p w14:paraId="3CFDE6D2" w14:textId="77777777" w:rsidR="00286576" w:rsidRPr="007D4ED4" w:rsidRDefault="00286576" w:rsidP="0058252C">
            <w:pPr>
              <w:ind w:left="0"/>
              <w:rPr>
                <w:rFonts w:ascii="Calibri" w:hAnsi="Calibri" w:cs="Calibri"/>
                <w:b/>
                <w:bCs/>
                <w:sz w:val="22"/>
                <w:szCs w:val="22"/>
              </w:rPr>
            </w:pPr>
            <w:r w:rsidRPr="007D4ED4">
              <w:rPr>
                <w:rFonts w:ascii="Calibri" w:hAnsi="Calibri" w:cs="Calibri"/>
                <w:b/>
                <w:bCs/>
                <w:sz w:val="22"/>
                <w:szCs w:val="22"/>
              </w:rPr>
              <w:t>Bit2win Configuration</w:t>
            </w:r>
          </w:p>
        </w:tc>
      </w:tr>
      <w:tr w:rsidR="00286576" w:rsidRPr="007D4ED4" w14:paraId="7744F931" w14:textId="77777777" w:rsidTr="00286576">
        <w:trPr>
          <w:trHeight w:val="510"/>
          <w:jc w:val="center"/>
        </w:trPr>
        <w:tc>
          <w:tcPr>
            <w:tcW w:w="1764" w:type="dxa"/>
            <w:hideMark/>
          </w:tcPr>
          <w:p w14:paraId="005C4E32"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Margin fictive</w:t>
            </w:r>
          </w:p>
        </w:tc>
        <w:tc>
          <w:tcPr>
            <w:tcW w:w="1425" w:type="dxa"/>
          </w:tcPr>
          <w:p w14:paraId="3D92D8A6" w14:textId="5F778516" w:rsidR="00286576" w:rsidRPr="007D4ED4" w:rsidRDefault="00C61DE1"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70308DA2" w14:textId="0E49BAE0" w:rsidR="00286576" w:rsidRPr="007D4ED4" w:rsidRDefault="00286576" w:rsidP="0058252C">
            <w:pPr>
              <w:ind w:left="0"/>
              <w:rPr>
                <w:rFonts w:ascii="Calibri" w:hAnsi="Calibri" w:cs="Calibri"/>
                <w:sz w:val="22"/>
                <w:szCs w:val="22"/>
              </w:rPr>
            </w:pPr>
            <w:r w:rsidRPr="007D4ED4">
              <w:rPr>
                <w:rFonts w:ascii="Calibri" w:hAnsi="Calibri" w:cs="Calibri"/>
                <w:sz w:val="22"/>
                <w:szCs w:val="22"/>
              </w:rPr>
              <w:t xml:space="preserve">Single value </w:t>
            </w:r>
          </w:p>
        </w:tc>
        <w:tc>
          <w:tcPr>
            <w:tcW w:w="2326" w:type="dxa"/>
            <w:hideMark/>
          </w:tcPr>
          <w:p w14:paraId="11B665E9" w14:textId="77777777" w:rsidR="00286576" w:rsidRPr="007D4ED4" w:rsidRDefault="00286576"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892" w:type="dxa"/>
            <w:hideMark/>
          </w:tcPr>
          <w:p w14:paraId="1D704648"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w:t>
            </w:r>
          </w:p>
        </w:tc>
      </w:tr>
      <w:tr w:rsidR="00286576" w:rsidRPr="007D4ED4" w14:paraId="60785E64" w14:textId="77777777" w:rsidTr="00286576">
        <w:trPr>
          <w:trHeight w:val="255"/>
          <w:jc w:val="center"/>
        </w:trPr>
        <w:tc>
          <w:tcPr>
            <w:tcW w:w="1764" w:type="dxa"/>
            <w:hideMark/>
          </w:tcPr>
          <w:p w14:paraId="2C18C01E"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Credit fee DK1</w:t>
            </w:r>
          </w:p>
        </w:tc>
        <w:tc>
          <w:tcPr>
            <w:tcW w:w="1425" w:type="dxa"/>
          </w:tcPr>
          <w:p w14:paraId="50FB9D88" w14:textId="4750F6FF"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4C8F075B" w14:textId="5EBB42B9" w:rsidR="00286576" w:rsidRPr="007D4ED4" w:rsidRDefault="00286576" w:rsidP="0058252C">
            <w:pPr>
              <w:ind w:left="0"/>
              <w:rPr>
                <w:rFonts w:ascii="Calibri" w:hAnsi="Calibri" w:cs="Calibri"/>
                <w:sz w:val="22"/>
                <w:szCs w:val="22"/>
              </w:rPr>
            </w:pPr>
            <w:r w:rsidRPr="007D4ED4">
              <w:rPr>
                <w:rFonts w:ascii="Calibri" w:hAnsi="Calibri" w:cs="Calibri"/>
                <w:sz w:val="22"/>
                <w:szCs w:val="22"/>
              </w:rPr>
              <w:t>Formula *</w:t>
            </w:r>
          </w:p>
        </w:tc>
        <w:tc>
          <w:tcPr>
            <w:tcW w:w="2326" w:type="dxa"/>
            <w:hideMark/>
          </w:tcPr>
          <w:p w14:paraId="2619FA56"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w:t>
            </w:r>
            <w:r w:rsidRPr="00E56ACD">
              <w:rPr>
                <w:rFonts w:ascii="Calibri" w:hAnsi="Calibri" w:cs="Calibri"/>
                <w:sz w:val="22"/>
                <w:szCs w:val="22"/>
              </w:rPr>
              <w:t>Credit fee = 52/360 * weighted commodity price (</w:t>
            </w:r>
            <w:proofErr w:type="spellStart"/>
            <w:r w:rsidRPr="00E56ACD">
              <w:rPr>
                <w:rFonts w:ascii="Calibri" w:hAnsi="Calibri" w:cs="Calibri"/>
                <w:sz w:val="22"/>
                <w:szCs w:val="22"/>
              </w:rPr>
              <w:t>System+EPAD</w:t>
            </w:r>
            <w:proofErr w:type="spellEnd"/>
            <w:r w:rsidRPr="00E56ACD">
              <w:rPr>
                <w:rFonts w:ascii="Calibri" w:hAnsi="Calibri" w:cs="Calibri"/>
                <w:sz w:val="22"/>
                <w:szCs w:val="22"/>
              </w:rPr>
              <w:t xml:space="preserve">) * Interest rate * monthly </w:t>
            </w:r>
            <w:proofErr w:type="spellStart"/>
            <w:r w:rsidRPr="00E56ACD">
              <w:rPr>
                <w:rFonts w:ascii="Calibri" w:hAnsi="Calibri" w:cs="Calibri"/>
                <w:sz w:val="22"/>
                <w:szCs w:val="22"/>
              </w:rPr>
              <w:t>volumen</w:t>
            </w:r>
            <w:proofErr w:type="spellEnd"/>
          </w:p>
        </w:tc>
        <w:tc>
          <w:tcPr>
            <w:tcW w:w="1892" w:type="dxa"/>
            <w:hideMark/>
          </w:tcPr>
          <w:p w14:paraId="4DA58BA2"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Family- Power Additional fees</w:t>
            </w:r>
          </w:p>
          <w:p w14:paraId="62EAB03F"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Attribute- Credit fee DK1</w:t>
            </w:r>
          </w:p>
        </w:tc>
      </w:tr>
      <w:tr w:rsidR="00286576" w:rsidRPr="007D4ED4" w14:paraId="5C7F2DEE" w14:textId="77777777" w:rsidTr="00286576">
        <w:trPr>
          <w:trHeight w:val="255"/>
          <w:jc w:val="center"/>
        </w:trPr>
        <w:tc>
          <w:tcPr>
            <w:tcW w:w="1764" w:type="dxa"/>
            <w:hideMark/>
          </w:tcPr>
          <w:p w14:paraId="04CA05B0"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Credit fee DK2</w:t>
            </w:r>
          </w:p>
        </w:tc>
        <w:tc>
          <w:tcPr>
            <w:tcW w:w="1425" w:type="dxa"/>
          </w:tcPr>
          <w:p w14:paraId="6D2B5EAC" w14:textId="034AB50D"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5548DEDE" w14:textId="17C14972" w:rsidR="00286576" w:rsidRPr="007D4ED4" w:rsidRDefault="00286576" w:rsidP="0058252C">
            <w:pPr>
              <w:ind w:left="0"/>
              <w:rPr>
                <w:rFonts w:ascii="Calibri" w:hAnsi="Calibri" w:cs="Calibri"/>
                <w:sz w:val="22"/>
                <w:szCs w:val="22"/>
              </w:rPr>
            </w:pPr>
            <w:r w:rsidRPr="007D4ED4">
              <w:rPr>
                <w:rFonts w:ascii="Calibri" w:hAnsi="Calibri" w:cs="Calibri"/>
                <w:sz w:val="22"/>
                <w:szCs w:val="22"/>
              </w:rPr>
              <w:t>Formula *</w:t>
            </w:r>
          </w:p>
        </w:tc>
        <w:tc>
          <w:tcPr>
            <w:tcW w:w="2326" w:type="dxa"/>
            <w:hideMark/>
          </w:tcPr>
          <w:p w14:paraId="679AD1BF"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w:t>
            </w:r>
            <w:r w:rsidRPr="00E56ACD">
              <w:rPr>
                <w:rFonts w:ascii="Calibri" w:hAnsi="Calibri" w:cs="Calibri"/>
                <w:sz w:val="22"/>
                <w:szCs w:val="22"/>
              </w:rPr>
              <w:t>Credit fee = 52/360 * weighted commodity price (</w:t>
            </w:r>
            <w:proofErr w:type="spellStart"/>
            <w:r w:rsidRPr="00E56ACD">
              <w:rPr>
                <w:rFonts w:ascii="Calibri" w:hAnsi="Calibri" w:cs="Calibri"/>
                <w:sz w:val="22"/>
                <w:szCs w:val="22"/>
              </w:rPr>
              <w:t>System+EPAD</w:t>
            </w:r>
            <w:proofErr w:type="spellEnd"/>
            <w:r w:rsidRPr="00E56ACD">
              <w:rPr>
                <w:rFonts w:ascii="Calibri" w:hAnsi="Calibri" w:cs="Calibri"/>
                <w:sz w:val="22"/>
                <w:szCs w:val="22"/>
              </w:rPr>
              <w:t xml:space="preserve">) * Interest rate * monthly </w:t>
            </w:r>
            <w:proofErr w:type="spellStart"/>
            <w:r w:rsidRPr="00E56ACD">
              <w:rPr>
                <w:rFonts w:ascii="Calibri" w:hAnsi="Calibri" w:cs="Calibri"/>
                <w:sz w:val="22"/>
                <w:szCs w:val="22"/>
              </w:rPr>
              <w:t>volumen</w:t>
            </w:r>
            <w:proofErr w:type="spellEnd"/>
          </w:p>
        </w:tc>
        <w:tc>
          <w:tcPr>
            <w:tcW w:w="1892" w:type="dxa"/>
            <w:hideMark/>
          </w:tcPr>
          <w:p w14:paraId="396D8A31"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Family- Power Additional fees</w:t>
            </w:r>
          </w:p>
          <w:p w14:paraId="3A5B52AB"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Attribute- Credit fee DK2</w:t>
            </w:r>
          </w:p>
        </w:tc>
      </w:tr>
      <w:tr w:rsidR="00286576" w:rsidRPr="007D4ED4" w14:paraId="1871DDDD" w14:textId="77777777" w:rsidTr="00286576">
        <w:trPr>
          <w:trHeight w:val="255"/>
          <w:jc w:val="center"/>
        </w:trPr>
        <w:tc>
          <w:tcPr>
            <w:tcW w:w="1764" w:type="dxa"/>
            <w:hideMark/>
          </w:tcPr>
          <w:p w14:paraId="1611EC10"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Nord Pool trading fee</w:t>
            </w:r>
          </w:p>
        </w:tc>
        <w:tc>
          <w:tcPr>
            <w:tcW w:w="1425" w:type="dxa"/>
          </w:tcPr>
          <w:p w14:paraId="64CEE846" w14:textId="64105FC7"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4899EB2B" w14:textId="1297CE38" w:rsidR="00286576" w:rsidRPr="007D4ED4" w:rsidRDefault="00286576" w:rsidP="0058252C">
            <w:pPr>
              <w:ind w:left="0"/>
              <w:rPr>
                <w:rFonts w:ascii="Calibri" w:hAnsi="Calibri" w:cs="Calibri"/>
                <w:sz w:val="22"/>
                <w:szCs w:val="22"/>
              </w:rPr>
            </w:pPr>
            <w:r w:rsidRPr="007D4ED4">
              <w:rPr>
                <w:rFonts w:ascii="Calibri" w:hAnsi="Calibri" w:cs="Calibri"/>
                <w:sz w:val="22"/>
                <w:szCs w:val="22"/>
              </w:rPr>
              <w:t>Prep curve</w:t>
            </w:r>
          </w:p>
        </w:tc>
        <w:tc>
          <w:tcPr>
            <w:tcW w:w="2326" w:type="dxa"/>
            <w:hideMark/>
          </w:tcPr>
          <w:p w14:paraId="53DFA3CA"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w:t>
            </w:r>
            <w:r w:rsidRPr="00E56ACD">
              <w:rPr>
                <w:rFonts w:ascii="Calibri" w:hAnsi="Calibri" w:cs="Calibri"/>
                <w:sz w:val="22"/>
                <w:szCs w:val="22"/>
              </w:rP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E56ACD">
              <w:rPr>
                <w:rFonts w:ascii="Calibri" w:hAnsi="Calibri" w:cs="Calibri"/>
                <w:sz w:val="22"/>
                <w:szCs w:val="22"/>
              </w:rPr>
              <w:t>øre</w:t>
            </w:r>
            <w:proofErr w:type="spellEnd"/>
            <w:r w:rsidRPr="00E56ACD">
              <w:rPr>
                <w:rFonts w:ascii="Calibri" w:hAnsi="Calibri" w:cs="Calibri"/>
                <w:sz w:val="22"/>
                <w:szCs w:val="22"/>
              </w:rPr>
              <w:t>/kWh.</w:t>
            </w:r>
          </w:p>
        </w:tc>
        <w:tc>
          <w:tcPr>
            <w:tcW w:w="1892" w:type="dxa"/>
            <w:hideMark/>
          </w:tcPr>
          <w:p w14:paraId="459B6E0D"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Family- Power Additional fees</w:t>
            </w:r>
          </w:p>
          <w:p w14:paraId="76D9B140"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Attribute- Nord Pool trading fee</w:t>
            </w:r>
          </w:p>
        </w:tc>
      </w:tr>
      <w:tr w:rsidR="00286576" w:rsidRPr="007D4ED4" w14:paraId="205F36C8" w14:textId="77777777" w:rsidTr="00286576">
        <w:trPr>
          <w:trHeight w:val="255"/>
          <w:jc w:val="center"/>
        </w:trPr>
        <w:tc>
          <w:tcPr>
            <w:tcW w:w="1764" w:type="dxa"/>
            <w:hideMark/>
          </w:tcPr>
          <w:p w14:paraId="63591344"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lastRenderedPageBreak/>
              <w:t>Nord Pool annual fee</w:t>
            </w:r>
          </w:p>
        </w:tc>
        <w:tc>
          <w:tcPr>
            <w:tcW w:w="1425" w:type="dxa"/>
          </w:tcPr>
          <w:p w14:paraId="17B893C9" w14:textId="63374E01"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6B450971" w14:textId="600AC1C5" w:rsidR="00286576" w:rsidRPr="007D4ED4" w:rsidRDefault="00286576" w:rsidP="0058252C">
            <w:pPr>
              <w:ind w:left="0"/>
              <w:rPr>
                <w:rFonts w:ascii="Calibri" w:hAnsi="Calibri" w:cs="Calibri"/>
                <w:sz w:val="22"/>
                <w:szCs w:val="22"/>
              </w:rPr>
            </w:pPr>
            <w:r w:rsidRPr="007D4ED4">
              <w:rPr>
                <w:rFonts w:ascii="Calibri" w:hAnsi="Calibri" w:cs="Calibri"/>
                <w:sz w:val="22"/>
                <w:szCs w:val="22"/>
              </w:rPr>
              <w:t>Prep curve</w:t>
            </w:r>
          </w:p>
        </w:tc>
        <w:tc>
          <w:tcPr>
            <w:tcW w:w="2326" w:type="dxa"/>
            <w:hideMark/>
          </w:tcPr>
          <w:p w14:paraId="528829EA"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w:t>
            </w:r>
            <w:r w:rsidRPr="00E56ACD">
              <w:rPr>
                <w:rFonts w:ascii="Calibri" w:hAnsi="Calibri" w:cs="Calibri"/>
                <w:sz w:val="22"/>
                <w:szCs w:val="22"/>
              </w:rP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E56ACD">
              <w:rPr>
                <w:rFonts w:ascii="Calibri" w:hAnsi="Calibri" w:cs="Calibri"/>
                <w:sz w:val="22"/>
                <w:szCs w:val="22"/>
              </w:rPr>
              <w:t>øre</w:t>
            </w:r>
            <w:proofErr w:type="spellEnd"/>
            <w:r w:rsidRPr="00E56ACD">
              <w:rPr>
                <w:rFonts w:ascii="Calibri" w:hAnsi="Calibri" w:cs="Calibri"/>
                <w:sz w:val="22"/>
                <w:szCs w:val="22"/>
              </w:rPr>
              <w:t>/kWh.</w:t>
            </w:r>
          </w:p>
        </w:tc>
        <w:tc>
          <w:tcPr>
            <w:tcW w:w="1892" w:type="dxa"/>
            <w:hideMark/>
          </w:tcPr>
          <w:p w14:paraId="4CBCC535"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Family- Power Additional fees</w:t>
            </w:r>
          </w:p>
          <w:p w14:paraId="00E65BDF"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Attribute- Nord Pool annual fee</w:t>
            </w:r>
          </w:p>
        </w:tc>
      </w:tr>
      <w:tr w:rsidR="00286576" w:rsidRPr="007D4ED4" w14:paraId="4475B80D" w14:textId="77777777" w:rsidTr="00286576">
        <w:trPr>
          <w:trHeight w:val="255"/>
          <w:jc w:val="center"/>
        </w:trPr>
        <w:tc>
          <w:tcPr>
            <w:tcW w:w="1764" w:type="dxa"/>
            <w:hideMark/>
          </w:tcPr>
          <w:p w14:paraId="7FC5560B"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Imbalance fee DK1</w:t>
            </w:r>
          </w:p>
        </w:tc>
        <w:tc>
          <w:tcPr>
            <w:tcW w:w="1425" w:type="dxa"/>
          </w:tcPr>
          <w:p w14:paraId="4D0632BB" w14:textId="5BB85EBE"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5082E2F6" w14:textId="5CB2A8E5" w:rsidR="00286576" w:rsidRPr="007D4ED4" w:rsidRDefault="00286576" w:rsidP="0058252C">
            <w:pPr>
              <w:ind w:left="0"/>
              <w:rPr>
                <w:rFonts w:ascii="Calibri" w:hAnsi="Calibri" w:cs="Calibri"/>
                <w:sz w:val="22"/>
                <w:szCs w:val="22"/>
              </w:rPr>
            </w:pPr>
            <w:r w:rsidRPr="007D4ED4">
              <w:rPr>
                <w:rFonts w:ascii="Calibri" w:hAnsi="Calibri" w:cs="Calibri"/>
                <w:sz w:val="22"/>
                <w:szCs w:val="22"/>
              </w:rPr>
              <w:t>Prep curve</w:t>
            </w:r>
          </w:p>
        </w:tc>
        <w:tc>
          <w:tcPr>
            <w:tcW w:w="2326" w:type="dxa"/>
            <w:hideMark/>
          </w:tcPr>
          <w:p w14:paraId="4849DC72"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w:t>
            </w:r>
            <w:r w:rsidRPr="00E56ACD">
              <w:rPr>
                <w:rFonts w:ascii="Calibri" w:hAnsi="Calibri" w:cs="Calibri"/>
                <w:sz w:val="22"/>
                <w:szCs w:val="22"/>
              </w:rP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E56ACD">
              <w:rPr>
                <w:rFonts w:ascii="Calibri" w:hAnsi="Calibri" w:cs="Calibri"/>
                <w:sz w:val="22"/>
                <w:szCs w:val="22"/>
              </w:rPr>
              <w:t>øre</w:t>
            </w:r>
            <w:proofErr w:type="spellEnd"/>
            <w:r w:rsidRPr="00E56ACD">
              <w:rPr>
                <w:rFonts w:ascii="Calibri" w:hAnsi="Calibri" w:cs="Calibri"/>
                <w:sz w:val="22"/>
                <w:szCs w:val="22"/>
              </w:rPr>
              <w:t>/kWh.</w:t>
            </w:r>
          </w:p>
        </w:tc>
        <w:tc>
          <w:tcPr>
            <w:tcW w:w="1892" w:type="dxa"/>
            <w:hideMark/>
          </w:tcPr>
          <w:p w14:paraId="549ADC87"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Family- Imbalance fees DK1</w:t>
            </w:r>
          </w:p>
          <w:p w14:paraId="540AFC16"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Attribute- Imbalance fee DK1</w:t>
            </w:r>
          </w:p>
        </w:tc>
      </w:tr>
      <w:tr w:rsidR="00286576" w:rsidRPr="007D4ED4" w14:paraId="0331C2DF" w14:textId="77777777" w:rsidTr="00286576">
        <w:trPr>
          <w:trHeight w:val="255"/>
          <w:jc w:val="center"/>
        </w:trPr>
        <w:tc>
          <w:tcPr>
            <w:tcW w:w="1764" w:type="dxa"/>
            <w:hideMark/>
          </w:tcPr>
          <w:p w14:paraId="73229F50"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Imbalance fee DK2</w:t>
            </w:r>
          </w:p>
        </w:tc>
        <w:tc>
          <w:tcPr>
            <w:tcW w:w="1425" w:type="dxa"/>
          </w:tcPr>
          <w:p w14:paraId="0B68E9C2" w14:textId="4B178BD2"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1246C30A" w14:textId="119139F3" w:rsidR="00286576" w:rsidRPr="007D4ED4" w:rsidRDefault="00286576" w:rsidP="0058252C">
            <w:pPr>
              <w:ind w:left="0"/>
              <w:rPr>
                <w:rFonts w:ascii="Calibri" w:hAnsi="Calibri" w:cs="Calibri"/>
                <w:sz w:val="22"/>
                <w:szCs w:val="22"/>
              </w:rPr>
            </w:pPr>
            <w:r w:rsidRPr="007D4ED4">
              <w:rPr>
                <w:rFonts w:ascii="Calibri" w:hAnsi="Calibri" w:cs="Calibri"/>
                <w:sz w:val="22"/>
                <w:szCs w:val="22"/>
              </w:rPr>
              <w:t>Prep curve</w:t>
            </w:r>
          </w:p>
        </w:tc>
        <w:tc>
          <w:tcPr>
            <w:tcW w:w="2326" w:type="dxa"/>
            <w:hideMark/>
          </w:tcPr>
          <w:p w14:paraId="3FB51D97"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 </w:t>
            </w:r>
            <w:r w:rsidRPr="00E56ACD">
              <w:rPr>
                <w:rFonts w:ascii="Calibri" w:hAnsi="Calibri" w:cs="Calibri"/>
                <w:sz w:val="22"/>
                <w:szCs w:val="22"/>
              </w:rPr>
              <w:t xml:space="preserve">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E56ACD">
              <w:rPr>
                <w:rFonts w:ascii="Calibri" w:hAnsi="Calibri" w:cs="Calibri"/>
                <w:sz w:val="22"/>
                <w:szCs w:val="22"/>
              </w:rPr>
              <w:t>øre</w:t>
            </w:r>
            <w:proofErr w:type="spellEnd"/>
            <w:r w:rsidRPr="00E56ACD">
              <w:rPr>
                <w:rFonts w:ascii="Calibri" w:hAnsi="Calibri" w:cs="Calibri"/>
                <w:sz w:val="22"/>
                <w:szCs w:val="22"/>
              </w:rPr>
              <w:t>/kWh.</w:t>
            </w:r>
          </w:p>
        </w:tc>
        <w:tc>
          <w:tcPr>
            <w:tcW w:w="1892" w:type="dxa"/>
            <w:hideMark/>
          </w:tcPr>
          <w:p w14:paraId="223D0439"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Family- Imbalance fees DK2</w:t>
            </w:r>
          </w:p>
          <w:p w14:paraId="19D7B46F"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Attribute- Imbalance fee DK2</w:t>
            </w:r>
          </w:p>
        </w:tc>
      </w:tr>
      <w:tr w:rsidR="00286576" w:rsidRPr="007D4ED4" w14:paraId="6778BE34" w14:textId="77777777" w:rsidTr="00286576">
        <w:trPr>
          <w:trHeight w:val="1020"/>
          <w:jc w:val="center"/>
        </w:trPr>
        <w:tc>
          <w:tcPr>
            <w:tcW w:w="1764" w:type="dxa"/>
            <w:hideMark/>
          </w:tcPr>
          <w:p w14:paraId="270D8F7F"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System Price (commodity price)</w:t>
            </w:r>
          </w:p>
        </w:tc>
        <w:tc>
          <w:tcPr>
            <w:tcW w:w="1425" w:type="dxa"/>
          </w:tcPr>
          <w:p w14:paraId="61364B9E" w14:textId="615BC73C"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4E46D49A" w14:textId="29774F9F"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Prep curve (commodity price)</w:t>
            </w:r>
          </w:p>
        </w:tc>
        <w:tc>
          <w:tcPr>
            <w:tcW w:w="2326" w:type="dxa"/>
            <w:hideMark/>
          </w:tcPr>
          <w:p w14:paraId="0E570425"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1892" w:type="dxa"/>
            <w:hideMark/>
          </w:tcPr>
          <w:p w14:paraId="3B46BE02"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 Family- Power Price</w:t>
            </w:r>
          </w:p>
          <w:p w14:paraId="23F41FE8"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Attribute-</w:t>
            </w:r>
            <w:r w:rsidRPr="007D4ED4">
              <w:rPr>
                <w:rFonts w:ascii="Calibri" w:hAnsi="Calibri" w:cs="Calibri"/>
              </w:rPr>
              <w:t xml:space="preserve"> </w:t>
            </w:r>
            <w:r w:rsidRPr="007D4ED4">
              <w:rPr>
                <w:rFonts w:ascii="Calibri" w:hAnsi="Calibri" w:cs="Calibri"/>
                <w:sz w:val="22"/>
                <w:szCs w:val="22"/>
              </w:rPr>
              <w:t>System Price</w:t>
            </w:r>
          </w:p>
        </w:tc>
      </w:tr>
      <w:tr w:rsidR="00286576" w:rsidRPr="007D4ED4" w14:paraId="1ADF6C4C" w14:textId="77777777" w:rsidTr="00286576">
        <w:trPr>
          <w:trHeight w:val="1020"/>
          <w:jc w:val="center"/>
        </w:trPr>
        <w:tc>
          <w:tcPr>
            <w:tcW w:w="1764" w:type="dxa"/>
            <w:hideMark/>
          </w:tcPr>
          <w:p w14:paraId="1E25B034"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t>EPAD price (commodity price)</w:t>
            </w:r>
          </w:p>
        </w:tc>
        <w:tc>
          <w:tcPr>
            <w:tcW w:w="1425" w:type="dxa"/>
          </w:tcPr>
          <w:p w14:paraId="6EEE72F9" w14:textId="18F741BC"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26E5702B" w14:textId="732BB5E8"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Prep curve (commodity price)</w:t>
            </w:r>
          </w:p>
        </w:tc>
        <w:tc>
          <w:tcPr>
            <w:tcW w:w="2326" w:type="dxa"/>
            <w:hideMark/>
          </w:tcPr>
          <w:p w14:paraId="4B0CDAB7"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1892" w:type="dxa"/>
            <w:hideMark/>
          </w:tcPr>
          <w:p w14:paraId="472F880E"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 Family- Power Price</w:t>
            </w:r>
          </w:p>
          <w:p w14:paraId="0583584E"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lastRenderedPageBreak/>
              <w:t>Attribute-</w:t>
            </w:r>
            <w:r w:rsidRPr="007D4ED4">
              <w:rPr>
                <w:rFonts w:ascii="Calibri" w:hAnsi="Calibri" w:cs="Calibri"/>
              </w:rPr>
              <w:t xml:space="preserve"> </w:t>
            </w:r>
            <w:r w:rsidRPr="007D4ED4">
              <w:rPr>
                <w:rFonts w:ascii="Calibri" w:hAnsi="Calibri" w:cs="Calibri"/>
                <w:sz w:val="22"/>
                <w:szCs w:val="22"/>
              </w:rPr>
              <w:t>EPAD Price</w:t>
            </w:r>
          </w:p>
        </w:tc>
      </w:tr>
      <w:tr w:rsidR="00286576" w:rsidRPr="007D4ED4" w14:paraId="7F21218A" w14:textId="77777777" w:rsidTr="00286576">
        <w:trPr>
          <w:trHeight w:val="1020"/>
          <w:jc w:val="center"/>
        </w:trPr>
        <w:tc>
          <w:tcPr>
            <w:tcW w:w="1764" w:type="dxa"/>
            <w:hideMark/>
          </w:tcPr>
          <w:p w14:paraId="084A6FC9" w14:textId="77777777" w:rsidR="00286576" w:rsidRPr="007D4ED4" w:rsidRDefault="00286576" w:rsidP="0058252C">
            <w:pPr>
              <w:ind w:left="0"/>
              <w:rPr>
                <w:rFonts w:ascii="Calibri" w:hAnsi="Calibri" w:cs="Calibri"/>
                <w:sz w:val="22"/>
                <w:szCs w:val="22"/>
              </w:rPr>
            </w:pPr>
            <w:r w:rsidRPr="007D4ED4">
              <w:rPr>
                <w:rFonts w:ascii="Calibri" w:hAnsi="Calibri" w:cs="Calibri"/>
                <w:sz w:val="22"/>
                <w:szCs w:val="22"/>
              </w:rPr>
              <w:lastRenderedPageBreak/>
              <w:t>Peak price (commodity price)</w:t>
            </w:r>
          </w:p>
        </w:tc>
        <w:tc>
          <w:tcPr>
            <w:tcW w:w="1425" w:type="dxa"/>
          </w:tcPr>
          <w:p w14:paraId="3F5ACAAE" w14:textId="60A18337" w:rsidR="00286576" w:rsidRPr="007D4ED4" w:rsidRDefault="002A01EE" w:rsidP="00DE0796">
            <w:pPr>
              <w:ind w:left="0"/>
              <w:jc w:val="center"/>
              <w:rPr>
                <w:rFonts w:ascii="Calibri" w:hAnsi="Calibri" w:cs="Calibri"/>
                <w:sz w:val="22"/>
                <w:szCs w:val="22"/>
              </w:rPr>
            </w:pPr>
            <w:r>
              <w:rPr>
                <w:rFonts w:ascii="Calibri" w:hAnsi="Calibri" w:cs="Calibri"/>
                <w:sz w:val="22"/>
                <w:szCs w:val="22"/>
              </w:rPr>
              <w:t>Yes</w:t>
            </w:r>
          </w:p>
        </w:tc>
        <w:tc>
          <w:tcPr>
            <w:tcW w:w="1610" w:type="dxa"/>
            <w:hideMark/>
          </w:tcPr>
          <w:p w14:paraId="2AAF3322" w14:textId="7FB434CE"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Prep curve (commodity price)</w:t>
            </w:r>
          </w:p>
        </w:tc>
        <w:tc>
          <w:tcPr>
            <w:tcW w:w="2326" w:type="dxa"/>
            <w:hideMark/>
          </w:tcPr>
          <w:p w14:paraId="1E497346"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 xml:space="preserve">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1892" w:type="dxa"/>
            <w:hideMark/>
          </w:tcPr>
          <w:p w14:paraId="02D808B2"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 Family- Power Price</w:t>
            </w:r>
          </w:p>
          <w:p w14:paraId="34D233FC" w14:textId="77777777" w:rsidR="00286576" w:rsidRPr="007D4ED4" w:rsidRDefault="00286576" w:rsidP="0058252C">
            <w:pPr>
              <w:ind w:left="0"/>
              <w:jc w:val="left"/>
              <w:rPr>
                <w:rFonts w:ascii="Calibri" w:hAnsi="Calibri" w:cs="Calibri"/>
                <w:sz w:val="22"/>
                <w:szCs w:val="22"/>
              </w:rPr>
            </w:pPr>
            <w:r w:rsidRPr="007D4ED4">
              <w:rPr>
                <w:rFonts w:ascii="Calibri" w:hAnsi="Calibri" w:cs="Calibri"/>
                <w:sz w:val="22"/>
                <w:szCs w:val="22"/>
              </w:rPr>
              <w:t>Attribute-</w:t>
            </w:r>
            <w:r w:rsidRPr="007D4ED4">
              <w:rPr>
                <w:rFonts w:ascii="Calibri" w:hAnsi="Calibri" w:cs="Calibri"/>
              </w:rPr>
              <w:t xml:space="preserve"> </w:t>
            </w:r>
            <w:r w:rsidRPr="007D4ED4">
              <w:rPr>
                <w:rFonts w:ascii="Calibri" w:hAnsi="Calibri" w:cs="Calibri"/>
                <w:sz w:val="22"/>
                <w:szCs w:val="22"/>
              </w:rPr>
              <w:t>Peak Price</w:t>
            </w:r>
          </w:p>
        </w:tc>
      </w:tr>
    </w:tbl>
    <w:p w14:paraId="5D63E1AA" w14:textId="77777777" w:rsidR="0028210F" w:rsidRDefault="0028210F" w:rsidP="00321454">
      <w:pPr>
        <w:ind w:left="0"/>
        <w:rPr>
          <w:rFonts w:ascii="Calibri" w:hAnsi="Calibri" w:cs="Calibri"/>
          <w:sz w:val="22"/>
          <w:szCs w:val="22"/>
        </w:rPr>
      </w:pPr>
    </w:p>
    <w:p w14:paraId="0CD4FD75" w14:textId="77777777" w:rsidR="00ED775B" w:rsidRDefault="00ED775B" w:rsidP="00321454">
      <w:pPr>
        <w:ind w:left="0"/>
        <w:rPr>
          <w:rFonts w:ascii="Calibri" w:hAnsi="Calibri" w:cs="Calibri"/>
          <w:sz w:val="22"/>
          <w:szCs w:val="22"/>
        </w:rPr>
      </w:pPr>
    </w:p>
    <w:p w14:paraId="1DDA46E4" w14:textId="673DE55E" w:rsidR="00B37A45" w:rsidRDefault="00995682" w:rsidP="0079233E">
      <w:pPr>
        <w:pStyle w:val="Heading3"/>
        <w:spacing w:line="480" w:lineRule="auto"/>
      </w:pPr>
      <w:bookmarkStart w:id="324" w:name="_Toc205984828"/>
      <w:r w:rsidRPr="00995682">
        <w:t>Pricing Structure Gas</w:t>
      </w:r>
      <w:bookmarkEnd w:id="324"/>
      <w:r w:rsidR="002629B3">
        <w:t xml:space="preserve"> </w:t>
      </w:r>
    </w:p>
    <w:p w14:paraId="129C6126" w14:textId="116FDE3D" w:rsidR="00977068" w:rsidRPr="007D4ED4" w:rsidRDefault="00977068" w:rsidP="00D6162C">
      <w:pPr>
        <w:pStyle w:val="ListParagraph"/>
        <w:numPr>
          <w:ilvl w:val="0"/>
          <w:numId w:val="18"/>
        </w:numPr>
        <w:rPr>
          <w:rFonts w:ascii="Calibri" w:hAnsi="Calibri" w:cs="Calibri"/>
          <w:b/>
          <w:bCs/>
          <w:sz w:val="22"/>
          <w:szCs w:val="28"/>
        </w:rPr>
      </w:pPr>
      <w:proofErr w:type="spellStart"/>
      <w:r w:rsidRPr="007D4ED4">
        <w:rPr>
          <w:rFonts w:ascii="Calibri" w:hAnsi="Calibri" w:cs="Calibri"/>
          <w:b/>
          <w:bCs/>
          <w:sz w:val="22"/>
          <w:szCs w:val="28"/>
        </w:rPr>
        <w:t>Fastpris</w:t>
      </w:r>
      <w:proofErr w:type="spellEnd"/>
      <w:r w:rsidRPr="007D4ED4">
        <w:rPr>
          <w:rFonts w:ascii="Calibri" w:hAnsi="Calibri" w:cs="Calibri"/>
          <w:b/>
          <w:bCs/>
          <w:sz w:val="22"/>
          <w:szCs w:val="28"/>
        </w:rPr>
        <w:t xml:space="preserve"> Kombi THE</w:t>
      </w:r>
      <w:r>
        <w:rPr>
          <w:rFonts w:ascii="Calibri" w:hAnsi="Calibri" w:cs="Calibri"/>
          <w:b/>
          <w:bCs/>
          <w:sz w:val="22"/>
          <w:szCs w:val="28"/>
        </w:rPr>
        <w:t xml:space="preserve"> </w:t>
      </w:r>
    </w:p>
    <w:p w14:paraId="14479997" w14:textId="77777777" w:rsidR="00977068" w:rsidRPr="007D4ED4" w:rsidRDefault="00977068" w:rsidP="00977068">
      <w:pPr>
        <w:ind w:left="0"/>
        <w:rPr>
          <w:rFonts w:ascii="Calibri" w:hAnsi="Calibri" w:cs="Calibri"/>
        </w:rPr>
      </w:pPr>
    </w:p>
    <w:tbl>
      <w:tblPr>
        <w:tblStyle w:val="TableGrid"/>
        <w:tblW w:w="0" w:type="auto"/>
        <w:jc w:val="center"/>
        <w:tblLook w:val="04A0" w:firstRow="1" w:lastRow="0" w:firstColumn="1" w:lastColumn="0" w:noHBand="0" w:noVBand="1"/>
      </w:tblPr>
      <w:tblGrid>
        <w:gridCol w:w="1960"/>
        <w:gridCol w:w="2263"/>
        <w:gridCol w:w="1301"/>
        <w:gridCol w:w="2024"/>
        <w:gridCol w:w="1469"/>
      </w:tblGrid>
      <w:tr w:rsidR="006B0112" w:rsidRPr="007D4ED4" w14:paraId="2D392CAD" w14:textId="77777777" w:rsidTr="005F106C">
        <w:trPr>
          <w:trHeight w:val="315"/>
          <w:jc w:val="center"/>
        </w:trPr>
        <w:tc>
          <w:tcPr>
            <w:tcW w:w="9017" w:type="dxa"/>
            <w:gridSpan w:val="5"/>
          </w:tcPr>
          <w:p w14:paraId="551F4F7C" w14:textId="45972A75" w:rsidR="006B0112" w:rsidRPr="006B0112" w:rsidRDefault="006B0112" w:rsidP="006B0112">
            <w:pPr>
              <w:ind w:left="0"/>
              <w:rPr>
                <w:rFonts w:ascii="Calibri" w:hAnsi="Calibri" w:cs="Calibri"/>
                <w:b/>
                <w:bCs/>
                <w:sz w:val="22"/>
                <w:szCs w:val="22"/>
              </w:rPr>
            </w:pPr>
            <w:r w:rsidRPr="007D4ED4">
              <w:rPr>
                <w:rFonts w:ascii="Calibri" w:hAnsi="Calibri" w:cs="Calibri"/>
                <w:b/>
                <w:bCs/>
                <w:sz w:val="22"/>
                <w:szCs w:val="22"/>
              </w:rPr>
              <w:t xml:space="preserve">Category- </w:t>
            </w:r>
            <w:proofErr w:type="spellStart"/>
            <w:r w:rsidRPr="007D4ED4">
              <w:rPr>
                <w:rFonts w:ascii="Calibri" w:hAnsi="Calibri" w:cs="Calibri"/>
                <w:b/>
                <w:bCs/>
                <w:sz w:val="22"/>
                <w:szCs w:val="22"/>
              </w:rPr>
              <w:t>Fastpris</w:t>
            </w:r>
            <w:proofErr w:type="spellEnd"/>
            <w:r w:rsidRPr="007D4ED4">
              <w:rPr>
                <w:rFonts w:ascii="Calibri" w:hAnsi="Calibri" w:cs="Calibri"/>
                <w:b/>
                <w:bCs/>
                <w:sz w:val="22"/>
                <w:szCs w:val="22"/>
              </w:rPr>
              <w:t xml:space="preserve"> Kombi THE</w:t>
            </w:r>
            <w:r w:rsidRPr="007D4ED4">
              <w:rPr>
                <w:rFonts w:ascii="Calibri" w:hAnsi="Calibri" w:cs="Calibri"/>
                <w:sz w:val="22"/>
                <w:szCs w:val="22"/>
              </w:rPr>
              <w:t> </w:t>
            </w:r>
          </w:p>
        </w:tc>
      </w:tr>
      <w:tr w:rsidR="001F5EBF" w:rsidRPr="007D4ED4" w14:paraId="14F2AAB0" w14:textId="77777777" w:rsidTr="007C2608">
        <w:trPr>
          <w:trHeight w:val="600"/>
          <w:jc w:val="center"/>
        </w:trPr>
        <w:tc>
          <w:tcPr>
            <w:tcW w:w="1960" w:type="dxa"/>
            <w:hideMark/>
          </w:tcPr>
          <w:p w14:paraId="0573C085" w14:textId="77777777" w:rsidR="001F5EBF" w:rsidRPr="007D4ED4" w:rsidRDefault="001F5EBF" w:rsidP="0058252C">
            <w:pPr>
              <w:ind w:left="0"/>
              <w:rPr>
                <w:rFonts w:ascii="Calibri" w:hAnsi="Calibri" w:cs="Calibri"/>
                <w:b/>
                <w:bCs/>
                <w:sz w:val="22"/>
                <w:szCs w:val="22"/>
              </w:rPr>
            </w:pPr>
            <w:r w:rsidRPr="007D4ED4">
              <w:rPr>
                <w:rFonts w:ascii="Calibri" w:hAnsi="Calibri" w:cs="Calibri"/>
                <w:b/>
                <w:bCs/>
                <w:sz w:val="22"/>
                <w:szCs w:val="22"/>
              </w:rPr>
              <w:t> Attributes</w:t>
            </w:r>
          </w:p>
        </w:tc>
        <w:tc>
          <w:tcPr>
            <w:tcW w:w="2263" w:type="dxa"/>
          </w:tcPr>
          <w:p w14:paraId="1D3A2E3D" w14:textId="299D56C0" w:rsidR="001F5EBF" w:rsidRDefault="001F5EBF" w:rsidP="0058252C">
            <w:pPr>
              <w:ind w:left="0"/>
              <w:jc w:val="center"/>
              <w:rPr>
                <w:rFonts w:ascii="Calibri" w:hAnsi="Calibri" w:cs="Calibri"/>
                <w:b/>
                <w:bCs/>
                <w:sz w:val="22"/>
                <w:szCs w:val="22"/>
              </w:rPr>
            </w:pPr>
            <w:r>
              <w:rPr>
                <w:rFonts w:ascii="Calibri" w:hAnsi="Calibri" w:cs="Calibri"/>
                <w:b/>
                <w:bCs/>
                <w:sz w:val="22"/>
                <w:szCs w:val="22"/>
              </w:rPr>
              <w:t>Part of Delivery Fee</w:t>
            </w:r>
            <w:r w:rsidR="009770F3">
              <w:rPr>
                <w:rFonts w:ascii="Calibri" w:hAnsi="Calibri" w:cs="Calibri"/>
                <w:b/>
                <w:bCs/>
                <w:sz w:val="22"/>
                <w:szCs w:val="22"/>
              </w:rPr>
              <w:t>/</w:t>
            </w:r>
            <w:r w:rsidR="00655FDE">
              <w:t xml:space="preserve"> </w:t>
            </w:r>
            <w:r w:rsidR="00655FDE" w:rsidRPr="00655FDE">
              <w:rPr>
                <w:rFonts w:ascii="Calibri" w:hAnsi="Calibri" w:cs="Calibri"/>
                <w:b/>
                <w:bCs/>
                <w:sz w:val="22"/>
                <w:szCs w:val="22"/>
              </w:rPr>
              <w:t>separately price fee</w:t>
            </w:r>
          </w:p>
        </w:tc>
        <w:tc>
          <w:tcPr>
            <w:tcW w:w="1301" w:type="dxa"/>
            <w:hideMark/>
          </w:tcPr>
          <w:p w14:paraId="44AD4F5C" w14:textId="75B78A1B" w:rsidR="001F5EBF" w:rsidRPr="007D4ED4" w:rsidRDefault="001F5EBF" w:rsidP="0058252C">
            <w:pPr>
              <w:ind w:left="0"/>
              <w:jc w:val="center"/>
              <w:rPr>
                <w:rFonts w:ascii="Calibri" w:hAnsi="Calibri" w:cs="Calibri"/>
                <w:b/>
                <w:bCs/>
                <w:sz w:val="22"/>
                <w:szCs w:val="22"/>
              </w:rPr>
            </w:pPr>
            <w:r>
              <w:rPr>
                <w:rFonts w:ascii="Calibri" w:hAnsi="Calibri" w:cs="Calibri"/>
                <w:b/>
                <w:bCs/>
                <w:sz w:val="22"/>
                <w:szCs w:val="22"/>
              </w:rPr>
              <w:t>Type of Attribute</w:t>
            </w:r>
          </w:p>
        </w:tc>
        <w:tc>
          <w:tcPr>
            <w:tcW w:w="2024" w:type="dxa"/>
            <w:hideMark/>
          </w:tcPr>
          <w:p w14:paraId="47CA5A3B" w14:textId="77777777" w:rsidR="001F5EBF" w:rsidRPr="007D4ED4" w:rsidRDefault="001F5EBF" w:rsidP="0058252C">
            <w:pPr>
              <w:ind w:left="0"/>
              <w:jc w:val="center"/>
              <w:rPr>
                <w:rFonts w:ascii="Calibri" w:hAnsi="Calibri" w:cs="Calibri"/>
                <w:b/>
                <w:bCs/>
                <w:sz w:val="22"/>
                <w:szCs w:val="22"/>
              </w:rPr>
            </w:pPr>
            <w:r w:rsidRPr="00994452">
              <w:rPr>
                <w:rFonts w:ascii="Calibri" w:hAnsi="Calibri" w:cs="Calibri"/>
                <w:b/>
                <w:bCs/>
                <w:sz w:val="22"/>
                <w:szCs w:val="22"/>
              </w:rPr>
              <w:t>Pricing Calculations Formula</w:t>
            </w:r>
          </w:p>
        </w:tc>
        <w:tc>
          <w:tcPr>
            <w:tcW w:w="1469" w:type="dxa"/>
            <w:hideMark/>
          </w:tcPr>
          <w:p w14:paraId="38F47328" w14:textId="77777777" w:rsidR="001F5EBF" w:rsidRPr="007D4ED4" w:rsidRDefault="001F5EBF" w:rsidP="007C2608">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1F5EBF" w:rsidRPr="007D4ED4" w14:paraId="729A1FD8" w14:textId="77777777" w:rsidTr="007C2608">
        <w:trPr>
          <w:trHeight w:val="510"/>
          <w:jc w:val="center"/>
        </w:trPr>
        <w:tc>
          <w:tcPr>
            <w:tcW w:w="1960" w:type="dxa"/>
            <w:hideMark/>
          </w:tcPr>
          <w:p w14:paraId="3C8ADDA8"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Commission conditions</w:t>
            </w:r>
          </w:p>
        </w:tc>
        <w:tc>
          <w:tcPr>
            <w:tcW w:w="2263" w:type="dxa"/>
          </w:tcPr>
          <w:p w14:paraId="09B23AAA" w14:textId="49AF4FD4" w:rsidR="001F5EBF" w:rsidRPr="007D4ED4" w:rsidRDefault="00635173" w:rsidP="007D624E">
            <w:pPr>
              <w:ind w:left="0"/>
              <w:jc w:val="center"/>
              <w:rPr>
                <w:rFonts w:ascii="Calibri" w:hAnsi="Calibri" w:cs="Calibri"/>
                <w:sz w:val="22"/>
                <w:szCs w:val="22"/>
              </w:rPr>
            </w:pPr>
            <w:r w:rsidRPr="00635173">
              <w:rPr>
                <w:rFonts w:ascii="Calibri" w:hAnsi="Calibri" w:cs="Calibri"/>
                <w:sz w:val="22"/>
                <w:szCs w:val="22"/>
              </w:rPr>
              <w:t>N/A</w:t>
            </w:r>
          </w:p>
        </w:tc>
        <w:tc>
          <w:tcPr>
            <w:tcW w:w="1301" w:type="dxa"/>
            <w:hideMark/>
          </w:tcPr>
          <w:p w14:paraId="366646F4" w14:textId="532D3E0C" w:rsidR="001F5EBF" w:rsidRPr="007D4ED4" w:rsidRDefault="001F5EB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024" w:type="dxa"/>
            <w:noWrap/>
            <w:hideMark/>
          </w:tcPr>
          <w:p w14:paraId="0CBCDF14" w14:textId="77777777" w:rsidR="001F5EBF" w:rsidRPr="007D4ED4" w:rsidRDefault="001F5EBF"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44C6ACFA"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Family- Offer Wording</w:t>
            </w:r>
          </w:p>
          <w:p w14:paraId="14E6BAD4"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1F5EBF" w:rsidRPr="007D4ED4" w14:paraId="6D9531F0" w14:textId="77777777" w:rsidTr="007C2608">
        <w:trPr>
          <w:trHeight w:val="510"/>
          <w:jc w:val="center"/>
        </w:trPr>
        <w:tc>
          <w:tcPr>
            <w:tcW w:w="1960" w:type="dxa"/>
            <w:hideMark/>
          </w:tcPr>
          <w:p w14:paraId="1DC49097"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Pro rata liability</w:t>
            </w:r>
          </w:p>
        </w:tc>
        <w:tc>
          <w:tcPr>
            <w:tcW w:w="2263" w:type="dxa"/>
          </w:tcPr>
          <w:p w14:paraId="21B5478E" w14:textId="5F00ED0E" w:rsidR="001F5EBF" w:rsidRPr="007D4ED4" w:rsidRDefault="00635173" w:rsidP="007D624E">
            <w:pPr>
              <w:ind w:left="0"/>
              <w:jc w:val="center"/>
              <w:rPr>
                <w:rFonts w:ascii="Calibri" w:hAnsi="Calibri" w:cs="Calibri"/>
                <w:sz w:val="22"/>
                <w:szCs w:val="22"/>
              </w:rPr>
            </w:pPr>
            <w:r w:rsidRPr="00635173">
              <w:rPr>
                <w:rFonts w:ascii="Calibri" w:hAnsi="Calibri" w:cs="Calibri"/>
                <w:sz w:val="22"/>
                <w:szCs w:val="22"/>
              </w:rPr>
              <w:t>N/A</w:t>
            </w:r>
          </w:p>
        </w:tc>
        <w:tc>
          <w:tcPr>
            <w:tcW w:w="1301" w:type="dxa"/>
            <w:hideMark/>
          </w:tcPr>
          <w:p w14:paraId="18EBB2B8" w14:textId="07C167BC" w:rsidR="001F5EBF" w:rsidRPr="007D4ED4" w:rsidRDefault="001F5EBF"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2024" w:type="dxa"/>
            <w:noWrap/>
            <w:hideMark/>
          </w:tcPr>
          <w:p w14:paraId="253409B9" w14:textId="77777777" w:rsidR="001F5EBF" w:rsidRPr="007D4ED4" w:rsidRDefault="001F5EBF"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5865BF9E"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Family- Offer Wording</w:t>
            </w:r>
          </w:p>
          <w:p w14:paraId="52750031"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Attribute- Pro rata liability</w:t>
            </w:r>
          </w:p>
        </w:tc>
      </w:tr>
      <w:tr w:rsidR="001F5EBF" w:rsidRPr="007D4ED4" w14:paraId="6A9EC59A" w14:textId="77777777" w:rsidTr="007C2608">
        <w:trPr>
          <w:trHeight w:val="765"/>
          <w:jc w:val="center"/>
        </w:trPr>
        <w:tc>
          <w:tcPr>
            <w:tcW w:w="1960" w:type="dxa"/>
            <w:hideMark/>
          </w:tcPr>
          <w:p w14:paraId="0FA9B1BC"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Spot offer or contract "Spot agreement"</w:t>
            </w:r>
          </w:p>
        </w:tc>
        <w:tc>
          <w:tcPr>
            <w:tcW w:w="2263" w:type="dxa"/>
          </w:tcPr>
          <w:p w14:paraId="4527D77B" w14:textId="6CB7AB15" w:rsidR="001F5EBF" w:rsidRPr="007D4ED4" w:rsidRDefault="00635173" w:rsidP="007D624E">
            <w:pPr>
              <w:ind w:left="0"/>
              <w:jc w:val="center"/>
              <w:rPr>
                <w:rFonts w:ascii="Calibri" w:hAnsi="Calibri" w:cs="Calibri"/>
                <w:sz w:val="22"/>
                <w:szCs w:val="22"/>
              </w:rPr>
            </w:pPr>
            <w:r w:rsidRPr="00635173">
              <w:rPr>
                <w:rFonts w:ascii="Calibri" w:hAnsi="Calibri" w:cs="Calibri"/>
                <w:sz w:val="22"/>
                <w:szCs w:val="22"/>
              </w:rPr>
              <w:t>N/A</w:t>
            </w:r>
          </w:p>
        </w:tc>
        <w:tc>
          <w:tcPr>
            <w:tcW w:w="1301" w:type="dxa"/>
            <w:hideMark/>
          </w:tcPr>
          <w:p w14:paraId="7C144259" w14:textId="7C82E8BF" w:rsidR="001F5EBF" w:rsidRPr="007D4ED4" w:rsidRDefault="001F5EBF" w:rsidP="0058252C">
            <w:pPr>
              <w:ind w:left="0"/>
              <w:jc w:val="left"/>
              <w:rPr>
                <w:rFonts w:ascii="Calibri" w:hAnsi="Calibri" w:cs="Calibri"/>
                <w:sz w:val="22"/>
                <w:szCs w:val="22"/>
              </w:rPr>
            </w:pPr>
            <w:r w:rsidRPr="007D4ED4">
              <w:rPr>
                <w:rFonts w:ascii="Calibri" w:hAnsi="Calibri" w:cs="Calibri"/>
                <w:sz w:val="22"/>
                <w:szCs w:val="22"/>
              </w:rPr>
              <w:t xml:space="preserve">Offer or contract </w:t>
            </w:r>
            <w:proofErr w:type="spellStart"/>
            <w:r w:rsidRPr="007D4ED4">
              <w:rPr>
                <w:rFonts w:ascii="Calibri" w:hAnsi="Calibri" w:cs="Calibri"/>
                <w:sz w:val="22"/>
                <w:szCs w:val="22"/>
              </w:rPr>
              <w:t>choosed</w:t>
            </w:r>
            <w:proofErr w:type="spellEnd"/>
            <w:r w:rsidRPr="007D4ED4">
              <w:rPr>
                <w:rFonts w:ascii="Calibri" w:hAnsi="Calibri" w:cs="Calibri"/>
                <w:sz w:val="22"/>
                <w:szCs w:val="22"/>
              </w:rPr>
              <w:t xml:space="preserve"> by KAM/AM</w:t>
            </w:r>
          </w:p>
        </w:tc>
        <w:tc>
          <w:tcPr>
            <w:tcW w:w="2024" w:type="dxa"/>
            <w:noWrap/>
            <w:hideMark/>
          </w:tcPr>
          <w:p w14:paraId="3042545B" w14:textId="77777777" w:rsidR="001F5EBF" w:rsidRPr="007D4ED4" w:rsidRDefault="001F5EBF"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69" w:type="dxa"/>
            <w:noWrap/>
            <w:hideMark/>
          </w:tcPr>
          <w:p w14:paraId="7BAB02FE"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 </w:t>
            </w:r>
          </w:p>
        </w:tc>
      </w:tr>
      <w:tr w:rsidR="001F5EBF" w:rsidRPr="007D4ED4" w14:paraId="7345B1C4" w14:textId="77777777" w:rsidTr="007C2608">
        <w:trPr>
          <w:trHeight w:val="510"/>
          <w:jc w:val="center"/>
        </w:trPr>
        <w:tc>
          <w:tcPr>
            <w:tcW w:w="1960" w:type="dxa"/>
            <w:hideMark/>
          </w:tcPr>
          <w:p w14:paraId="680FA48C"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Margin</w:t>
            </w:r>
          </w:p>
        </w:tc>
        <w:tc>
          <w:tcPr>
            <w:tcW w:w="2263" w:type="dxa"/>
          </w:tcPr>
          <w:p w14:paraId="796141A3" w14:textId="3418DCAE" w:rsidR="001F5EBF" w:rsidRPr="007D4ED4" w:rsidRDefault="00635173" w:rsidP="007D624E">
            <w:pPr>
              <w:ind w:left="0"/>
              <w:jc w:val="center"/>
              <w:rPr>
                <w:rFonts w:ascii="Calibri" w:hAnsi="Calibri" w:cs="Calibri"/>
                <w:sz w:val="22"/>
                <w:szCs w:val="22"/>
              </w:rPr>
            </w:pPr>
            <w:r>
              <w:rPr>
                <w:rFonts w:ascii="Calibri" w:hAnsi="Calibri" w:cs="Calibri"/>
                <w:sz w:val="22"/>
                <w:szCs w:val="22"/>
              </w:rPr>
              <w:t>Yes</w:t>
            </w:r>
          </w:p>
        </w:tc>
        <w:tc>
          <w:tcPr>
            <w:tcW w:w="1301" w:type="dxa"/>
            <w:hideMark/>
          </w:tcPr>
          <w:p w14:paraId="3B287583" w14:textId="0D405DF5" w:rsidR="001F5EBF" w:rsidRPr="007D4ED4" w:rsidRDefault="001F5EBF"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024" w:type="dxa"/>
            <w:noWrap/>
            <w:hideMark/>
          </w:tcPr>
          <w:p w14:paraId="1A30F696" w14:textId="77777777" w:rsidR="001F5EBF" w:rsidRPr="007D4ED4" w:rsidRDefault="001F5EBF"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69" w:type="dxa"/>
            <w:noWrap/>
            <w:hideMark/>
          </w:tcPr>
          <w:p w14:paraId="6370A3B8"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 </w:t>
            </w:r>
          </w:p>
        </w:tc>
      </w:tr>
      <w:tr w:rsidR="001F5EBF" w:rsidRPr="007D4ED4" w14:paraId="1AACC4D6" w14:textId="77777777" w:rsidTr="007C2608">
        <w:trPr>
          <w:trHeight w:val="510"/>
          <w:jc w:val="center"/>
        </w:trPr>
        <w:tc>
          <w:tcPr>
            <w:tcW w:w="1960" w:type="dxa"/>
            <w:noWrap/>
            <w:hideMark/>
          </w:tcPr>
          <w:p w14:paraId="53C1A9EF"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 xml:space="preserve">Hedge </w:t>
            </w:r>
            <w:proofErr w:type="spellStart"/>
            <w:r w:rsidRPr="007D4ED4">
              <w:rPr>
                <w:rFonts w:ascii="Calibri" w:hAnsi="Calibri" w:cs="Calibri"/>
                <w:sz w:val="22"/>
                <w:szCs w:val="22"/>
              </w:rPr>
              <w:t>Procentage</w:t>
            </w:r>
            <w:proofErr w:type="spellEnd"/>
          </w:p>
        </w:tc>
        <w:tc>
          <w:tcPr>
            <w:tcW w:w="2263" w:type="dxa"/>
          </w:tcPr>
          <w:p w14:paraId="5C4B3DBF" w14:textId="701ADDEB" w:rsidR="001F5EBF" w:rsidRPr="007D4ED4" w:rsidRDefault="00635173" w:rsidP="007D624E">
            <w:pPr>
              <w:ind w:left="0"/>
              <w:jc w:val="center"/>
              <w:rPr>
                <w:rFonts w:ascii="Calibri" w:hAnsi="Calibri" w:cs="Calibri"/>
                <w:sz w:val="22"/>
                <w:szCs w:val="22"/>
              </w:rPr>
            </w:pPr>
            <w:r w:rsidRPr="00635173">
              <w:rPr>
                <w:rFonts w:ascii="Calibri" w:hAnsi="Calibri" w:cs="Calibri"/>
                <w:sz w:val="22"/>
                <w:szCs w:val="22"/>
              </w:rPr>
              <w:t>N/A</w:t>
            </w:r>
          </w:p>
        </w:tc>
        <w:tc>
          <w:tcPr>
            <w:tcW w:w="1301" w:type="dxa"/>
            <w:hideMark/>
          </w:tcPr>
          <w:p w14:paraId="47A107DF" w14:textId="47066B32" w:rsidR="001F5EBF" w:rsidRPr="007D4ED4" w:rsidRDefault="001F5EBF"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2024" w:type="dxa"/>
            <w:noWrap/>
            <w:hideMark/>
          </w:tcPr>
          <w:p w14:paraId="07B7CBE2" w14:textId="77777777" w:rsidR="001F5EBF" w:rsidRPr="007D4ED4" w:rsidRDefault="001F5EBF"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69" w:type="dxa"/>
            <w:noWrap/>
            <w:hideMark/>
          </w:tcPr>
          <w:p w14:paraId="311556B9"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 </w:t>
            </w:r>
          </w:p>
        </w:tc>
      </w:tr>
      <w:tr w:rsidR="001F5EBF" w:rsidRPr="007D4ED4" w14:paraId="5E768725" w14:textId="77777777" w:rsidTr="007C2608">
        <w:trPr>
          <w:trHeight w:val="510"/>
          <w:jc w:val="center"/>
        </w:trPr>
        <w:tc>
          <w:tcPr>
            <w:tcW w:w="1960" w:type="dxa"/>
            <w:hideMark/>
          </w:tcPr>
          <w:p w14:paraId="7108001C"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 xml:space="preserve">Fixed Price (THE commodity price) </w:t>
            </w:r>
          </w:p>
        </w:tc>
        <w:tc>
          <w:tcPr>
            <w:tcW w:w="2263" w:type="dxa"/>
          </w:tcPr>
          <w:p w14:paraId="0A0954BA" w14:textId="64CEC556" w:rsidR="001F5EBF" w:rsidRPr="007D4ED4" w:rsidRDefault="007D624E" w:rsidP="007D624E">
            <w:pPr>
              <w:ind w:left="0"/>
              <w:jc w:val="center"/>
              <w:rPr>
                <w:rFonts w:ascii="Calibri" w:hAnsi="Calibri" w:cs="Calibri"/>
                <w:sz w:val="22"/>
                <w:szCs w:val="22"/>
              </w:rPr>
            </w:pPr>
            <w:r>
              <w:rPr>
                <w:rFonts w:ascii="Calibri" w:hAnsi="Calibri" w:cs="Calibri"/>
                <w:sz w:val="22"/>
                <w:szCs w:val="22"/>
              </w:rPr>
              <w:t>Yes</w:t>
            </w:r>
          </w:p>
        </w:tc>
        <w:tc>
          <w:tcPr>
            <w:tcW w:w="1301" w:type="dxa"/>
            <w:hideMark/>
          </w:tcPr>
          <w:p w14:paraId="5AF91F1E" w14:textId="714548DE" w:rsidR="001F5EBF" w:rsidRPr="007D4ED4" w:rsidRDefault="001F5EBF" w:rsidP="0058252C">
            <w:pPr>
              <w:ind w:left="0"/>
              <w:jc w:val="left"/>
              <w:rPr>
                <w:rFonts w:ascii="Calibri" w:hAnsi="Calibri" w:cs="Calibri"/>
                <w:sz w:val="22"/>
                <w:szCs w:val="22"/>
              </w:rPr>
            </w:pPr>
            <w:r w:rsidRPr="007D4ED4">
              <w:rPr>
                <w:rFonts w:ascii="Calibri" w:hAnsi="Calibri" w:cs="Calibri"/>
                <w:sz w:val="22"/>
                <w:szCs w:val="22"/>
              </w:rPr>
              <w:t>Prep curve (commodity price)</w:t>
            </w:r>
          </w:p>
        </w:tc>
        <w:tc>
          <w:tcPr>
            <w:tcW w:w="2024" w:type="dxa"/>
            <w:noWrap/>
            <w:hideMark/>
          </w:tcPr>
          <w:p w14:paraId="222B9FF0" w14:textId="77777777" w:rsidR="001F5EBF" w:rsidRPr="007D4ED4" w:rsidRDefault="001F5EBF" w:rsidP="0058252C">
            <w:pPr>
              <w:ind w:left="0"/>
              <w:jc w:val="left"/>
              <w:rPr>
                <w:rFonts w:ascii="Calibri" w:hAnsi="Calibri" w:cs="Calibri"/>
                <w:sz w:val="22"/>
                <w:szCs w:val="22"/>
              </w:rPr>
            </w:pPr>
            <w:r w:rsidRPr="007D4ED4">
              <w:rPr>
                <w:rFonts w:ascii="Calibri" w:hAnsi="Calibri" w:cs="Calibri"/>
                <w:sz w:val="22"/>
                <w:szCs w:val="22"/>
              </w:rPr>
              <w:t xml:space="preserve"> 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1469" w:type="dxa"/>
            <w:noWrap/>
            <w:hideMark/>
          </w:tcPr>
          <w:p w14:paraId="7EA36C16"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 </w:t>
            </w:r>
          </w:p>
        </w:tc>
      </w:tr>
      <w:tr w:rsidR="001F5EBF" w:rsidRPr="007D4ED4" w14:paraId="3221F1F9" w14:textId="77777777" w:rsidTr="007C2608">
        <w:trPr>
          <w:trHeight w:val="765"/>
          <w:jc w:val="center"/>
        </w:trPr>
        <w:tc>
          <w:tcPr>
            <w:tcW w:w="1960" w:type="dxa"/>
            <w:hideMark/>
          </w:tcPr>
          <w:p w14:paraId="042B79BA"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lastRenderedPageBreak/>
              <w:t xml:space="preserve">Invoice unit </w:t>
            </w:r>
            <w:r w:rsidRPr="007D4ED4">
              <w:rPr>
                <w:rFonts w:ascii="Calibri" w:hAnsi="Calibri" w:cs="Calibri"/>
                <w:sz w:val="22"/>
                <w:szCs w:val="22"/>
              </w:rPr>
              <w:br/>
              <w:t>(if the product is for Swedish customers)</w:t>
            </w:r>
          </w:p>
        </w:tc>
        <w:tc>
          <w:tcPr>
            <w:tcW w:w="2263" w:type="dxa"/>
          </w:tcPr>
          <w:p w14:paraId="420F4E23" w14:textId="71AAE366" w:rsidR="001F5EBF" w:rsidRPr="007D4ED4" w:rsidRDefault="007D624E" w:rsidP="007D624E">
            <w:pPr>
              <w:ind w:left="0"/>
              <w:jc w:val="center"/>
              <w:rPr>
                <w:rFonts w:ascii="Calibri" w:hAnsi="Calibri" w:cs="Calibri"/>
                <w:sz w:val="22"/>
                <w:szCs w:val="22"/>
              </w:rPr>
            </w:pPr>
            <w:r w:rsidRPr="007D624E">
              <w:rPr>
                <w:rFonts w:ascii="Calibri" w:hAnsi="Calibri" w:cs="Calibri"/>
                <w:sz w:val="22"/>
                <w:szCs w:val="22"/>
              </w:rPr>
              <w:t>N/A</w:t>
            </w:r>
          </w:p>
        </w:tc>
        <w:tc>
          <w:tcPr>
            <w:tcW w:w="1301" w:type="dxa"/>
            <w:hideMark/>
          </w:tcPr>
          <w:p w14:paraId="12E97B89" w14:textId="1D5E3476" w:rsidR="001F5EBF" w:rsidRPr="007D4ED4" w:rsidRDefault="001F5EBF" w:rsidP="0058252C">
            <w:pPr>
              <w:ind w:left="0"/>
              <w:rPr>
                <w:rFonts w:ascii="Calibri" w:hAnsi="Calibri" w:cs="Calibri"/>
                <w:sz w:val="22"/>
                <w:szCs w:val="22"/>
              </w:rPr>
            </w:pPr>
            <w:r w:rsidRPr="007D4ED4">
              <w:rPr>
                <w:rFonts w:ascii="Calibri" w:hAnsi="Calibri" w:cs="Calibri"/>
                <w:sz w:val="22"/>
                <w:szCs w:val="22"/>
              </w:rPr>
              <w:t>Drop down</w:t>
            </w:r>
          </w:p>
        </w:tc>
        <w:tc>
          <w:tcPr>
            <w:tcW w:w="2024" w:type="dxa"/>
            <w:noWrap/>
            <w:hideMark/>
          </w:tcPr>
          <w:p w14:paraId="2234FBA1" w14:textId="77777777" w:rsidR="001F5EBF" w:rsidRPr="007D4ED4" w:rsidRDefault="001F5EBF" w:rsidP="0058252C">
            <w:pPr>
              <w:ind w:left="0"/>
              <w:jc w:val="center"/>
              <w:rPr>
                <w:rFonts w:ascii="Calibri" w:hAnsi="Calibri" w:cs="Calibri"/>
                <w:sz w:val="22"/>
                <w:szCs w:val="22"/>
              </w:rPr>
            </w:pPr>
            <w:r>
              <w:rPr>
                <w:rFonts w:ascii="Calibri" w:hAnsi="Calibri" w:cs="Calibri"/>
                <w:sz w:val="22"/>
                <w:szCs w:val="22"/>
              </w:rPr>
              <w:t>No Formula</w:t>
            </w:r>
          </w:p>
        </w:tc>
        <w:tc>
          <w:tcPr>
            <w:tcW w:w="1469" w:type="dxa"/>
            <w:noWrap/>
            <w:hideMark/>
          </w:tcPr>
          <w:p w14:paraId="65A6268E" w14:textId="77777777" w:rsidR="001F5EBF" w:rsidRPr="007D4ED4" w:rsidRDefault="001F5EBF" w:rsidP="0058252C">
            <w:pPr>
              <w:ind w:left="0"/>
              <w:rPr>
                <w:rFonts w:ascii="Calibri" w:hAnsi="Calibri" w:cs="Calibri"/>
                <w:sz w:val="22"/>
                <w:szCs w:val="22"/>
              </w:rPr>
            </w:pPr>
            <w:r w:rsidRPr="007D4ED4">
              <w:rPr>
                <w:rFonts w:ascii="Calibri" w:hAnsi="Calibri" w:cs="Calibri"/>
                <w:sz w:val="22"/>
                <w:szCs w:val="22"/>
              </w:rPr>
              <w:t> </w:t>
            </w:r>
          </w:p>
        </w:tc>
      </w:tr>
    </w:tbl>
    <w:p w14:paraId="5B4CB5DF" w14:textId="77777777" w:rsidR="00977068" w:rsidRDefault="00977068" w:rsidP="00977068">
      <w:pPr>
        <w:ind w:left="0"/>
        <w:rPr>
          <w:rFonts w:ascii="Calibri" w:hAnsi="Calibri" w:cs="Calibri"/>
        </w:rPr>
      </w:pPr>
    </w:p>
    <w:p w14:paraId="1C8E404E" w14:textId="77777777" w:rsidR="00F13C13" w:rsidRDefault="00F13C13" w:rsidP="00977068">
      <w:pPr>
        <w:ind w:left="0"/>
        <w:rPr>
          <w:rFonts w:ascii="Calibri" w:hAnsi="Calibri" w:cs="Calibri"/>
        </w:rPr>
      </w:pPr>
    </w:p>
    <w:p w14:paraId="28EA12BD" w14:textId="5032F7DB" w:rsidR="00977068" w:rsidRPr="007D4ED4" w:rsidRDefault="00977068" w:rsidP="00D6162C">
      <w:pPr>
        <w:pStyle w:val="ListParagraph"/>
        <w:numPr>
          <w:ilvl w:val="0"/>
          <w:numId w:val="18"/>
        </w:numPr>
        <w:rPr>
          <w:rFonts w:ascii="Calibri" w:hAnsi="Calibri" w:cs="Calibri"/>
          <w:b/>
          <w:bCs/>
          <w:sz w:val="22"/>
          <w:szCs w:val="28"/>
        </w:rPr>
      </w:pPr>
      <w:proofErr w:type="spellStart"/>
      <w:r w:rsidRPr="007D4ED4">
        <w:rPr>
          <w:rFonts w:ascii="Calibri" w:hAnsi="Calibri" w:cs="Calibri"/>
          <w:b/>
          <w:bCs/>
          <w:sz w:val="22"/>
          <w:szCs w:val="28"/>
        </w:rPr>
        <w:t>Fastpris</w:t>
      </w:r>
      <w:proofErr w:type="spellEnd"/>
      <w:r w:rsidRPr="007D4ED4">
        <w:rPr>
          <w:rFonts w:ascii="Calibri" w:hAnsi="Calibri" w:cs="Calibri"/>
          <w:b/>
          <w:bCs/>
          <w:sz w:val="22"/>
          <w:szCs w:val="28"/>
        </w:rPr>
        <w:t xml:space="preserve"> Kombi ETF</w:t>
      </w:r>
      <w:r>
        <w:rPr>
          <w:rFonts w:ascii="Calibri" w:hAnsi="Calibri" w:cs="Calibri"/>
          <w:b/>
          <w:bCs/>
          <w:sz w:val="22"/>
          <w:szCs w:val="28"/>
        </w:rPr>
        <w:t xml:space="preserve"> </w:t>
      </w:r>
    </w:p>
    <w:p w14:paraId="36DDB7A0" w14:textId="77777777" w:rsidR="00977068" w:rsidRPr="007D4ED4" w:rsidRDefault="00977068" w:rsidP="00977068">
      <w:pPr>
        <w:ind w:left="0"/>
        <w:rPr>
          <w:rFonts w:ascii="Calibri" w:hAnsi="Calibri" w:cs="Calibri"/>
        </w:rPr>
      </w:pPr>
    </w:p>
    <w:tbl>
      <w:tblPr>
        <w:tblStyle w:val="TableGrid"/>
        <w:tblW w:w="0" w:type="auto"/>
        <w:jc w:val="center"/>
        <w:tblLook w:val="04A0" w:firstRow="1" w:lastRow="0" w:firstColumn="1" w:lastColumn="0" w:noHBand="0" w:noVBand="1"/>
      </w:tblPr>
      <w:tblGrid>
        <w:gridCol w:w="1960"/>
        <w:gridCol w:w="2146"/>
        <w:gridCol w:w="1843"/>
        <w:gridCol w:w="1584"/>
        <w:gridCol w:w="1484"/>
      </w:tblGrid>
      <w:tr w:rsidR="00804B01" w:rsidRPr="007D4ED4" w14:paraId="13306BBC" w14:textId="77777777" w:rsidTr="005F106C">
        <w:trPr>
          <w:trHeight w:val="315"/>
          <w:jc w:val="center"/>
        </w:trPr>
        <w:tc>
          <w:tcPr>
            <w:tcW w:w="9017" w:type="dxa"/>
            <w:gridSpan w:val="5"/>
          </w:tcPr>
          <w:p w14:paraId="3C0E7F24" w14:textId="59A0D87E" w:rsidR="00804B01" w:rsidRPr="007D4ED4" w:rsidRDefault="00804B01" w:rsidP="00804B01">
            <w:pPr>
              <w:ind w:left="0"/>
              <w:rPr>
                <w:rFonts w:ascii="Calibri" w:hAnsi="Calibri" w:cs="Calibri"/>
                <w:sz w:val="22"/>
                <w:szCs w:val="22"/>
              </w:rPr>
            </w:pPr>
            <w:r w:rsidRPr="007D4ED4">
              <w:rPr>
                <w:rFonts w:ascii="Calibri" w:hAnsi="Calibri" w:cs="Calibri"/>
                <w:b/>
                <w:bCs/>
                <w:sz w:val="22"/>
                <w:szCs w:val="22"/>
              </w:rPr>
              <w:t xml:space="preserve">Category- </w:t>
            </w:r>
            <w:proofErr w:type="spellStart"/>
            <w:r w:rsidRPr="007D4ED4">
              <w:rPr>
                <w:rFonts w:ascii="Calibri" w:hAnsi="Calibri" w:cs="Calibri"/>
                <w:b/>
                <w:bCs/>
                <w:sz w:val="22"/>
                <w:szCs w:val="22"/>
              </w:rPr>
              <w:t>Fastpris</w:t>
            </w:r>
            <w:proofErr w:type="spellEnd"/>
            <w:r w:rsidRPr="007D4ED4">
              <w:rPr>
                <w:rFonts w:ascii="Calibri" w:hAnsi="Calibri" w:cs="Calibri"/>
                <w:b/>
                <w:bCs/>
                <w:sz w:val="22"/>
                <w:szCs w:val="22"/>
              </w:rPr>
              <w:t xml:space="preserve"> Kombi ETF</w:t>
            </w:r>
            <w:r w:rsidRPr="007D4ED4">
              <w:rPr>
                <w:rFonts w:ascii="Calibri" w:hAnsi="Calibri" w:cs="Calibri"/>
                <w:sz w:val="22"/>
                <w:szCs w:val="22"/>
              </w:rPr>
              <w:t> </w:t>
            </w:r>
          </w:p>
        </w:tc>
      </w:tr>
      <w:tr w:rsidR="007D624E" w:rsidRPr="007D4ED4" w14:paraId="6E1D6C74" w14:textId="77777777" w:rsidTr="007C2608">
        <w:trPr>
          <w:trHeight w:val="600"/>
          <w:jc w:val="center"/>
        </w:trPr>
        <w:tc>
          <w:tcPr>
            <w:tcW w:w="1960" w:type="dxa"/>
            <w:hideMark/>
          </w:tcPr>
          <w:p w14:paraId="43A1D51A" w14:textId="6726FDA7" w:rsidR="007D624E" w:rsidRPr="007D4ED4" w:rsidRDefault="007D624E" w:rsidP="00CD6CD8">
            <w:pPr>
              <w:ind w:left="0"/>
              <w:jc w:val="center"/>
              <w:rPr>
                <w:rFonts w:ascii="Calibri" w:hAnsi="Calibri" w:cs="Calibri"/>
                <w:b/>
                <w:bCs/>
                <w:sz w:val="22"/>
                <w:szCs w:val="22"/>
              </w:rPr>
            </w:pPr>
            <w:r w:rsidRPr="007D4ED4">
              <w:rPr>
                <w:rFonts w:ascii="Calibri" w:hAnsi="Calibri" w:cs="Calibri"/>
                <w:b/>
                <w:bCs/>
                <w:sz w:val="22"/>
                <w:szCs w:val="22"/>
              </w:rPr>
              <w:t>Attributes</w:t>
            </w:r>
          </w:p>
        </w:tc>
        <w:tc>
          <w:tcPr>
            <w:tcW w:w="2146" w:type="dxa"/>
          </w:tcPr>
          <w:p w14:paraId="1DE982FC" w14:textId="7A2CD41B" w:rsidR="007D624E" w:rsidRDefault="007D624E" w:rsidP="00CD6CD8">
            <w:pPr>
              <w:ind w:left="0"/>
              <w:jc w:val="center"/>
              <w:rPr>
                <w:rFonts w:ascii="Calibri" w:hAnsi="Calibri" w:cs="Calibri"/>
                <w:b/>
                <w:bCs/>
                <w:sz w:val="22"/>
                <w:szCs w:val="22"/>
              </w:rPr>
            </w:pPr>
            <w:r>
              <w:rPr>
                <w:rFonts w:ascii="Calibri" w:hAnsi="Calibri" w:cs="Calibri"/>
                <w:b/>
                <w:bCs/>
                <w:sz w:val="22"/>
                <w:szCs w:val="22"/>
              </w:rPr>
              <w:t>Part of Delivery Fee</w:t>
            </w:r>
            <w:r w:rsidR="00927CF1">
              <w:rPr>
                <w:rFonts w:ascii="Calibri" w:hAnsi="Calibri" w:cs="Calibri"/>
                <w:b/>
                <w:bCs/>
                <w:sz w:val="22"/>
                <w:szCs w:val="22"/>
              </w:rPr>
              <w:t>/</w:t>
            </w:r>
            <w:r w:rsidR="00927CF1">
              <w:t xml:space="preserve"> </w:t>
            </w:r>
            <w:r w:rsidR="00927CF1" w:rsidRPr="00927CF1">
              <w:rPr>
                <w:rFonts w:ascii="Calibri" w:hAnsi="Calibri" w:cs="Calibri"/>
                <w:b/>
                <w:bCs/>
                <w:sz w:val="22"/>
                <w:szCs w:val="22"/>
              </w:rPr>
              <w:t>separately price fee</w:t>
            </w:r>
          </w:p>
        </w:tc>
        <w:tc>
          <w:tcPr>
            <w:tcW w:w="1843" w:type="dxa"/>
            <w:hideMark/>
          </w:tcPr>
          <w:p w14:paraId="32791D10" w14:textId="2A0BB347" w:rsidR="007D624E" w:rsidRPr="007D4ED4" w:rsidRDefault="007D624E" w:rsidP="00CD6CD8">
            <w:pPr>
              <w:ind w:left="0"/>
              <w:jc w:val="center"/>
              <w:rPr>
                <w:rFonts w:ascii="Calibri" w:hAnsi="Calibri" w:cs="Calibri"/>
                <w:b/>
                <w:bCs/>
                <w:sz w:val="22"/>
                <w:szCs w:val="22"/>
              </w:rPr>
            </w:pPr>
            <w:r>
              <w:rPr>
                <w:rFonts w:ascii="Calibri" w:hAnsi="Calibri" w:cs="Calibri"/>
                <w:b/>
                <w:bCs/>
                <w:sz w:val="22"/>
                <w:szCs w:val="22"/>
              </w:rPr>
              <w:t>Type of Attribute</w:t>
            </w:r>
          </w:p>
        </w:tc>
        <w:tc>
          <w:tcPr>
            <w:tcW w:w="1584" w:type="dxa"/>
            <w:hideMark/>
          </w:tcPr>
          <w:p w14:paraId="6B5CC7C0" w14:textId="77777777" w:rsidR="007D624E" w:rsidRPr="007D4ED4" w:rsidRDefault="007D624E" w:rsidP="00CD6CD8">
            <w:pPr>
              <w:ind w:left="0"/>
              <w:jc w:val="center"/>
              <w:rPr>
                <w:rFonts w:ascii="Calibri" w:hAnsi="Calibri" w:cs="Calibri"/>
                <w:b/>
                <w:bCs/>
                <w:sz w:val="22"/>
                <w:szCs w:val="22"/>
              </w:rPr>
            </w:pPr>
            <w:r w:rsidRPr="00994452">
              <w:rPr>
                <w:rFonts w:ascii="Calibri" w:hAnsi="Calibri" w:cs="Calibri"/>
                <w:b/>
                <w:bCs/>
                <w:sz w:val="22"/>
                <w:szCs w:val="22"/>
              </w:rPr>
              <w:t>Pricing Calculations Formula</w:t>
            </w:r>
          </w:p>
        </w:tc>
        <w:tc>
          <w:tcPr>
            <w:tcW w:w="1484" w:type="dxa"/>
            <w:hideMark/>
          </w:tcPr>
          <w:p w14:paraId="616801E4" w14:textId="77777777" w:rsidR="007D624E" w:rsidRPr="007D4ED4" w:rsidRDefault="007D624E" w:rsidP="00CD6CD8">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7D624E" w:rsidRPr="007D4ED4" w14:paraId="1A1D9722" w14:textId="77777777" w:rsidTr="007C2608">
        <w:trPr>
          <w:trHeight w:val="510"/>
          <w:jc w:val="center"/>
        </w:trPr>
        <w:tc>
          <w:tcPr>
            <w:tcW w:w="1960" w:type="dxa"/>
            <w:hideMark/>
          </w:tcPr>
          <w:p w14:paraId="79D69C2B"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Commission conditions</w:t>
            </w:r>
          </w:p>
        </w:tc>
        <w:tc>
          <w:tcPr>
            <w:tcW w:w="2146" w:type="dxa"/>
          </w:tcPr>
          <w:p w14:paraId="03C442D7" w14:textId="2425BB46" w:rsidR="007D624E" w:rsidRPr="007D4ED4" w:rsidRDefault="00804B01" w:rsidP="00804B01">
            <w:pPr>
              <w:ind w:left="0"/>
              <w:jc w:val="center"/>
              <w:rPr>
                <w:rFonts w:ascii="Calibri" w:hAnsi="Calibri" w:cs="Calibri"/>
                <w:sz w:val="22"/>
                <w:szCs w:val="22"/>
              </w:rPr>
            </w:pPr>
            <w:r w:rsidRPr="00804B01">
              <w:rPr>
                <w:rFonts w:ascii="Calibri" w:hAnsi="Calibri" w:cs="Calibri"/>
                <w:sz w:val="22"/>
                <w:szCs w:val="22"/>
              </w:rPr>
              <w:t>N/A</w:t>
            </w:r>
          </w:p>
        </w:tc>
        <w:tc>
          <w:tcPr>
            <w:tcW w:w="1843" w:type="dxa"/>
            <w:hideMark/>
          </w:tcPr>
          <w:p w14:paraId="39320B8B" w14:textId="7C527E4D" w:rsidR="007D624E" w:rsidRPr="007D4ED4" w:rsidRDefault="007D624E"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1584" w:type="dxa"/>
            <w:noWrap/>
            <w:hideMark/>
          </w:tcPr>
          <w:p w14:paraId="4FF198F4" w14:textId="77777777" w:rsidR="007D624E" w:rsidRPr="007D4ED4" w:rsidRDefault="007D624E"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484" w:type="dxa"/>
            <w:noWrap/>
            <w:hideMark/>
          </w:tcPr>
          <w:p w14:paraId="0285B118"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Family- Offer Wording</w:t>
            </w:r>
          </w:p>
          <w:p w14:paraId="5DE7A123"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7D624E" w:rsidRPr="007D4ED4" w14:paraId="0BA252D7" w14:textId="77777777" w:rsidTr="007C2608">
        <w:trPr>
          <w:trHeight w:val="510"/>
          <w:jc w:val="center"/>
        </w:trPr>
        <w:tc>
          <w:tcPr>
            <w:tcW w:w="1960" w:type="dxa"/>
            <w:hideMark/>
          </w:tcPr>
          <w:p w14:paraId="7C3BAE8B"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Pro rata liability</w:t>
            </w:r>
          </w:p>
        </w:tc>
        <w:tc>
          <w:tcPr>
            <w:tcW w:w="2146" w:type="dxa"/>
          </w:tcPr>
          <w:p w14:paraId="6B726EF5" w14:textId="0CCDA6A6" w:rsidR="007D624E" w:rsidRPr="007D4ED4" w:rsidRDefault="00804B01" w:rsidP="00804B01">
            <w:pPr>
              <w:ind w:left="0"/>
              <w:jc w:val="center"/>
              <w:rPr>
                <w:rFonts w:ascii="Calibri" w:hAnsi="Calibri" w:cs="Calibri"/>
                <w:sz w:val="22"/>
                <w:szCs w:val="22"/>
              </w:rPr>
            </w:pPr>
            <w:r w:rsidRPr="00804B01">
              <w:rPr>
                <w:rFonts w:ascii="Calibri" w:hAnsi="Calibri" w:cs="Calibri"/>
                <w:sz w:val="22"/>
                <w:szCs w:val="22"/>
              </w:rPr>
              <w:t>N/A</w:t>
            </w:r>
          </w:p>
        </w:tc>
        <w:tc>
          <w:tcPr>
            <w:tcW w:w="1843" w:type="dxa"/>
            <w:hideMark/>
          </w:tcPr>
          <w:p w14:paraId="18A3F75F" w14:textId="1BF39A48" w:rsidR="007D624E" w:rsidRPr="007D4ED4" w:rsidRDefault="007D624E" w:rsidP="0058252C">
            <w:pPr>
              <w:ind w:left="0"/>
              <w:jc w:val="left"/>
              <w:rPr>
                <w:rFonts w:ascii="Calibri" w:hAnsi="Calibri" w:cs="Calibri"/>
                <w:sz w:val="22"/>
                <w:szCs w:val="22"/>
              </w:rPr>
            </w:pPr>
            <w:r w:rsidRPr="007D4ED4">
              <w:rPr>
                <w:rFonts w:ascii="Calibri" w:hAnsi="Calibri" w:cs="Calibri"/>
                <w:sz w:val="22"/>
                <w:szCs w:val="22"/>
              </w:rPr>
              <w:t>Text in offer wording</w:t>
            </w:r>
          </w:p>
        </w:tc>
        <w:tc>
          <w:tcPr>
            <w:tcW w:w="1584" w:type="dxa"/>
            <w:noWrap/>
            <w:hideMark/>
          </w:tcPr>
          <w:p w14:paraId="6555A823" w14:textId="77777777" w:rsidR="007D624E" w:rsidRPr="007D4ED4" w:rsidRDefault="007D624E" w:rsidP="0058252C">
            <w:pPr>
              <w:ind w:left="0"/>
              <w:jc w:val="center"/>
              <w:rPr>
                <w:rFonts w:ascii="Calibri" w:hAnsi="Calibri" w:cs="Calibri"/>
                <w:sz w:val="22"/>
                <w:szCs w:val="22"/>
              </w:rPr>
            </w:pPr>
            <w:r w:rsidRPr="003739BE">
              <w:rPr>
                <w:rFonts w:ascii="Calibri" w:hAnsi="Calibri" w:cs="Calibri"/>
                <w:sz w:val="22"/>
                <w:szCs w:val="22"/>
              </w:rPr>
              <w:t>No Formula</w:t>
            </w:r>
            <w:r>
              <w:rPr>
                <w:rFonts w:ascii="Calibri" w:hAnsi="Calibri" w:cs="Calibri"/>
                <w:sz w:val="22"/>
                <w:szCs w:val="22"/>
              </w:rPr>
              <w:t xml:space="preserve"> (Common in all Prices)</w:t>
            </w:r>
          </w:p>
        </w:tc>
        <w:tc>
          <w:tcPr>
            <w:tcW w:w="1484" w:type="dxa"/>
            <w:noWrap/>
            <w:hideMark/>
          </w:tcPr>
          <w:p w14:paraId="22204280"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Family- Offer Wording</w:t>
            </w:r>
          </w:p>
          <w:p w14:paraId="4AA3DEAC"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Attribute- Pro rata liability</w:t>
            </w:r>
          </w:p>
        </w:tc>
      </w:tr>
      <w:tr w:rsidR="007D624E" w:rsidRPr="007D4ED4" w14:paraId="685BA938" w14:textId="77777777" w:rsidTr="007C2608">
        <w:trPr>
          <w:trHeight w:val="765"/>
          <w:jc w:val="center"/>
        </w:trPr>
        <w:tc>
          <w:tcPr>
            <w:tcW w:w="1960" w:type="dxa"/>
            <w:hideMark/>
          </w:tcPr>
          <w:p w14:paraId="6D50BA39"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Spot offer or contract "Spot agreement"</w:t>
            </w:r>
          </w:p>
        </w:tc>
        <w:tc>
          <w:tcPr>
            <w:tcW w:w="2146" w:type="dxa"/>
          </w:tcPr>
          <w:p w14:paraId="0B8A7787" w14:textId="6D916CE8" w:rsidR="007D624E" w:rsidRPr="007D4ED4" w:rsidRDefault="00804B01" w:rsidP="00804B01">
            <w:pPr>
              <w:ind w:left="0"/>
              <w:jc w:val="center"/>
              <w:rPr>
                <w:rFonts w:ascii="Calibri" w:hAnsi="Calibri" w:cs="Calibri"/>
                <w:sz w:val="22"/>
                <w:szCs w:val="22"/>
              </w:rPr>
            </w:pPr>
            <w:r w:rsidRPr="00804B01">
              <w:rPr>
                <w:rFonts w:ascii="Calibri" w:hAnsi="Calibri" w:cs="Calibri"/>
                <w:sz w:val="22"/>
                <w:szCs w:val="22"/>
              </w:rPr>
              <w:t>N/A</w:t>
            </w:r>
          </w:p>
        </w:tc>
        <w:tc>
          <w:tcPr>
            <w:tcW w:w="1843" w:type="dxa"/>
            <w:hideMark/>
          </w:tcPr>
          <w:p w14:paraId="4D051EC8" w14:textId="537A07CF" w:rsidR="007D624E" w:rsidRPr="007D4ED4" w:rsidRDefault="007D624E" w:rsidP="0058252C">
            <w:pPr>
              <w:ind w:left="0"/>
              <w:jc w:val="left"/>
              <w:rPr>
                <w:rFonts w:ascii="Calibri" w:hAnsi="Calibri" w:cs="Calibri"/>
                <w:sz w:val="22"/>
                <w:szCs w:val="22"/>
              </w:rPr>
            </w:pPr>
            <w:r w:rsidRPr="007D4ED4">
              <w:rPr>
                <w:rFonts w:ascii="Calibri" w:hAnsi="Calibri" w:cs="Calibri"/>
                <w:sz w:val="22"/>
                <w:szCs w:val="22"/>
              </w:rPr>
              <w:t xml:space="preserve">Offer or contract </w:t>
            </w:r>
            <w:proofErr w:type="spellStart"/>
            <w:r w:rsidRPr="007D4ED4">
              <w:rPr>
                <w:rFonts w:ascii="Calibri" w:hAnsi="Calibri" w:cs="Calibri"/>
                <w:sz w:val="22"/>
                <w:szCs w:val="22"/>
              </w:rPr>
              <w:t>choosed</w:t>
            </w:r>
            <w:proofErr w:type="spellEnd"/>
            <w:r w:rsidRPr="007D4ED4">
              <w:rPr>
                <w:rFonts w:ascii="Calibri" w:hAnsi="Calibri" w:cs="Calibri"/>
                <w:sz w:val="22"/>
                <w:szCs w:val="22"/>
              </w:rPr>
              <w:t xml:space="preserve"> by KAM/AM</w:t>
            </w:r>
          </w:p>
        </w:tc>
        <w:tc>
          <w:tcPr>
            <w:tcW w:w="1584" w:type="dxa"/>
            <w:noWrap/>
            <w:hideMark/>
          </w:tcPr>
          <w:p w14:paraId="587AC515" w14:textId="77777777" w:rsidR="007D624E" w:rsidRPr="007D4ED4" w:rsidRDefault="007D624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84" w:type="dxa"/>
            <w:noWrap/>
            <w:hideMark/>
          </w:tcPr>
          <w:p w14:paraId="78E79C14"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w:t>
            </w:r>
          </w:p>
        </w:tc>
      </w:tr>
      <w:tr w:rsidR="007D624E" w:rsidRPr="007D4ED4" w14:paraId="5A5AD36C" w14:textId="77777777" w:rsidTr="007C2608">
        <w:trPr>
          <w:trHeight w:val="510"/>
          <w:jc w:val="center"/>
        </w:trPr>
        <w:tc>
          <w:tcPr>
            <w:tcW w:w="1960" w:type="dxa"/>
            <w:hideMark/>
          </w:tcPr>
          <w:p w14:paraId="1F77B039"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Margin</w:t>
            </w:r>
          </w:p>
        </w:tc>
        <w:tc>
          <w:tcPr>
            <w:tcW w:w="2146" w:type="dxa"/>
          </w:tcPr>
          <w:p w14:paraId="1C565549" w14:textId="19B34F43" w:rsidR="007D624E" w:rsidRPr="007D4ED4" w:rsidRDefault="00804B01" w:rsidP="00804B01">
            <w:pPr>
              <w:ind w:left="0"/>
              <w:jc w:val="center"/>
              <w:rPr>
                <w:rFonts w:ascii="Calibri" w:hAnsi="Calibri" w:cs="Calibri"/>
                <w:sz w:val="22"/>
                <w:szCs w:val="22"/>
              </w:rPr>
            </w:pPr>
            <w:r>
              <w:rPr>
                <w:rFonts w:ascii="Calibri" w:hAnsi="Calibri" w:cs="Calibri"/>
                <w:sz w:val="22"/>
                <w:szCs w:val="22"/>
              </w:rPr>
              <w:t>Yes</w:t>
            </w:r>
          </w:p>
        </w:tc>
        <w:tc>
          <w:tcPr>
            <w:tcW w:w="1843" w:type="dxa"/>
            <w:hideMark/>
          </w:tcPr>
          <w:p w14:paraId="4DB03D3E" w14:textId="629F824B" w:rsidR="007D624E" w:rsidRPr="007D4ED4" w:rsidRDefault="007D624E"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1584" w:type="dxa"/>
            <w:noWrap/>
            <w:hideMark/>
          </w:tcPr>
          <w:p w14:paraId="7D2A58C0" w14:textId="77777777" w:rsidR="007D624E" w:rsidRPr="007D4ED4" w:rsidRDefault="007D624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84" w:type="dxa"/>
            <w:noWrap/>
            <w:hideMark/>
          </w:tcPr>
          <w:p w14:paraId="5C9BA6CC"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w:t>
            </w:r>
          </w:p>
        </w:tc>
      </w:tr>
      <w:tr w:rsidR="007D624E" w:rsidRPr="007D4ED4" w14:paraId="61E36B28" w14:textId="77777777" w:rsidTr="007C2608">
        <w:trPr>
          <w:trHeight w:val="510"/>
          <w:jc w:val="center"/>
        </w:trPr>
        <w:tc>
          <w:tcPr>
            <w:tcW w:w="1960" w:type="dxa"/>
            <w:noWrap/>
            <w:hideMark/>
          </w:tcPr>
          <w:p w14:paraId="696DC4FA"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xml:space="preserve">Hedge </w:t>
            </w:r>
            <w:proofErr w:type="spellStart"/>
            <w:r w:rsidRPr="007D4ED4">
              <w:rPr>
                <w:rFonts w:ascii="Calibri" w:hAnsi="Calibri" w:cs="Calibri"/>
                <w:sz w:val="22"/>
                <w:szCs w:val="22"/>
              </w:rPr>
              <w:t>Procentage</w:t>
            </w:r>
            <w:proofErr w:type="spellEnd"/>
          </w:p>
        </w:tc>
        <w:tc>
          <w:tcPr>
            <w:tcW w:w="2146" w:type="dxa"/>
          </w:tcPr>
          <w:p w14:paraId="2E5B7853" w14:textId="7C9EB987" w:rsidR="007D624E" w:rsidRPr="007D4ED4" w:rsidRDefault="00804B01" w:rsidP="00804B01">
            <w:pPr>
              <w:ind w:left="0"/>
              <w:jc w:val="center"/>
              <w:rPr>
                <w:rFonts w:ascii="Calibri" w:hAnsi="Calibri" w:cs="Calibri"/>
                <w:sz w:val="22"/>
                <w:szCs w:val="22"/>
              </w:rPr>
            </w:pPr>
            <w:r w:rsidRPr="00804B01">
              <w:rPr>
                <w:rFonts w:ascii="Calibri" w:hAnsi="Calibri" w:cs="Calibri"/>
                <w:sz w:val="22"/>
                <w:szCs w:val="22"/>
              </w:rPr>
              <w:t>N/A</w:t>
            </w:r>
          </w:p>
        </w:tc>
        <w:tc>
          <w:tcPr>
            <w:tcW w:w="1843" w:type="dxa"/>
            <w:hideMark/>
          </w:tcPr>
          <w:p w14:paraId="332A967E" w14:textId="69098C62" w:rsidR="007D624E" w:rsidRPr="007D4ED4" w:rsidRDefault="007D624E" w:rsidP="0058252C">
            <w:pPr>
              <w:ind w:left="0"/>
              <w:jc w:val="left"/>
              <w:rPr>
                <w:rFonts w:ascii="Calibri" w:hAnsi="Calibri" w:cs="Calibri"/>
                <w:sz w:val="22"/>
                <w:szCs w:val="22"/>
              </w:rPr>
            </w:pPr>
            <w:r w:rsidRPr="007D4ED4">
              <w:rPr>
                <w:rFonts w:ascii="Calibri" w:hAnsi="Calibri" w:cs="Calibri"/>
                <w:sz w:val="22"/>
                <w:szCs w:val="22"/>
              </w:rPr>
              <w:t xml:space="preserve">Single value </w:t>
            </w:r>
          </w:p>
        </w:tc>
        <w:tc>
          <w:tcPr>
            <w:tcW w:w="1584" w:type="dxa"/>
            <w:noWrap/>
            <w:hideMark/>
          </w:tcPr>
          <w:p w14:paraId="03DC3A4A" w14:textId="77777777" w:rsidR="007D624E" w:rsidRPr="007D4ED4" w:rsidRDefault="007D624E"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84" w:type="dxa"/>
            <w:noWrap/>
            <w:hideMark/>
          </w:tcPr>
          <w:p w14:paraId="32B4EC8B"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w:t>
            </w:r>
          </w:p>
        </w:tc>
      </w:tr>
      <w:tr w:rsidR="007D624E" w:rsidRPr="007D4ED4" w14:paraId="37D56E98" w14:textId="77777777" w:rsidTr="007C2608">
        <w:trPr>
          <w:trHeight w:val="510"/>
          <w:jc w:val="center"/>
        </w:trPr>
        <w:tc>
          <w:tcPr>
            <w:tcW w:w="1960" w:type="dxa"/>
            <w:hideMark/>
          </w:tcPr>
          <w:p w14:paraId="6C92D57D"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Fixed Price (GTF commodity price)</w:t>
            </w:r>
          </w:p>
        </w:tc>
        <w:tc>
          <w:tcPr>
            <w:tcW w:w="2146" w:type="dxa"/>
          </w:tcPr>
          <w:p w14:paraId="43B697F0" w14:textId="0D6715F9" w:rsidR="007D624E" w:rsidRPr="007D4ED4" w:rsidRDefault="00804B01" w:rsidP="00804B01">
            <w:pPr>
              <w:ind w:left="0"/>
              <w:jc w:val="center"/>
              <w:rPr>
                <w:rFonts w:ascii="Calibri" w:hAnsi="Calibri" w:cs="Calibri"/>
                <w:sz w:val="22"/>
                <w:szCs w:val="22"/>
              </w:rPr>
            </w:pPr>
            <w:r>
              <w:rPr>
                <w:rFonts w:ascii="Calibri" w:hAnsi="Calibri" w:cs="Calibri"/>
                <w:sz w:val="22"/>
                <w:szCs w:val="22"/>
              </w:rPr>
              <w:t>Yes</w:t>
            </w:r>
          </w:p>
        </w:tc>
        <w:tc>
          <w:tcPr>
            <w:tcW w:w="1843" w:type="dxa"/>
            <w:hideMark/>
          </w:tcPr>
          <w:p w14:paraId="58151532" w14:textId="4C7871E7" w:rsidR="007D624E" w:rsidRPr="007D4ED4" w:rsidRDefault="007D624E" w:rsidP="0058252C">
            <w:pPr>
              <w:ind w:left="0"/>
              <w:jc w:val="left"/>
              <w:rPr>
                <w:rFonts w:ascii="Calibri" w:hAnsi="Calibri" w:cs="Calibri"/>
                <w:sz w:val="22"/>
                <w:szCs w:val="22"/>
              </w:rPr>
            </w:pPr>
            <w:r w:rsidRPr="007D4ED4">
              <w:rPr>
                <w:rFonts w:ascii="Calibri" w:hAnsi="Calibri" w:cs="Calibri"/>
                <w:sz w:val="22"/>
                <w:szCs w:val="22"/>
              </w:rPr>
              <w:t>Prep curve (commodity price)</w:t>
            </w:r>
          </w:p>
        </w:tc>
        <w:tc>
          <w:tcPr>
            <w:tcW w:w="1584" w:type="dxa"/>
            <w:noWrap/>
            <w:hideMark/>
          </w:tcPr>
          <w:p w14:paraId="3BDAF183" w14:textId="77777777" w:rsidR="007D624E" w:rsidRPr="007D4ED4" w:rsidRDefault="007D624E" w:rsidP="0058252C">
            <w:pPr>
              <w:ind w:left="0"/>
              <w:jc w:val="left"/>
              <w:rPr>
                <w:rFonts w:ascii="Calibri" w:hAnsi="Calibri" w:cs="Calibri"/>
                <w:sz w:val="22"/>
                <w:szCs w:val="22"/>
              </w:rPr>
            </w:pPr>
            <w:r w:rsidRPr="007D4ED4">
              <w:rPr>
                <w:rFonts w:ascii="Calibri" w:hAnsi="Calibri" w:cs="Calibri"/>
                <w:sz w:val="22"/>
                <w:szCs w:val="22"/>
              </w:rPr>
              <w:t xml:space="preserve">  Weighted commodity price = Monthly </w:t>
            </w:r>
            <w:proofErr w:type="spellStart"/>
            <w:r w:rsidRPr="007D4ED4">
              <w:rPr>
                <w:rFonts w:ascii="Calibri" w:hAnsi="Calibri" w:cs="Calibri"/>
                <w:sz w:val="22"/>
                <w:szCs w:val="22"/>
              </w:rPr>
              <w:t>System+EPAD</w:t>
            </w:r>
            <w:proofErr w:type="spellEnd"/>
            <w:r w:rsidRPr="007D4ED4">
              <w:rPr>
                <w:rFonts w:ascii="Calibri" w:hAnsi="Calibri" w:cs="Calibri"/>
                <w:sz w:val="22"/>
                <w:szCs w:val="22"/>
              </w:rPr>
              <w:t xml:space="preserve"> * Monthly </w:t>
            </w:r>
            <w:proofErr w:type="spellStart"/>
            <w:r w:rsidRPr="007D4ED4">
              <w:rPr>
                <w:rFonts w:ascii="Calibri" w:hAnsi="Calibri" w:cs="Calibri"/>
                <w:sz w:val="22"/>
                <w:szCs w:val="22"/>
              </w:rPr>
              <w:t>volumen</w:t>
            </w:r>
            <w:proofErr w:type="spellEnd"/>
          </w:p>
        </w:tc>
        <w:tc>
          <w:tcPr>
            <w:tcW w:w="1484" w:type="dxa"/>
            <w:noWrap/>
            <w:hideMark/>
          </w:tcPr>
          <w:p w14:paraId="596FF9F7"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w:t>
            </w:r>
          </w:p>
        </w:tc>
      </w:tr>
      <w:tr w:rsidR="007D624E" w:rsidRPr="007D4ED4" w14:paraId="2D1E5D2E" w14:textId="77777777" w:rsidTr="007C2608">
        <w:trPr>
          <w:trHeight w:val="765"/>
          <w:jc w:val="center"/>
        </w:trPr>
        <w:tc>
          <w:tcPr>
            <w:tcW w:w="1960" w:type="dxa"/>
            <w:hideMark/>
          </w:tcPr>
          <w:p w14:paraId="12008C59"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xml:space="preserve">Invoice unit </w:t>
            </w:r>
            <w:r w:rsidRPr="007D4ED4">
              <w:rPr>
                <w:rFonts w:ascii="Calibri" w:hAnsi="Calibri" w:cs="Calibri"/>
                <w:sz w:val="22"/>
                <w:szCs w:val="22"/>
              </w:rPr>
              <w:br/>
              <w:t>(if the product is for Swedish customers)</w:t>
            </w:r>
          </w:p>
        </w:tc>
        <w:tc>
          <w:tcPr>
            <w:tcW w:w="2146" w:type="dxa"/>
          </w:tcPr>
          <w:p w14:paraId="21D81D8C" w14:textId="0F2163A6" w:rsidR="007D624E" w:rsidRPr="007D4ED4" w:rsidRDefault="00804B01" w:rsidP="00804B01">
            <w:pPr>
              <w:ind w:left="0"/>
              <w:jc w:val="center"/>
              <w:rPr>
                <w:rFonts w:ascii="Calibri" w:hAnsi="Calibri" w:cs="Calibri"/>
                <w:sz w:val="22"/>
                <w:szCs w:val="22"/>
              </w:rPr>
            </w:pPr>
            <w:r w:rsidRPr="00804B01">
              <w:rPr>
                <w:rFonts w:ascii="Calibri" w:hAnsi="Calibri" w:cs="Calibri"/>
                <w:sz w:val="22"/>
                <w:szCs w:val="22"/>
              </w:rPr>
              <w:t>N/A</w:t>
            </w:r>
          </w:p>
        </w:tc>
        <w:tc>
          <w:tcPr>
            <w:tcW w:w="1843" w:type="dxa"/>
            <w:hideMark/>
          </w:tcPr>
          <w:p w14:paraId="3A14DE9E" w14:textId="10AB974D" w:rsidR="007D624E" w:rsidRPr="007D4ED4" w:rsidRDefault="007D624E" w:rsidP="0058252C">
            <w:pPr>
              <w:ind w:left="0"/>
              <w:rPr>
                <w:rFonts w:ascii="Calibri" w:hAnsi="Calibri" w:cs="Calibri"/>
                <w:sz w:val="22"/>
                <w:szCs w:val="22"/>
              </w:rPr>
            </w:pPr>
            <w:r w:rsidRPr="007D4ED4">
              <w:rPr>
                <w:rFonts w:ascii="Calibri" w:hAnsi="Calibri" w:cs="Calibri"/>
                <w:sz w:val="22"/>
                <w:szCs w:val="22"/>
              </w:rPr>
              <w:t>Drop down</w:t>
            </w:r>
          </w:p>
        </w:tc>
        <w:tc>
          <w:tcPr>
            <w:tcW w:w="1584" w:type="dxa"/>
            <w:noWrap/>
            <w:hideMark/>
          </w:tcPr>
          <w:p w14:paraId="4DAD1449" w14:textId="77777777" w:rsidR="007D624E" w:rsidRPr="007D4ED4" w:rsidRDefault="007D624E" w:rsidP="0058252C">
            <w:pPr>
              <w:ind w:left="0"/>
              <w:jc w:val="center"/>
              <w:rPr>
                <w:rFonts w:ascii="Calibri" w:hAnsi="Calibri" w:cs="Calibri"/>
                <w:sz w:val="22"/>
                <w:szCs w:val="22"/>
              </w:rPr>
            </w:pPr>
            <w:r>
              <w:rPr>
                <w:rFonts w:ascii="Calibri" w:hAnsi="Calibri" w:cs="Calibri"/>
                <w:sz w:val="22"/>
                <w:szCs w:val="22"/>
              </w:rPr>
              <w:t>No Formula</w:t>
            </w:r>
          </w:p>
        </w:tc>
        <w:tc>
          <w:tcPr>
            <w:tcW w:w="1484" w:type="dxa"/>
            <w:noWrap/>
            <w:hideMark/>
          </w:tcPr>
          <w:p w14:paraId="03F019E7" w14:textId="77777777" w:rsidR="007D624E" w:rsidRPr="007D4ED4" w:rsidRDefault="007D624E" w:rsidP="0058252C">
            <w:pPr>
              <w:ind w:left="0"/>
              <w:rPr>
                <w:rFonts w:ascii="Calibri" w:hAnsi="Calibri" w:cs="Calibri"/>
                <w:sz w:val="22"/>
                <w:szCs w:val="22"/>
              </w:rPr>
            </w:pPr>
            <w:r w:rsidRPr="007D4ED4">
              <w:rPr>
                <w:rFonts w:ascii="Calibri" w:hAnsi="Calibri" w:cs="Calibri"/>
                <w:sz w:val="22"/>
                <w:szCs w:val="22"/>
              </w:rPr>
              <w:t> </w:t>
            </w:r>
          </w:p>
        </w:tc>
      </w:tr>
    </w:tbl>
    <w:p w14:paraId="00E97246" w14:textId="77777777" w:rsidR="00977068" w:rsidRPr="007D4ED4" w:rsidRDefault="00977068" w:rsidP="00977068">
      <w:pPr>
        <w:ind w:left="0"/>
        <w:rPr>
          <w:rFonts w:ascii="Calibri" w:hAnsi="Calibri" w:cs="Calibri"/>
          <w:sz w:val="22"/>
          <w:szCs w:val="22"/>
        </w:rPr>
      </w:pPr>
    </w:p>
    <w:p w14:paraId="16D1A2A0" w14:textId="77777777" w:rsidR="00977068" w:rsidRDefault="00977068" w:rsidP="00977068">
      <w:pPr>
        <w:ind w:left="0"/>
        <w:rPr>
          <w:rFonts w:ascii="Calibri" w:hAnsi="Calibri" w:cs="Calibri"/>
          <w:sz w:val="22"/>
          <w:szCs w:val="22"/>
        </w:rPr>
      </w:pPr>
    </w:p>
    <w:p w14:paraId="03589AA3" w14:textId="52B2D3F1" w:rsidR="00977068" w:rsidRPr="00B34A6E" w:rsidRDefault="00977068" w:rsidP="00D6162C">
      <w:pPr>
        <w:pStyle w:val="ListParagraph"/>
        <w:numPr>
          <w:ilvl w:val="0"/>
          <w:numId w:val="18"/>
        </w:numPr>
        <w:rPr>
          <w:rFonts w:ascii="Calibri" w:hAnsi="Calibri" w:cs="Calibri"/>
          <w:b/>
          <w:bCs/>
          <w:strike/>
          <w:sz w:val="22"/>
          <w:szCs w:val="22"/>
        </w:rPr>
      </w:pPr>
      <w:proofErr w:type="spellStart"/>
      <w:r w:rsidRPr="00B34A6E">
        <w:rPr>
          <w:rFonts w:ascii="Calibri" w:hAnsi="Calibri" w:cs="Calibri"/>
          <w:b/>
          <w:bCs/>
          <w:strike/>
          <w:sz w:val="22"/>
          <w:szCs w:val="22"/>
        </w:rPr>
        <w:lastRenderedPageBreak/>
        <w:t>Fastpris</w:t>
      </w:r>
      <w:proofErr w:type="spellEnd"/>
      <w:r w:rsidRPr="00B34A6E">
        <w:rPr>
          <w:rFonts w:ascii="Calibri" w:hAnsi="Calibri" w:cs="Calibri"/>
          <w:b/>
          <w:bCs/>
          <w:strike/>
          <w:sz w:val="22"/>
          <w:szCs w:val="22"/>
        </w:rPr>
        <w:t xml:space="preserve"> </w:t>
      </w:r>
    </w:p>
    <w:p w14:paraId="79311B44" w14:textId="77777777" w:rsidR="00977068" w:rsidRPr="00B34A6E" w:rsidRDefault="00977068" w:rsidP="00977068">
      <w:pPr>
        <w:ind w:left="0"/>
        <w:rPr>
          <w:rFonts w:ascii="Calibri" w:hAnsi="Calibri" w:cs="Calibri"/>
          <w:b/>
          <w:bCs/>
          <w:strike/>
          <w:sz w:val="22"/>
          <w:szCs w:val="22"/>
        </w:rPr>
      </w:pPr>
    </w:p>
    <w:tbl>
      <w:tblPr>
        <w:tblStyle w:val="TableGrid"/>
        <w:tblW w:w="0" w:type="auto"/>
        <w:jc w:val="center"/>
        <w:tblLook w:val="04A0" w:firstRow="1" w:lastRow="0" w:firstColumn="1" w:lastColumn="0" w:noHBand="0" w:noVBand="1"/>
      </w:tblPr>
      <w:tblGrid>
        <w:gridCol w:w="1928"/>
        <w:gridCol w:w="2178"/>
        <w:gridCol w:w="1418"/>
        <w:gridCol w:w="2024"/>
        <w:gridCol w:w="1469"/>
      </w:tblGrid>
      <w:tr w:rsidR="00081015" w:rsidRPr="00B34A6E" w14:paraId="32E69ABC" w14:textId="77777777" w:rsidTr="005F106C">
        <w:trPr>
          <w:trHeight w:val="315"/>
          <w:jc w:val="center"/>
        </w:trPr>
        <w:tc>
          <w:tcPr>
            <w:tcW w:w="9017" w:type="dxa"/>
            <w:gridSpan w:val="5"/>
          </w:tcPr>
          <w:p w14:paraId="78461027" w14:textId="47A0C425" w:rsidR="00081015" w:rsidRPr="00B34A6E" w:rsidRDefault="00081015" w:rsidP="00081015">
            <w:pPr>
              <w:ind w:left="0"/>
              <w:rPr>
                <w:rFonts w:ascii="Calibri" w:hAnsi="Calibri" w:cs="Calibri"/>
                <w:strike/>
                <w:sz w:val="22"/>
                <w:szCs w:val="22"/>
              </w:rPr>
            </w:pPr>
            <w:r w:rsidRPr="00B34A6E">
              <w:rPr>
                <w:rFonts w:ascii="Calibri" w:hAnsi="Calibri" w:cs="Calibri"/>
                <w:b/>
                <w:bCs/>
                <w:strike/>
                <w:sz w:val="22"/>
                <w:szCs w:val="22"/>
              </w:rPr>
              <w:t xml:space="preserve">Category- </w:t>
            </w:r>
            <w:proofErr w:type="spellStart"/>
            <w:r w:rsidRPr="00B34A6E">
              <w:rPr>
                <w:rFonts w:ascii="Calibri" w:hAnsi="Calibri" w:cs="Calibri"/>
                <w:b/>
                <w:bCs/>
                <w:strike/>
                <w:sz w:val="22"/>
                <w:szCs w:val="22"/>
              </w:rPr>
              <w:t>Fastpris</w:t>
            </w:r>
            <w:proofErr w:type="spellEnd"/>
            <w:r w:rsidRPr="00B34A6E">
              <w:rPr>
                <w:rFonts w:ascii="Calibri" w:hAnsi="Calibri" w:cs="Calibri"/>
                <w:strike/>
                <w:sz w:val="22"/>
                <w:szCs w:val="22"/>
              </w:rPr>
              <w:t> </w:t>
            </w:r>
          </w:p>
        </w:tc>
      </w:tr>
      <w:tr w:rsidR="00C1682F" w:rsidRPr="00B34A6E" w14:paraId="7E0ADF59" w14:textId="77777777" w:rsidTr="00081015">
        <w:trPr>
          <w:trHeight w:val="600"/>
          <w:jc w:val="center"/>
        </w:trPr>
        <w:tc>
          <w:tcPr>
            <w:tcW w:w="1928" w:type="dxa"/>
            <w:hideMark/>
          </w:tcPr>
          <w:p w14:paraId="53CAEDCB" w14:textId="2CED33E9" w:rsidR="00C1682F" w:rsidRPr="00B34A6E" w:rsidRDefault="00C1682F" w:rsidP="00081015">
            <w:pPr>
              <w:ind w:left="0"/>
              <w:jc w:val="center"/>
              <w:rPr>
                <w:rFonts w:ascii="Calibri" w:hAnsi="Calibri" w:cs="Calibri"/>
                <w:b/>
                <w:bCs/>
                <w:strike/>
                <w:sz w:val="22"/>
                <w:szCs w:val="22"/>
              </w:rPr>
            </w:pPr>
            <w:r w:rsidRPr="00B34A6E">
              <w:rPr>
                <w:rFonts w:ascii="Calibri" w:hAnsi="Calibri" w:cs="Calibri"/>
                <w:b/>
                <w:bCs/>
                <w:strike/>
                <w:sz w:val="22"/>
                <w:szCs w:val="22"/>
              </w:rPr>
              <w:t>Attributes</w:t>
            </w:r>
          </w:p>
        </w:tc>
        <w:tc>
          <w:tcPr>
            <w:tcW w:w="2178" w:type="dxa"/>
          </w:tcPr>
          <w:p w14:paraId="1F99CF49" w14:textId="69077A83" w:rsidR="00C1682F" w:rsidRPr="00B34A6E" w:rsidRDefault="00C1682F" w:rsidP="00081015">
            <w:pPr>
              <w:ind w:left="0"/>
              <w:jc w:val="center"/>
              <w:rPr>
                <w:rFonts w:ascii="Calibri" w:hAnsi="Calibri" w:cs="Calibri"/>
                <w:b/>
                <w:bCs/>
                <w:strike/>
                <w:sz w:val="22"/>
                <w:szCs w:val="22"/>
              </w:rPr>
            </w:pPr>
            <w:r w:rsidRPr="00B34A6E">
              <w:rPr>
                <w:rFonts w:ascii="Calibri" w:hAnsi="Calibri" w:cs="Calibri"/>
                <w:b/>
                <w:bCs/>
                <w:strike/>
                <w:sz w:val="22"/>
                <w:szCs w:val="22"/>
              </w:rPr>
              <w:t>Part of Delivery Fee</w:t>
            </w:r>
            <w:r w:rsidR="00081015" w:rsidRPr="00B34A6E">
              <w:rPr>
                <w:rFonts w:ascii="Calibri" w:hAnsi="Calibri" w:cs="Calibri"/>
                <w:b/>
                <w:bCs/>
                <w:strike/>
                <w:sz w:val="22"/>
                <w:szCs w:val="22"/>
              </w:rPr>
              <w:t>/</w:t>
            </w:r>
            <w:r w:rsidR="00081015" w:rsidRPr="00B34A6E">
              <w:rPr>
                <w:strike/>
              </w:rPr>
              <w:t xml:space="preserve"> </w:t>
            </w:r>
            <w:r w:rsidR="00081015" w:rsidRPr="00B34A6E">
              <w:rPr>
                <w:rFonts w:ascii="Calibri" w:hAnsi="Calibri" w:cs="Calibri"/>
                <w:b/>
                <w:bCs/>
                <w:strike/>
                <w:sz w:val="22"/>
                <w:szCs w:val="22"/>
              </w:rPr>
              <w:t>separately price fee</w:t>
            </w:r>
          </w:p>
        </w:tc>
        <w:tc>
          <w:tcPr>
            <w:tcW w:w="1418" w:type="dxa"/>
            <w:hideMark/>
          </w:tcPr>
          <w:p w14:paraId="2B117A3C" w14:textId="77D0C81C" w:rsidR="00C1682F" w:rsidRPr="00B34A6E" w:rsidRDefault="00C1682F" w:rsidP="00081015">
            <w:pPr>
              <w:ind w:left="0"/>
              <w:jc w:val="center"/>
              <w:rPr>
                <w:rFonts w:ascii="Calibri" w:hAnsi="Calibri" w:cs="Calibri"/>
                <w:b/>
                <w:bCs/>
                <w:strike/>
                <w:sz w:val="22"/>
                <w:szCs w:val="22"/>
              </w:rPr>
            </w:pPr>
            <w:r w:rsidRPr="00B34A6E">
              <w:rPr>
                <w:rFonts w:ascii="Calibri" w:hAnsi="Calibri" w:cs="Calibri"/>
                <w:b/>
                <w:bCs/>
                <w:strike/>
                <w:sz w:val="22"/>
                <w:szCs w:val="22"/>
              </w:rPr>
              <w:t>Type of Attribute</w:t>
            </w:r>
          </w:p>
        </w:tc>
        <w:tc>
          <w:tcPr>
            <w:tcW w:w="2024" w:type="dxa"/>
            <w:hideMark/>
          </w:tcPr>
          <w:p w14:paraId="588B2271" w14:textId="22ED35AE" w:rsidR="00C1682F" w:rsidRPr="00B34A6E" w:rsidRDefault="00C1682F" w:rsidP="00081015">
            <w:pPr>
              <w:ind w:left="0"/>
              <w:jc w:val="center"/>
              <w:rPr>
                <w:rFonts w:ascii="Calibri" w:hAnsi="Calibri" w:cs="Calibri"/>
                <w:b/>
                <w:bCs/>
                <w:strike/>
                <w:sz w:val="22"/>
                <w:szCs w:val="22"/>
              </w:rPr>
            </w:pPr>
            <w:r w:rsidRPr="00B34A6E">
              <w:rPr>
                <w:rFonts w:ascii="Calibri" w:hAnsi="Calibri" w:cs="Calibri"/>
                <w:b/>
                <w:bCs/>
                <w:strike/>
                <w:sz w:val="22"/>
                <w:szCs w:val="22"/>
              </w:rPr>
              <w:t>Pricing Calculations Formula</w:t>
            </w:r>
          </w:p>
        </w:tc>
        <w:tc>
          <w:tcPr>
            <w:tcW w:w="1469" w:type="dxa"/>
            <w:hideMark/>
          </w:tcPr>
          <w:p w14:paraId="6CB5304D" w14:textId="77777777" w:rsidR="00C1682F" w:rsidRPr="00B34A6E" w:rsidRDefault="00C1682F" w:rsidP="00081015">
            <w:pPr>
              <w:ind w:left="0"/>
              <w:jc w:val="center"/>
              <w:rPr>
                <w:rFonts w:ascii="Calibri" w:hAnsi="Calibri" w:cs="Calibri"/>
                <w:b/>
                <w:bCs/>
                <w:strike/>
                <w:sz w:val="22"/>
                <w:szCs w:val="22"/>
              </w:rPr>
            </w:pPr>
            <w:r w:rsidRPr="00B34A6E">
              <w:rPr>
                <w:rFonts w:ascii="Calibri" w:hAnsi="Calibri" w:cs="Calibri"/>
                <w:b/>
                <w:bCs/>
                <w:strike/>
                <w:sz w:val="22"/>
                <w:szCs w:val="22"/>
              </w:rPr>
              <w:t>Bit2win Configuration</w:t>
            </w:r>
          </w:p>
        </w:tc>
      </w:tr>
      <w:tr w:rsidR="00C1682F" w:rsidRPr="00B34A6E" w14:paraId="29FE718E" w14:textId="77777777" w:rsidTr="00081015">
        <w:trPr>
          <w:trHeight w:val="510"/>
          <w:jc w:val="center"/>
        </w:trPr>
        <w:tc>
          <w:tcPr>
            <w:tcW w:w="1928" w:type="dxa"/>
            <w:noWrap/>
            <w:hideMark/>
          </w:tcPr>
          <w:p w14:paraId="02275066"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Tax exemption</w:t>
            </w:r>
          </w:p>
        </w:tc>
        <w:tc>
          <w:tcPr>
            <w:tcW w:w="2178" w:type="dxa"/>
          </w:tcPr>
          <w:p w14:paraId="7E1C04A9" w14:textId="2D2CE78A" w:rsidR="00C1682F" w:rsidRPr="00B34A6E" w:rsidRDefault="00C1682F"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3943FE4B" w14:textId="2A118B5C"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007F67A8"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32B84B6F"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6332AC07"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Tax Exemption</w:t>
            </w:r>
          </w:p>
        </w:tc>
      </w:tr>
      <w:tr w:rsidR="00C1682F" w:rsidRPr="00B34A6E" w14:paraId="623B21CA" w14:textId="77777777" w:rsidTr="00081015">
        <w:trPr>
          <w:trHeight w:val="510"/>
          <w:jc w:val="center"/>
        </w:trPr>
        <w:tc>
          <w:tcPr>
            <w:tcW w:w="1928" w:type="dxa"/>
            <w:noWrap/>
            <w:hideMark/>
          </w:tcPr>
          <w:p w14:paraId="2157310D"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Extraordinary balancing</w:t>
            </w:r>
          </w:p>
        </w:tc>
        <w:tc>
          <w:tcPr>
            <w:tcW w:w="2178" w:type="dxa"/>
          </w:tcPr>
          <w:p w14:paraId="4D0F5789" w14:textId="1F5E3C52" w:rsidR="00C1682F" w:rsidRPr="00B34A6E" w:rsidRDefault="00C1682F"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290178BF" w14:textId="11FA5EB1"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3881F3A1"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6C6C42D3"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104C829B"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Extraordinary balancing</w:t>
            </w:r>
          </w:p>
        </w:tc>
      </w:tr>
      <w:tr w:rsidR="00C1682F" w:rsidRPr="00B34A6E" w14:paraId="34DE2E85" w14:textId="77777777" w:rsidTr="00081015">
        <w:trPr>
          <w:trHeight w:val="510"/>
          <w:jc w:val="center"/>
        </w:trPr>
        <w:tc>
          <w:tcPr>
            <w:tcW w:w="1928" w:type="dxa"/>
            <w:noWrap/>
            <w:hideMark/>
          </w:tcPr>
          <w:p w14:paraId="118C260A"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Commission conditions</w:t>
            </w:r>
          </w:p>
        </w:tc>
        <w:tc>
          <w:tcPr>
            <w:tcW w:w="2178" w:type="dxa"/>
          </w:tcPr>
          <w:p w14:paraId="64AE0692" w14:textId="754240A8"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489C1770" w14:textId="34881C2F"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273BFA4E"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42FE5B47"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33007D93"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Commission conditions</w:t>
            </w:r>
          </w:p>
        </w:tc>
      </w:tr>
      <w:tr w:rsidR="00C1682F" w:rsidRPr="00B34A6E" w14:paraId="0812EF28" w14:textId="77777777" w:rsidTr="00081015">
        <w:trPr>
          <w:trHeight w:val="510"/>
          <w:jc w:val="center"/>
        </w:trPr>
        <w:tc>
          <w:tcPr>
            <w:tcW w:w="1928" w:type="dxa"/>
            <w:noWrap/>
            <w:hideMark/>
          </w:tcPr>
          <w:p w14:paraId="4AAB6E0C"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Pro rata liability</w:t>
            </w:r>
          </w:p>
        </w:tc>
        <w:tc>
          <w:tcPr>
            <w:tcW w:w="2178" w:type="dxa"/>
          </w:tcPr>
          <w:p w14:paraId="4ACA41D1" w14:textId="5F4CBB04"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2DA99202" w14:textId="6C852430"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5D5333C9"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5BF696C9"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1E038506"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Pro rata liability</w:t>
            </w:r>
          </w:p>
        </w:tc>
      </w:tr>
      <w:tr w:rsidR="00C1682F" w:rsidRPr="00B34A6E" w14:paraId="76797BEB" w14:textId="77777777" w:rsidTr="00081015">
        <w:trPr>
          <w:trHeight w:val="510"/>
          <w:jc w:val="center"/>
        </w:trPr>
        <w:tc>
          <w:tcPr>
            <w:tcW w:w="1928" w:type="dxa"/>
            <w:noWrap/>
            <w:hideMark/>
          </w:tcPr>
          <w:p w14:paraId="596D78F1"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Registration for PBS</w:t>
            </w:r>
          </w:p>
        </w:tc>
        <w:tc>
          <w:tcPr>
            <w:tcW w:w="2178" w:type="dxa"/>
          </w:tcPr>
          <w:p w14:paraId="25F13DC6" w14:textId="74E8E33A"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57C5A438" w14:textId="4080BD76"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5439DD0C"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4AE1F3FE"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595A40EC"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Registration for PBS</w:t>
            </w:r>
          </w:p>
        </w:tc>
      </w:tr>
      <w:tr w:rsidR="00C1682F" w:rsidRPr="00B34A6E" w14:paraId="3FB4C4AB" w14:textId="77777777" w:rsidTr="00081015">
        <w:trPr>
          <w:trHeight w:val="510"/>
          <w:jc w:val="center"/>
        </w:trPr>
        <w:tc>
          <w:tcPr>
            <w:tcW w:w="1928" w:type="dxa"/>
            <w:noWrap/>
            <w:hideMark/>
          </w:tcPr>
          <w:p w14:paraId="2D93CC93"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100% </w:t>
            </w:r>
            <w:proofErr w:type="spellStart"/>
            <w:r w:rsidRPr="00B34A6E">
              <w:rPr>
                <w:rFonts w:ascii="Calibri" w:hAnsi="Calibri" w:cs="Calibri"/>
                <w:strike/>
                <w:sz w:val="22"/>
                <w:szCs w:val="22"/>
              </w:rPr>
              <w:t>volumen</w:t>
            </w:r>
            <w:proofErr w:type="spellEnd"/>
            <w:r w:rsidRPr="00B34A6E">
              <w:rPr>
                <w:rFonts w:ascii="Calibri" w:hAnsi="Calibri" w:cs="Calibri"/>
                <w:strike/>
                <w:sz w:val="22"/>
                <w:szCs w:val="22"/>
              </w:rPr>
              <w:t xml:space="preserve"> flex</w:t>
            </w:r>
          </w:p>
        </w:tc>
        <w:tc>
          <w:tcPr>
            <w:tcW w:w="2178" w:type="dxa"/>
          </w:tcPr>
          <w:p w14:paraId="598528E0" w14:textId="62C3FAE3"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1A1BF3F4" w14:textId="09E60CC9"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3D6A953B"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3CEBDE1D"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 </w:t>
            </w:r>
          </w:p>
        </w:tc>
      </w:tr>
      <w:tr w:rsidR="00C1682F" w:rsidRPr="00B34A6E" w14:paraId="4BD8C0FF" w14:textId="77777777" w:rsidTr="00081015">
        <w:trPr>
          <w:trHeight w:val="510"/>
          <w:jc w:val="center"/>
        </w:trPr>
        <w:tc>
          <w:tcPr>
            <w:tcW w:w="1928" w:type="dxa"/>
            <w:noWrap/>
            <w:hideMark/>
          </w:tcPr>
          <w:p w14:paraId="14E9AE90"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English offer wording</w:t>
            </w:r>
          </w:p>
        </w:tc>
        <w:tc>
          <w:tcPr>
            <w:tcW w:w="2178" w:type="dxa"/>
          </w:tcPr>
          <w:p w14:paraId="520544B5" w14:textId="79758909"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63DA8701" w14:textId="716BDCDF"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517A1026"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52CA5307"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Family- Offer Wording</w:t>
            </w:r>
          </w:p>
          <w:p w14:paraId="36E0097D"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English offer wording</w:t>
            </w:r>
          </w:p>
        </w:tc>
      </w:tr>
      <w:tr w:rsidR="00C1682F" w:rsidRPr="00B34A6E" w14:paraId="22436485" w14:textId="77777777" w:rsidTr="00081015">
        <w:trPr>
          <w:trHeight w:val="510"/>
          <w:jc w:val="center"/>
        </w:trPr>
        <w:tc>
          <w:tcPr>
            <w:tcW w:w="1928" w:type="dxa"/>
            <w:hideMark/>
          </w:tcPr>
          <w:p w14:paraId="5570E681"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Biogas cost</w:t>
            </w:r>
          </w:p>
        </w:tc>
        <w:tc>
          <w:tcPr>
            <w:tcW w:w="2178" w:type="dxa"/>
          </w:tcPr>
          <w:p w14:paraId="01F7D78A" w14:textId="09B12E19"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418" w:type="dxa"/>
            <w:hideMark/>
          </w:tcPr>
          <w:p w14:paraId="6747C3F8" w14:textId="641E859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4735EA85"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7A72B998"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Family- Cost &amp; Margin</w:t>
            </w:r>
          </w:p>
          <w:p w14:paraId="1E46EEC9"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Biogas cost</w:t>
            </w:r>
          </w:p>
        </w:tc>
      </w:tr>
      <w:tr w:rsidR="00C1682F" w:rsidRPr="00B34A6E" w14:paraId="5D98066A" w14:textId="77777777" w:rsidTr="00081015">
        <w:trPr>
          <w:trHeight w:val="510"/>
          <w:jc w:val="center"/>
        </w:trPr>
        <w:tc>
          <w:tcPr>
            <w:tcW w:w="1928" w:type="dxa"/>
            <w:hideMark/>
          </w:tcPr>
          <w:p w14:paraId="0E741172"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lastRenderedPageBreak/>
              <w:t>Biogas margin</w:t>
            </w:r>
          </w:p>
        </w:tc>
        <w:tc>
          <w:tcPr>
            <w:tcW w:w="2178" w:type="dxa"/>
          </w:tcPr>
          <w:p w14:paraId="088D9D9F" w14:textId="2D90D090"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418" w:type="dxa"/>
            <w:hideMark/>
          </w:tcPr>
          <w:p w14:paraId="15CDEEB3" w14:textId="3BF6DD1E"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184B09EB"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11C83B64"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Family- Cost &amp; Margin</w:t>
            </w:r>
          </w:p>
          <w:p w14:paraId="499B1596"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Biogas margin</w:t>
            </w:r>
          </w:p>
        </w:tc>
      </w:tr>
      <w:tr w:rsidR="00C1682F" w:rsidRPr="00B34A6E" w14:paraId="16A347C5" w14:textId="77777777" w:rsidTr="00081015">
        <w:trPr>
          <w:trHeight w:val="510"/>
          <w:jc w:val="center"/>
        </w:trPr>
        <w:tc>
          <w:tcPr>
            <w:tcW w:w="1928" w:type="dxa"/>
            <w:hideMark/>
          </w:tcPr>
          <w:p w14:paraId="2C3AF211"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Biogas type</w:t>
            </w:r>
          </w:p>
        </w:tc>
        <w:tc>
          <w:tcPr>
            <w:tcW w:w="2178" w:type="dxa"/>
          </w:tcPr>
          <w:p w14:paraId="799A1FB3" w14:textId="73EE3979" w:rsidR="00C1682F" w:rsidRPr="00B34A6E" w:rsidRDefault="000E57C9"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6C653CAE" w14:textId="1CAED124"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Drop down (GO types)</w:t>
            </w:r>
          </w:p>
        </w:tc>
        <w:tc>
          <w:tcPr>
            <w:tcW w:w="2024" w:type="dxa"/>
            <w:noWrap/>
            <w:hideMark/>
          </w:tcPr>
          <w:p w14:paraId="02D5DC7F"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469" w:type="dxa"/>
            <w:noWrap/>
            <w:hideMark/>
          </w:tcPr>
          <w:p w14:paraId="61789C39"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 Family- Cost &amp; Margin</w:t>
            </w:r>
          </w:p>
          <w:p w14:paraId="6B0E175D"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Biogas type</w:t>
            </w:r>
          </w:p>
        </w:tc>
      </w:tr>
      <w:tr w:rsidR="00C1682F" w:rsidRPr="00B34A6E" w14:paraId="73A7A44F" w14:textId="77777777" w:rsidTr="00081015">
        <w:trPr>
          <w:trHeight w:val="510"/>
          <w:jc w:val="center"/>
        </w:trPr>
        <w:tc>
          <w:tcPr>
            <w:tcW w:w="1928" w:type="dxa"/>
            <w:hideMark/>
          </w:tcPr>
          <w:p w14:paraId="11050325"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Margin</w:t>
            </w:r>
          </w:p>
        </w:tc>
        <w:tc>
          <w:tcPr>
            <w:tcW w:w="2178" w:type="dxa"/>
          </w:tcPr>
          <w:p w14:paraId="1F9AFF4D" w14:textId="0F6F9687" w:rsidR="00C1682F" w:rsidRPr="00B34A6E" w:rsidRDefault="00EB7F33"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08566D39" w14:textId="459C7E02"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76A8E1D2"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47EC2562"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 Family- Cost &amp; Margin</w:t>
            </w:r>
          </w:p>
          <w:p w14:paraId="4962F040"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Margin</w:t>
            </w:r>
          </w:p>
        </w:tc>
      </w:tr>
      <w:tr w:rsidR="00C1682F" w:rsidRPr="00B34A6E" w14:paraId="01615F87" w14:textId="77777777" w:rsidTr="00081015">
        <w:trPr>
          <w:trHeight w:val="510"/>
          <w:jc w:val="center"/>
        </w:trPr>
        <w:tc>
          <w:tcPr>
            <w:tcW w:w="1928" w:type="dxa"/>
            <w:hideMark/>
          </w:tcPr>
          <w:p w14:paraId="01575B78"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English offer wording</w:t>
            </w:r>
          </w:p>
        </w:tc>
        <w:tc>
          <w:tcPr>
            <w:tcW w:w="2178" w:type="dxa"/>
          </w:tcPr>
          <w:p w14:paraId="2EB01A54" w14:textId="5356EA35"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0F5CCC4F" w14:textId="7D0E751F"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Text in offer wording</w:t>
            </w:r>
          </w:p>
        </w:tc>
        <w:tc>
          <w:tcPr>
            <w:tcW w:w="2024" w:type="dxa"/>
            <w:noWrap/>
            <w:hideMark/>
          </w:tcPr>
          <w:p w14:paraId="7616B1A3"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69" w:type="dxa"/>
            <w:noWrap/>
            <w:hideMark/>
          </w:tcPr>
          <w:p w14:paraId="5FA9B5BC"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Offer Wording</w:t>
            </w:r>
          </w:p>
          <w:p w14:paraId="0CADC4BE"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English offer wording</w:t>
            </w:r>
          </w:p>
        </w:tc>
      </w:tr>
      <w:tr w:rsidR="00C1682F" w:rsidRPr="00B34A6E" w14:paraId="4094FECF" w14:textId="77777777" w:rsidTr="00081015">
        <w:trPr>
          <w:trHeight w:val="510"/>
          <w:jc w:val="center"/>
        </w:trPr>
        <w:tc>
          <w:tcPr>
            <w:tcW w:w="1928" w:type="dxa"/>
            <w:hideMark/>
          </w:tcPr>
          <w:p w14:paraId="0F9A81DB"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Flex fee </w:t>
            </w:r>
          </w:p>
        </w:tc>
        <w:tc>
          <w:tcPr>
            <w:tcW w:w="2178" w:type="dxa"/>
          </w:tcPr>
          <w:p w14:paraId="21819D47" w14:textId="68C06E66"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357470CC" w14:textId="7DBB9CF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4F1816F7"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6A35E396"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Family- Gas Additional fees</w:t>
            </w:r>
          </w:p>
          <w:p w14:paraId="3068D3E0"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Flex fee</w:t>
            </w:r>
          </w:p>
        </w:tc>
      </w:tr>
      <w:tr w:rsidR="00C1682F" w:rsidRPr="00B34A6E" w14:paraId="5DC3179C" w14:textId="77777777" w:rsidTr="00081015">
        <w:trPr>
          <w:trHeight w:val="510"/>
          <w:jc w:val="center"/>
        </w:trPr>
        <w:tc>
          <w:tcPr>
            <w:tcW w:w="1928" w:type="dxa"/>
            <w:hideMark/>
          </w:tcPr>
          <w:p w14:paraId="2F001B26"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Flex fee adjustment</w:t>
            </w:r>
          </w:p>
        </w:tc>
        <w:tc>
          <w:tcPr>
            <w:tcW w:w="2178" w:type="dxa"/>
          </w:tcPr>
          <w:p w14:paraId="1A853F59" w14:textId="39582196"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321E5360" w14:textId="2C783490"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50716A28"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2A026A08"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39AA8528"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Attribute- Flex fee adjustment</w:t>
            </w:r>
          </w:p>
        </w:tc>
      </w:tr>
      <w:tr w:rsidR="00C1682F" w:rsidRPr="00B34A6E" w14:paraId="25A45DEB" w14:textId="77777777" w:rsidTr="00081015">
        <w:trPr>
          <w:trHeight w:val="510"/>
          <w:jc w:val="center"/>
        </w:trPr>
        <w:tc>
          <w:tcPr>
            <w:tcW w:w="1928" w:type="dxa"/>
            <w:hideMark/>
          </w:tcPr>
          <w:p w14:paraId="206DB1D6"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Conversion premium</w:t>
            </w:r>
          </w:p>
        </w:tc>
        <w:tc>
          <w:tcPr>
            <w:tcW w:w="2178" w:type="dxa"/>
          </w:tcPr>
          <w:p w14:paraId="6BE6E7EB" w14:textId="050D4BDE"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2B4C2361" w14:textId="5148AB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22F60267"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52C6EBCE"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34511521"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Conversion premium</w:t>
            </w:r>
          </w:p>
        </w:tc>
      </w:tr>
      <w:tr w:rsidR="00C1682F" w:rsidRPr="00B34A6E" w14:paraId="3E508A36" w14:textId="77777777" w:rsidTr="00081015">
        <w:trPr>
          <w:trHeight w:val="2040"/>
          <w:jc w:val="center"/>
        </w:trPr>
        <w:tc>
          <w:tcPr>
            <w:tcW w:w="1928" w:type="dxa"/>
            <w:hideMark/>
          </w:tcPr>
          <w:p w14:paraId="2DB3CC6D"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lastRenderedPageBreak/>
              <w:t>Credit fee</w:t>
            </w:r>
          </w:p>
        </w:tc>
        <w:tc>
          <w:tcPr>
            <w:tcW w:w="2178" w:type="dxa"/>
          </w:tcPr>
          <w:p w14:paraId="6CF47196" w14:textId="6A2424FD"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65B63315" w14:textId="655E47C6"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Prep curve</w:t>
            </w:r>
          </w:p>
        </w:tc>
        <w:tc>
          <w:tcPr>
            <w:tcW w:w="2024" w:type="dxa"/>
            <w:hideMark/>
          </w:tcPr>
          <w:p w14:paraId="19D2A365"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69" w:type="dxa"/>
            <w:noWrap/>
            <w:hideMark/>
          </w:tcPr>
          <w:p w14:paraId="40D30959"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7B1A62E3"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Credit fee</w:t>
            </w:r>
          </w:p>
        </w:tc>
      </w:tr>
      <w:tr w:rsidR="00C1682F" w:rsidRPr="00B34A6E" w14:paraId="45201297" w14:textId="77777777" w:rsidTr="00081015">
        <w:trPr>
          <w:trHeight w:val="2040"/>
          <w:jc w:val="center"/>
        </w:trPr>
        <w:tc>
          <w:tcPr>
            <w:tcW w:w="1928" w:type="dxa"/>
            <w:hideMark/>
          </w:tcPr>
          <w:p w14:paraId="32D31B40"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Imbalance fee</w:t>
            </w:r>
          </w:p>
        </w:tc>
        <w:tc>
          <w:tcPr>
            <w:tcW w:w="2178" w:type="dxa"/>
          </w:tcPr>
          <w:p w14:paraId="2A9CDE06" w14:textId="07ABF799"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67C933B9" w14:textId="48FCF056"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Prep curve</w:t>
            </w:r>
          </w:p>
        </w:tc>
        <w:tc>
          <w:tcPr>
            <w:tcW w:w="2024" w:type="dxa"/>
            <w:hideMark/>
          </w:tcPr>
          <w:p w14:paraId="2CD2395E"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69" w:type="dxa"/>
            <w:noWrap/>
            <w:hideMark/>
          </w:tcPr>
          <w:p w14:paraId="17EF99FA"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5DF2C297"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Imbalance fee</w:t>
            </w:r>
          </w:p>
        </w:tc>
      </w:tr>
      <w:tr w:rsidR="00C1682F" w:rsidRPr="00B34A6E" w14:paraId="30940B42" w14:textId="77777777" w:rsidTr="00081015">
        <w:trPr>
          <w:trHeight w:val="510"/>
          <w:jc w:val="center"/>
        </w:trPr>
        <w:tc>
          <w:tcPr>
            <w:tcW w:w="1928" w:type="dxa"/>
            <w:hideMark/>
          </w:tcPr>
          <w:p w14:paraId="7A760EBB"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Imbalance adjustment</w:t>
            </w:r>
          </w:p>
        </w:tc>
        <w:tc>
          <w:tcPr>
            <w:tcW w:w="2178" w:type="dxa"/>
          </w:tcPr>
          <w:p w14:paraId="7EAC36AC" w14:textId="6B465B75"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1E202102" w14:textId="11DA4C42"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519F13FB"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5ECE5E3F"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2E027D77"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Imbalance adjustment</w:t>
            </w:r>
          </w:p>
        </w:tc>
      </w:tr>
      <w:tr w:rsidR="00C1682F" w:rsidRPr="00B34A6E" w14:paraId="4E9EF15A" w14:textId="77777777" w:rsidTr="00081015">
        <w:trPr>
          <w:trHeight w:val="510"/>
          <w:jc w:val="center"/>
        </w:trPr>
        <w:tc>
          <w:tcPr>
            <w:tcW w:w="1928" w:type="dxa"/>
            <w:hideMark/>
          </w:tcPr>
          <w:p w14:paraId="3A80B254"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Extended payment terms Fee</w:t>
            </w:r>
          </w:p>
        </w:tc>
        <w:tc>
          <w:tcPr>
            <w:tcW w:w="2178" w:type="dxa"/>
          </w:tcPr>
          <w:p w14:paraId="67689328" w14:textId="052F7E29" w:rsidR="00C1682F" w:rsidRPr="00B34A6E" w:rsidRDefault="00357F48"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764601B3" w14:textId="3E2D3575"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76BC3147"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2CBB575F"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2A13A49D"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lastRenderedPageBreak/>
              <w:t>Attribute- Extended payment terms Fee</w:t>
            </w:r>
          </w:p>
        </w:tc>
      </w:tr>
      <w:tr w:rsidR="00C1682F" w:rsidRPr="00B34A6E" w14:paraId="1FDFAADD" w14:textId="77777777" w:rsidTr="00081015">
        <w:trPr>
          <w:trHeight w:val="510"/>
          <w:jc w:val="center"/>
        </w:trPr>
        <w:tc>
          <w:tcPr>
            <w:tcW w:w="1928" w:type="dxa"/>
            <w:hideMark/>
          </w:tcPr>
          <w:p w14:paraId="429DED20"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lastRenderedPageBreak/>
              <w:t>Extended Payment terms Days</w:t>
            </w:r>
          </w:p>
        </w:tc>
        <w:tc>
          <w:tcPr>
            <w:tcW w:w="2178" w:type="dxa"/>
          </w:tcPr>
          <w:p w14:paraId="65C459D6" w14:textId="5DADB93E" w:rsidR="00C1682F" w:rsidRPr="00B34A6E" w:rsidRDefault="00EC73E2"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3F9EBFE3" w14:textId="13F98086"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Drop down (payment types)</w:t>
            </w:r>
          </w:p>
        </w:tc>
        <w:tc>
          <w:tcPr>
            <w:tcW w:w="2024" w:type="dxa"/>
            <w:noWrap/>
            <w:hideMark/>
          </w:tcPr>
          <w:p w14:paraId="48344A72"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469" w:type="dxa"/>
            <w:noWrap/>
            <w:hideMark/>
          </w:tcPr>
          <w:p w14:paraId="1918CF3C"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67D2DFC6"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Extended Payment terms Days</w:t>
            </w:r>
          </w:p>
        </w:tc>
      </w:tr>
      <w:tr w:rsidR="00C1682F" w:rsidRPr="00B34A6E" w14:paraId="3407B981" w14:textId="77777777" w:rsidTr="00081015">
        <w:trPr>
          <w:trHeight w:val="255"/>
          <w:jc w:val="center"/>
        </w:trPr>
        <w:tc>
          <w:tcPr>
            <w:tcW w:w="1928" w:type="dxa"/>
            <w:hideMark/>
          </w:tcPr>
          <w:p w14:paraId="62AAA465"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Transmission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c>
          <w:tcPr>
            <w:tcW w:w="2178" w:type="dxa"/>
          </w:tcPr>
          <w:p w14:paraId="23E1DA70" w14:textId="6CA85ADC" w:rsidR="00C1682F" w:rsidRPr="00B34A6E" w:rsidRDefault="00EC73E2"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477194CD" w14:textId="0EB3D43D"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Single value</w:t>
            </w:r>
          </w:p>
        </w:tc>
        <w:tc>
          <w:tcPr>
            <w:tcW w:w="2024" w:type="dxa"/>
            <w:noWrap/>
            <w:hideMark/>
          </w:tcPr>
          <w:p w14:paraId="6B665BB4"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50D9036C"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Family- Gas Additional Price</w:t>
            </w:r>
          </w:p>
          <w:p w14:paraId="306529F7"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Transmission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r>
      <w:tr w:rsidR="00C1682F" w:rsidRPr="00B34A6E" w14:paraId="4FB6D5D0" w14:textId="77777777" w:rsidTr="00081015">
        <w:trPr>
          <w:trHeight w:val="510"/>
          <w:jc w:val="center"/>
        </w:trPr>
        <w:tc>
          <w:tcPr>
            <w:tcW w:w="1928" w:type="dxa"/>
            <w:hideMark/>
          </w:tcPr>
          <w:p w14:paraId="27645C5C"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Transmission margin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c>
          <w:tcPr>
            <w:tcW w:w="2178" w:type="dxa"/>
          </w:tcPr>
          <w:p w14:paraId="6EE9BDDE" w14:textId="36285296" w:rsidR="00C1682F" w:rsidRPr="00B34A6E" w:rsidRDefault="00A651DF"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50380EBC" w14:textId="73C1DA89"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119A2FEC"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632D1A3E"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5454AE7D"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 xml:space="preserve">Attribute- Transmission margin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r>
      <w:tr w:rsidR="00C1682F" w:rsidRPr="00B34A6E" w14:paraId="5FF0D3B5" w14:textId="77777777" w:rsidTr="00081015">
        <w:trPr>
          <w:trHeight w:val="510"/>
          <w:jc w:val="center"/>
        </w:trPr>
        <w:tc>
          <w:tcPr>
            <w:tcW w:w="1928" w:type="dxa"/>
            <w:hideMark/>
          </w:tcPr>
          <w:p w14:paraId="343575B0"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Transmission margin in DKK/md (DMS)</w:t>
            </w:r>
          </w:p>
        </w:tc>
        <w:tc>
          <w:tcPr>
            <w:tcW w:w="2178" w:type="dxa"/>
          </w:tcPr>
          <w:p w14:paraId="14D6CB6B" w14:textId="43F50FA5" w:rsidR="00C1682F" w:rsidRPr="00B34A6E" w:rsidRDefault="00A651DF"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01F0B4B6" w14:textId="280CF9C5"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0A516072"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6EED9CFA"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2CAC100F"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Transmission margin in DKK/md (DMS)</w:t>
            </w:r>
          </w:p>
        </w:tc>
      </w:tr>
      <w:tr w:rsidR="00C1682F" w:rsidRPr="00B34A6E" w14:paraId="7C02A3DB" w14:textId="77777777" w:rsidTr="00081015">
        <w:trPr>
          <w:trHeight w:val="510"/>
          <w:jc w:val="center"/>
        </w:trPr>
        <w:tc>
          <w:tcPr>
            <w:tcW w:w="1928" w:type="dxa"/>
            <w:hideMark/>
          </w:tcPr>
          <w:p w14:paraId="34F6B2CD"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Transmission margin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(DMS)</w:t>
            </w:r>
          </w:p>
        </w:tc>
        <w:tc>
          <w:tcPr>
            <w:tcW w:w="2178" w:type="dxa"/>
          </w:tcPr>
          <w:p w14:paraId="78C89B52" w14:textId="2B2B69D6" w:rsidR="00C1682F" w:rsidRPr="00B34A6E" w:rsidRDefault="00A651DF"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77363976" w14:textId="7A43094C"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76475FA5"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2B2D3FD8"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01F70189"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 xml:space="preserve">Attribute- Transmission margin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/m³(DMS)</w:t>
            </w:r>
          </w:p>
        </w:tc>
      </w:tr>
      <w:tr w:rsidR="00C1682F" w:rsidRPr="00B34A6E" w14:paraId="28F4B49F" w14:textId="77777777" w:rsidTr="00081015">
        <w:trPr>
          <w:trHeight w:val="765"/>
          <w:jc w:val="center"/>
        </w:trPr>
        <w:tc>
          <w:tcPr>
            <w:tcW w:w="1928" w:type="dxa"/>
            <w:hideMark/>
          </w:tcPr>
          <w:p w14:paraId="0C550685"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Transmission adjustment DKK/md (DMS)</w:t>
            </w:r>
          </w:p>
        </w:tc>
        <w:tc>
          <w:tcPr>
            <w:tcW w:w="2178" w:type="dxa"/>
          </w:tcPr>
          <w:p w14:paraId="428D1C2F" w14:textId="2B73B60E" w:rsidR="00C1682F" w:rsidRPr="00B34A6E" w:rsidRDefault="00A651DF"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34E7CD65" w14:textId="760BECEC"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3BBF748F"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3AE755C3"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57D1DC13"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lastRenderedPageBreak/>
              <w:t>Attribute- Transmission adjustment DKK/md (DMS)</w:t>
            </w:r>
          </w:p>
        </w:tc>
      </w:tr>
      <w:tr w:rsidR="00C1682F" w:rsidRPr="00B34A6E" w14:paraId="311215E7" w14:textId="77777777" w:rsidTr="00081015">
        <w:trPr>
          <w:trHeight w:val="765"/>
          <w:jc w:val="center"/>
        </w:trPr>
        <w:tc>
          <w:tcPr>
            <w:tcW w:w="1928" w:type="dxa"/>
            <w:hideMark/>
          </w:tcPr>
          <w:p w14:paraId="4EC20AEE"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lastRenderedPageBreak/>
              <w:t>Transmission adjustment DMS (DMS)</w:t>
            </w:r>
          </w:p>
        </w:tc>
        <w:tc>
          <w:tcPr>
            <w:tcW w:w="2178" w:type="dxa"/>
          </w:tcPr>
          <w:p w14:paraId="3B1B98E9" w14:textId="5B393EFF" w:rsidR="00C1682F" w:rsidRPr="00B34A6E" w:rsidRDefault="00A651DF"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052A3E22" w14:textId="513A0D43"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409E4085"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121E0191"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242EC396"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Transmission adjustment DMS (DMS)</w:t>
            </w:r>
          </w:p>
        </w:tc>
      </w:tr>
      <w:tr w:rsidR="00C1682F" w:rsidRPr="00B34A6E" w14:paraId="77C8B2DF" w14:textId="77777777" w:rsidTr="00081015">
        <w:trPr>
          <w:trHeight w:val="765"/>
          <w:jc w:val="center"/>
        </w:trPr>
        <w:tc>
          <w:tcPr>
            <w:tcW w:w="1928" w:type="dxa"/>
            <w:hideMark/>
          </w:tcPr>
          <w:p w14:paraId="1DDF128A"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Transmission model (DMS)</w:t>
            </w:r>
          </w:p>
        </w:tc>
        <w:tc>
          <w:tcPr>
            <w:tcW w:w="2178" w:type="dxa"/>
          </w:tcPr>
          <w:p w14:paraId="110D2F39" w14:textId="11B293E0" w:rsidR="00C1682F" w:rsidRPr="00B34A6E" w:rsidRDefault="00EC73E2"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11D706E3" w14:textId="096F61F2"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Hadrian model</w:t>
            </w:r>
          </w:p>
        </w:tc>
        <w:tc>
          <w:tcPr>
            <w:tcW w:w="2024" w:type="dxa"/>
            <w:hideMark/>
          </w:tcPr>
          <w:p w14:paraId="012FE246"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Calculation of Flex and Transportation Values </w:t>
            </w:r>
          </w:p>
        </w:tc>
        <w:tc>
          <w:tcPr>
            <w:tcW w:w="1469" w:type="dxa"/>
            <w:noWrap/>
            <w:hideMark/>
          </w:tcPr>
          <w:p w14:paraId="25084690"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4987BF74"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Transmission model (DMS)</w:t>
            </w:r>
          </w:p>
        </w:tc>
      </w:tr>
      <w:tr w:rsidR="00C1682F" w:rsidRPr="00B34A6E" w14:paraId="537797F5" w14:textId="77777777" w:rsidTr="00081015">
        <w:trPr>
          <w:trHeight w:val="765"/>
          <w:jc w:val="center"/>
        </w:trPr>
        <w:tc>
          <w:tcPr>
            <w:tcW w:w="1928" w:type="dxa"/>
            <w:hideMark/>
          </w:tcPr>
          <w:p w14:paraId="6983028E"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Invoice unit </w:t>
            </w:r>
            <w:r w:rsidRPr="00B34A6E">
              <w:rPr>
                <w:rFonts w:ascii="Calibri" w:hAnsi="Calibri" w:cs="Calibri"/>
                <w:strike/>
                <w:sz w:val="22"/>
                <w:szCs w:val="22"/>
              </w:rPr>
              <w:br/>
              <w:t>(if the product is for Swedish customers)</w:t>
            </w:r>
          </w:p>
        </w:tc>
        <w:tc>
          <w:tcPr>
            <w:tcW w:w="2178" w:type="dxa"/>
          </w:tcPr>
          <w:p w14:paraId="315643E1" w14:textId="04F755CA" w:rsidR="00C1682F" w:rsidRPr="00B34A6E" w:rsidRDefault="00EC73E2" w:rsidP="00CD6CD8">
            <w:pPr>
              <w:ind w:left="0"/>
              <w:jc w:val="center"/>
              <w:rPr>
                <w:rFonts w:ascii="Calibri" w:hAnsi="Calibri" w:cs="Calibri"/>
                <w:strike/>
                <w:sz w:val="22"/>
                <w:szCs w:val="22"/>
              </w:rPr>
            </w:pPr>
            <w:r w:rsidRPr="00B34A6E">
              <w:rPr>
                <w:rFonts w:ascii="Calibri" w:hAnsi="Calibri" w:cs="Calibri"/>
                <w:strike/>
                <w:sz w:val="22"/>
                <w:szCs w:val="22"/>
              </w:rPr>
              <w:t>N/A</w:t>
            </w:r>
          </w:p>
        </w:tc>
        <w:tc>
          <w:tcPr>
            <w:tcW w:w="1418" w:type="dxa"/>
            <w:hideMark/>
          </w:tcPr>
          <w:p w14:paraId="6205F101" w14:textId="7737C38F"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Drop down</w:t>
            </w:r>
          </w:p>
        </w:tc>
        <w:tc>
          <w:tcPr>
            <w:tcW w:w="2024" w:type="dxa"/>
            <w:noWrap/>
            <w:hideMark/>
          </w:tcPr>
          <w:p w14:paraId="18FB9107"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469" w:type="dxa"/>
            <w:noWrap/>
            <w:hideMark/>
          </w:tcPr>
          <w:p w14:paraId="05F76EF9"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Family- Gas Price</w:t>
            </w:r>
          </w:p>
          <w:p w14:paraId="0068E721"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Invoice unit</w:t>
            </w:r>
          </w:p>
        </w:tc>
      </w:tr>
      <w:tr w:rsidR="00C1682F" w:rsidRPr="00B34A6E" w14:paraId="66706A28" w14:textId="77777777" w:rsidTr="00081015">
        <w:trPr>
          <w:trHeight w:val="2040"/>
          <w:jc w:val="center"/>
        </w:trPr>
        <w:tc>
          <w:tcPr>
            <w:tcW w:w="1928" w:type="dxa"/>
            <w:hideMark/>
          </w:tcPr>
          <w:p w14:paraId="2E0D69F9"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Currency Fixed Price</w:t>
            </w:r>
            <w:r w:rsidRPr="00B34A6E">
              <w:rPr>
                <w:rFonts w:ascii="Calibri" w:hAnsi="Calibri" w:cs="Calibri"/>
                <w:strike/>
                <w:sz w:val="22"/>
                <w:szCs w:val="22"/>
              </w:rPr>
              <w:br/>
              <w:t>(if the product is for Swedish customers)</w:t>
            </w:r>
          </w:p>
        </w:tc>
        <w:tc>
          <w:tcPr>
            <w:tcW w:w="2178" w:type="dxa"/>
          </w:tcPr>
          <w:p w14:paraId="13DFC7AC" w14:textId="1FA2D6A4" w:rsidR="00C1682F" w:rsidRPr="00B34A6E" w:rsidRDefault="00EC73E2"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53A740C2" w14:textId="2A838DB3"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Prep curve</w:t>
            </w:r>
          </w:p>
        </w:tc>
        <w:tc>
          <w:tcPr>
            <w:tcW w:w="2024" w:type="dxa"/>
            <w:hideMark/>
          </w:tcPr>
          <w:p w14:paraId="526C415F"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69" w:type="dxa"/>
            <w:noWrap/>
            <w:hideMark/>
          </w:tcPr>
          <w:p w14:paraId="1E14ACC2"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Price</w:t>
            </w:r>
          </w:p>
          <w:p w14:paraId="1A3460C0"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Currency Fixed Price</w:t>
            </w:r>
          </w:p>
        </w:tc>
      </w:tr>
      <w:tr w:rsidR="00C1682F" w:rsidRPr="00B34A6E" w14:paraId="18D3CB17" w14:textId="77777777" w:rsidTr="00081015">
        <w:trPr>
          <w:trHeight w:val="1020"/>
          <w:jc w:val="center"/>
        </w:trPr>
        <w:tc>
          <w:tcPr>
            <w:tcW w:w="1928" w:type="dxa"/>
            <w:hideMark/>
          </w:tcPr>
          <w:p w14:paraId="01A57A85"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Currency risk adjustment</w:t>
            </w:r>
            <w:r w:rsidRPr="00B34A6E">
              <w:rPr>
                <w:rFonts w:ascii="Calibri" w:hAnsi="Calibri" w:cs="Calibri"/>
                <w:strike/>
                <w:sz w:val="22"/>
                <w:szCs w:val="22"/>
              </w:rPr>
              <w:br/>
              <w:t>(if the product is for Swedish customers)</w:t>
            </w:r>
          </w:p>
        </w:tc>
        <w:tc>
          <w:tcPr>
            <w:tcW w:w="2178" w:type="dxa"/>
          </w:tcPr>
          <w:p w14:paraId="7B28414E" w14:textId="45110428" w:rsidR="00C1682F" w:rsidRPr="00B34A6E" w:rsidRDefault="00EC73E2" w:rsidP="00CD6CD8">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418" w:type="dxa"/>
            <w:hideMark/>
          </w:tcPr>
          <w:p w14:paraId="4459E8B4" w14:textId="51F9E738"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Single value </w:t>
            </w:r>
          </w:p>
        </w:tc>
        <w:tc>
          <w:tcPr>
            <w:tcW w:w="2024" w:type="dxa"/>
            <w:noWrap/>
            <w:hideMark/>
          </w:tcPr>
          <w:p w14:paraId="4841178F" w14:textId="77777777" w:rsidR="00C1682F" w:rsidRPr="00B34A6E" w:rsidRDefault="00C1682F"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69" w:type="dxa"/>
            <w:noWrap/>
            <w:hideMark/>
          </w:tcPr>
          <w:p w14:paraId="0431A9E9"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Price</w:t>
            </w:r>
          </w:p>
          <w:p w14:paraId="005004C6"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Currency risk adjustment</w:t>
            </w:r>
          </w:p>
        </w:tc>
      </w:tr>
      <w:tr w:rsidR="00C1682F" w:rsidRPr="00B34A6E" w14:paraId="5DDADEBC" w14:textId="77777777" w:rsidTr="00081015">
        <w:trPr>
          <w:trHeight w:val="510"/>
          <w:jc w:val="center"/>
        </w:trPr>
        <w:tc>
          <w:tcPr>
            <w:tcW w:w="1928" w:type="dxa"/>
            <w:hideMark/>
          </w:tcPr>
          <w:p w14:paraId="1022FCD0"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lastRenderedPageBreak/>
              <w:t>Fixed Price (GTF commodity price)</w:t>
            </w:r>
          </w:p>
        </w:tc>
        <w:tc>
          <w:tcPr>
            <w:tcW w:w="2178" w:type="dxa"/>
          </w:tcPr>
          <w:p w14:paraId="505EBBE3" w14:textId="07741328" w:rsidR="00C1682F" w:rsidRPr="00B34A6E" w:rsidRDefault="00A651DF" w:rsidP="00CD6CD8">
            <w:pPr>
              <w:ind w:left="0"/>
              <w:jc w:val="center"/>
              <w:rPr>
                <w:rFonts w:ascii="Calibri" w:hAnsi="Calibri" w:cs="Calibri"/>
                <w:strike/>
                <w:sz w:val="22"/>
                <w:szCs w:val="22"/>
              </w:rPr>
            </w:pPr>
            <w:r w:rsidRPr="00B34A6E">
              <w:rPr>
                <w:rFonts w:ascii="Calibri" w:hAnsi="Calibri" w:cs="Calibri"/>
                <w:strike/>
                <w:sz w:val="22"/>
                <w:szCs w:val="22"/>
              </w:rPr>
              <w:t>Yes</w:t>
            </w:r>
          </w:p>
        </w:tc>
        <w:tc>
          <w:tcPr>
            <w:tcW w:w="1418" w:type="dxa"/>
            <w:hideMark/>
          </w:tcPr>
          <w:p w14:paraId="29497609" w14:textId="69DCA2CF"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Prep curve (commodity price)</w:t>
            </w:r>
          </w:p>
        </w:tc>
        <w:tc>
          <w:tcPr>
            <w:tcW w:w="2024" w:type="dxa"/>
            <w:hideMark/>
          </w:tcPr>
          <w:p w14:paraId="02420555"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xml:space="preserve">Weighted commodity price = Monthly </w:t>
            </w:r>
            <w:proofErr w:type="spellStart"/>
            <w:r w:rsidRPr="00B34A6E">
              <w:rPr>
                <w:rFonts w:ascii="Calibri" w:hAnsi="Calibri" w:cs="Calibri"/>
                <w:strike/>
                <w:sz w:val="22"/>
                <w:szCs w:val="22"/>
              </w:rPr>
              <w:t>System+EPAD</w:t>
            </w:r>
            <w:proofErr w:type="spellEnd"/>
            <w:r w:rsidRPr="00B34A6E">
              <w:rPr>
                <w:rFonts w:ascii="Calibri" w:hAnsi="Calibri" w:cs="Calibri"/>
                <w:strike/>
                <w:sz w:val="22"/>
                <w:szCs w:val="22"/>
              </w:rPr>
              <w:t xml:space="preserve"> * Monthly </w:t>
            </w:r>
            <w:proofErr w:type="spellStart"/>
            <w:r w:rsidRPr="00B34A6E">
              <w:rPr>
                <w:rFonts w:ascii="Calibri" w:hAnsi="Calibri" w:cs="Calibri"/>
                <w:strike/>
                <w:sz w:val="22"/>
                <w:szCs w:val="22"/>
              </w:rPr>
              <w:t>volumen</w:t>
            </w:r>
            <w:proofErr w:type="spellEnd"/>
          </w:p>
        </w:tc>
        <w:tc>
          <w:tcPr>
            <w:tcW w:w="1469" w:type="dxa"/>
            <w:noWrap/>
            <w:hideMark/>
          </w:tcPr>
          <w:p w14:paraId="39D32D33" w14:textId="77777777" w:rsidR="00C1682F" w:rsidRPr="00B34A6E" w:rsidRDefault="00C1682F" w:rsidP="0058252C">
            <w:pPr>
              <w:ind w:left="0"/>
              <w:jc w:val="left"/>
              <w:rPr>
                <w:rFonts w:ascii="Calibri" w:hAnsi="Calibri" w:cs="Calibri"/>
                <w:strike/>
                <w:sz w:val="22"/>
                <w:szCs w:val="22"/>
              </w:rPr>
            </w:pPr>
            <w:r w:rsidRPr="00B34A6E">
              <w:rPr>
                <w:rFonts w:ascii="Calibri" w:hAnsi="Calibri" w:cs="Calibri"/>
                <w:strike/>
                <w:sz w:val="22"/>
                <w:szCs w:val="22"/>
              </w:rPr>
              <w:t> Family- Gas Price</w:t>
            </w:r>
          </w:p>
          <w:p w14:paraId="7579D485" w14:textId="77777777" w:rsidR="00C1682F" w:rsidRPr="00B34A6E" w:rsidRDefault="00C1682F" w:rsidP="0058252C">
            <w:pPr>
              <w:ind w:left="0"/>
              <w:rPr>
                <w:rFonts w:ascii="Calibri" w:hAnsi="Calibri" w:cs="Calibri"/>
                <w:strike/>
                <w:sz w:val="22"/>
                <w:szCs w:val="22"/>
              </w:rPr>
            </w:pPr>
            <w:r w:rsidRPr="00B34A6E">
              <w:rPr>
                <w:rFonts w:ascii="Calibri" w:hAnsi="Calibri" w:cs="Calibri"/>
                <w:strike/>
                <w:sz w:val="22"/>
                <w:szCs w:val="22"/>
              </w:rPr>
              <w:t>Attribute- Fixed Price (GTF commodity price)</w:t>
            </w:r>
          </w:p>
        </w:tc>
      </w:tr>
    </w:tbl>
    <w:p w14:paraId="309FCC35" w14:textId="77777777" w:rsidR="00977068" w:rsidRPr="007D4ED4" w:rsidRDefault="00977068" w:rsidP="00977068">
      <w:pPr>
        <w:ind w:left="0"/>
        <w:rPr>
          <w:rFonts w:ascii="Calibri" w:hAnsi="Calibri" w:cs="Calibri"/>
          <w:sz w:val="22"/>
          <w:szCs w:val="22"/>
        </w:rPr>
      </w:pPr>
    </w:p>
    <w:p w14:paraId="549AC28E" w14:textId="77777777" w:rsidR="00977068" w:rsidRPr="007D4ED4" w:rsidRDefault="00977068" w:rsidP="00977068">
      <w:pPr>
        <w:ind w:left="0"/>
        <w:rPr>
          <w:rFonts w:ascii="Calibri" w:hAnsi="Calibri" w:cs="Calibri"/>
          <w:sz w:val="22"/>
          <w:szCs w:val="22"/>
        </w:rPr>
      </w:pPr>
    </w:p>
    <w:p w14:paraId="5026992D" w14:textId="1BF3D1DC" w:rsidR="00977068" w:rsidRPr="00B34A6E" w:rsidRDefault="00977068" w:rsidP="00D6162C">
      <w:pPr>
        <w:pStyle w:val="ListParagraph"/>
        <w:numPr>
          <w:ilvl w:val="0"/>
          <w:numId w:val="18"/>
        </w:numPr>
        <w:rPr>
          <w:rFonts w:ascii="Calibri" w:hAnsi="Calibri" w:cs="Calibri"/>
          <w:b/>
          <w:bCs/>
          <w:strike/>
          <w:sz w:val="22"/>
          <w:szCs w:val="22"/>
        </w:rPr>
      </w:pPr>
      <w:r w:rsidRPr="00B34A6E">
        <w:rPr>
          <w:rFonts w:ascii="Calibri" w:hAnsi="Calibri" w:cs="Calibri"/>
          <w:b/>
          <w:bCs/>
          <w:strike/>
          <w:sz w:val="22"/>
          <w:szCs w:val="22"/>
        </w:rPr>
        <w:t xml:space="preserve">TTF </w:t>
      </w:r>
      <w:proofErr w:type="spellStart"/>
      <w:r w:rsidRPr="00B34A6E">
        <w:rPr>
          <w:rFonts w:ascii="Calibri" w:hAnsi="Calibri" w:cs="Calibri"/>
          <w:b/>
          <w:bCs/>
          <w:strike/>
          <w:sz w:val="22"/>
          <w:szCs w:val="22"/>
        </w:rPr>
        <w:t>Månedspris</w:t>
      </w:r>
      <w:proofErr w:type="spellEnd"/>
      <w:r w:rsidRPr="00B34A6E">
        <w:rPr>
          <w:rFonts w:ascii="Calibri" w:hAnsi="Calibri" w:cs="Calibri"/>
          <w:b/>
          <w:bCs/>
          <w:strike/>
          <w:sz w:val="22"/>
          <w:szCs w:val="22"/>
        </w:rPr>
        <w:t xml:space="preserve"> </w:t>
      </w:r>
    </w:p>
    <w:p w14:paraId="73CF3A25" w14:textId="77777777" w:rsidR="00977068" w:rsidRPr="00B34A6E" w:rsidRDefault="00977068" w:rsidP="00977068">
      <w:pPr>
        <w:ind w:left="0"/>
        <w:rPr>
          <w:rFonts w:ascii="Calibri" w:hAnsi="Calibri" w:cs="Calibri"/>
          <w:strike/>
          <w:sz w:val="22"/>
          <w:szCs w:val="22"/>
        </w:rPr>
      </w:pPr>
    </w:p>
    <w:tbl>
      <w:tblPr>
        <w:tblStyle w:val="TableGrid"/>
        <w:tblW w:w="0" w:type="auto"/>
        <w:jc w:val="center"/>
        <w:tblLook w:val="04A0" w:firstRow="1" w:lastRow="0" w:firstColumn="1" w:lastColumn="0" w:noHBand="0" w:noVBand="1"/>
      </w:tblPr>
      <w:tblGrid>
        <w:gridCol w:w="1388"/>
        <w:gridCol w:w="2499"/>
        <w:gridCol w:w="1778"/>
        <w:gridCol w:w="1868"/>
        <w:gridCol w:w="1484"/>
      </w:tblGrid>
      <w:tr w:rsidR="00750950" w:rsidRPr="00B34A6E" w14:paraId="2DABB090" w14:textId="77777777" w:rsidTr="005F106C">
        <w:trPr>
          <w:trHeight w:val="315"/>
          <w:jc w:val="center"/>
        </w:trPr>
        <w:tc>
          <w:tcPr>
            <w:tcW w:w="9017" w:type="dxa"/>
            <w:gridSpan w:val="5"/>
          </w:tcPr>
          <w:p w14:paraId="644106B8" w14:textId="45A525BE" w:rsidR="00750950" w:rsidRPr="00B34A6E" w:rsidRDefault="00750950" w:rsidP="0058252C">
            <w:pPr>
              <w:ind w:left="0"/>
              <w:rPr>
                <w:rFonts w:ascii="Calibri" w:hAnsi="Calibri" w:cs="Calibri"/>
                <w:b/>
                <w:bCs/>
                <w:strike/>
                <w:sz w:val="22"/>
                <w:szCs w:val="22"/>
              </w:rPr>
            </w:pPr>
            <w:r w:rsidRPr="00B34A6E">
              <w:rPr>
                <w:rFonts w:ascii="Calibri" w:hAnsi="Calibri" w:cs="Calibri"/>
                <w:b/>
                <w:bCs/>
                <w:strike/>
                <w:sz w:val="22"/>
                <w:szCs w:val="22"/>
              </w:rPr>
              <w:t xml:space="preserve">Category- TTF </w:t>
            </w:r>
            <w:proofErr w:type="spellStart"/>
            <w:r w:rsidRPr="00B34A6E">
              <w:rPr>
                <w:rFonts w:ascii="Calibri" w:hAnsi="Calibri" w:cs="Calibri"/>
                <w:b/>
                <w:bCs/>
                <w:strike/>
                <w:sz w:val="22"/>
                <w:szCs w:val="22"/>
              </w:rPr>
              <w:t>Månedspris</w:t>
            </w:r>
            <w:proofErr w:type="spellEnd"/>
          </w:p>
        </w:tc>
      </w:tr>
      <w:tr w:rsidR="00750950" w:rsidRPr="00B34A6E" w14:paraId="5168FDB2" w14:textId="77777777" w:rsidTr="006E0B25">
        <w:trPr>
          <w:trHeight w:val="600"/>
          <w:jc w:val="center"/>
        </w:trPr>
        <w:tc>
          <w:tcPr>
            <w:tcW w:w="1129" w:type="dxa"/>
            <w:hideMark/>
          </w:tcPr>
          <w:p w14:paraId="2EA1577C" w14:textId="5E6E8175" w:rsidR="00750950" w:rsidRPr="00B34A6E" w:rsidRDefault="00750950" w:rsidP="00750950">
            <w:pPr>
              <w:ind w:left="0"/>
              <w:jc w:val="center"/>
              <w:rPr>
                <w:rFonts w:ascii="Calibri" w:hAnsi="Calibri" w:cs="Calibri"/>
                <w:b/>
                <w:bCs/>
                <w:strike/>
                <w:sz w:val="22"/>
                <w:szCs w:val="22"/>
              </w:rPr>
            </w:pPr>
            <w:r w:rsidRPr="00B34A6E">
              <w:rPr>
                <w:rFonts w:ascii="Calibri" w:hAnsi="Calibri" w:cs="Calibri"/>
                <w:b/>
                <w:bCs/>
                <w:strike/>
                <w:sz w:val="22"/>
                <w:szCs w:val="22"/>
              </w:rPr>
              <w:t>Attributes</w:t>
            </w:r>
          </w:p>
        </w:tc>
        <w:tc>
          <w:tcPr>
            <w:tcW w:w="2694" w:type="dxa"/>
          </w:tcPr>
          <w:p w14:paraId="3D7E9354" w14:textId="4AB156E1" w:rsidR="00750950" w:rsidRPr="00B34A6E" w:rsidRDefault="00750950" w:rsidP="00750950">
            <w:pPr>
              <w:ind w:left="0"/>
              <w:jc w:val="center"/>
              <w:rPr>
                <w:rFonts w:ascii="Calibri" w:hAnsi="Calibri" w:cs="Calibri"/>
                <w:b/>
                <w:bCs/>
                <w:strike/>
                <w:sz w:val="22"/>
                <w:szCs w:val="22"/>
              </w:rPr>
            </w:pPr>
            <w:r w:rsidRPr="00B34A6E">
              <w:rPr>
                <w:rFonts w:ascii="Calibri" w:hAnsi="Calibri" w:cs="Calibri"/>
                <w:b/>
                <w:bCs/>
                <w:strike/>
                <w:sz w:val="22"/>
                <w:szCs w:val="22"/>
              </w:rPr>
              <w:t>Part of Delivery Fee/</w:t>
            </w:r>
            <w:r w:rsidRPr="00B34A6E">
              <w:rPr>
                <w:strike/>
              </w:rPr>
              <w:t xml:space="preserve"> </w:t>
            </w:r>
            <w:r w:rsidRPr="00B34A6E">
              <w:rPr>
                <w:rFonts w:ascii="Calibri" w:hAnsi="Calibri" w:cs="Calibri"/>
                <w:b/>
                <w:bCs/>
                <w:strike/>
                <w:sz w:val="22"/>
                <w:szCs w:val="22"/>
              </w:rPr>
              <w:t>separately price fee</w:t>
            </w:r>
          </w:p>
        </w:tc>
        <w:tc>
          <w:tcPr>
            <w:tcW w:w="1842" w:type="dxa"/>
            <w:hideMark/>
          </w:tcPr>
          <w:p w14:paraId="7EA5FB59" w14:textId="5EAA11ED" w:rsidR="00750950" w:rsidRPr="00B34A6E" w:rsidRDefault="00750950" w:rsidP="00750950">
            <w:pPr>
              <w:ind w:left="0"/>
              <w:jc w:val="center"/>
              <w:rPr>
                <w:rFonts w:ascii="Calibri" w:hAnsi="Calibri" w:cs="Calibri"/>
                <w:b/>
                <w:bCs/>
                <w:strike/>
                <w:sz w:val="22"/>
                <w:szCs w:val="22"/>
              </w:rPr>
            </w:pPr>
            <w:r w:rsidRPr="00B34A6E">
              <w:rPr>
                <w:rFonts w:ascii="Calibri" w:hAnsi="Calibri" w:cs="Calibri"/>
                <w:b/>
                <w:bCs/>
                <w:strike/>
                <w:sz w:val="22"/>
                <w:szCs w:val="22"/>
              </w:rPr>
              <w:t>Type of Attribute</w:t>
            </w:r>
          </w:p>
        </w:tc>
        <w:tc>
          <w:tcPr>
            <w:tcW w:w="1868" w:type="dxa"/>
            <w:hideMark/>
          </w:tcPr>
          <w:p w14:paraId="40A8743A" w14:textId="506953A6" w:rsidR="00750950" w:rsidRPr="00B34A6E" w:rsidRDefault="00750950" w:rsidP="00750950">
            <w:pPr>
              <w:ind w:left="0"/>
              <w:jc w:val="center"/>
              <w:rPr>
                <w:rFonts w:ascii="Calibri" w:hAnsi="Calibri" w:cs="Calibri"/>
                <w:b/>
                <w:bCs/>
                <w:strike/>
                <w:sz w:val="22"/>
                <w:szCs w:val="22"/>
              </w:rPr>
            </w:pPr>
            <w:r w:rsidRPr="00B34A6E">
              <w:rPr>
                <w:rFonts w:ascii="Calibri" w:hAnsi="Calibri" w:cs="Calibri"/>
                <w:b/>
                <w:bCs/>
                <w:strike/>
                <w:sz w:val="22"/>
                <w:szCs w:val="22"/>
              </w:rPr>
              <w:t>Pricing Calculations Formula</w:t>
            </w:r>
          </w:p>
        </w:tc>
        <w:tc>
          <w:tcPr>
            <w:tcW w:w="1484" w:type="dxa"/>
            <w:hideMark/>
          </w:tcPr>
          <w:p w14:paraId="197FA851" w14:textId="77777777" w:rsidR="00750950" w:rsidRPr="00B34A6E" w:rsidRDefault="00750950" w:rsidP="00750950">
            <w:pPr>
              <w:ind w:left="0"/>
              <w:jc w:val="center"/>
              <w:rPr>
                <w:rFonts w:ascii="Calibri" w:hAnsi="Calibri" w:cs="Calibri"/>
                <w:b/>
                <w:bCs/>
                <w:strike/>
                <w:sz w:val="22"/>
                <w:szCs w:val="22"/>
              </w:rPr>
            </w:pPr>
            <w:r w:rsidRPr="00B34A6E">
              <w:rPr>
                <w:rFonts w:ascii="Calibri" w:hAnsi="Calibri" w:cs="Calibri"/>
                <w:b/>
                <w:bCs/>
                <w:strike/>
                <w:sz w:val="22"/>
                <w:szCs w:val="22"/>
              </w:rPr>
              <w:t>Bit2win Configuration</w:t>
            </w:r>
          </w:p>
        </w:tc>
      </w:tr>
      <w:tr w:rsidR="00750950" w:rsidRPr="00B34A6E" w14:paraId="507FFC49" w14:textId="77777777" w:rsidTr="006E0B25">
        <w:trPr>
          <w:trHeight w:val="510"/>
          <w:jc w:val="center"/>
        </w:trPr>
        <w:tc>
          <w:tcPr>
            <w:tcW w:w="1129" w:type="dxa"/>
            <w:hideMark/>
          </w:tcPr>
          <w:p w14:paraId="43D9807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Commission conditions</w:t>
            </w:r>
          </w:p>
        </w:tc>
        <w:tc>
          <w:tcPr>
            <w:tcW w:w="2694" w:type="dxa"/>
          </w:tcPr>
          <w:p w14:paraId="7AE885F6" w14:textId="197E05B2" w:rsidR="00750950" w:rsidRPr="00B34A6E" w:rsidRDefault="00DE7090"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0A211C50" w14:textId="1B648900"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1868" w:type="dxa"/>
            <w:noWrap/>
            <w:hideMark/>
          </w:tcPr>
          <w:p w14:paraId="3347D173"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84" w:type="dxa"/>
            <w:noWrap/>
            <w:hideMark/>
          </w:tcPr>
          <w:p w14:paraId="653AFEF1"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23535F69"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Commission conditions</w:t>
            </w:r>
          </w:p>
        </w:tc>
      </w:tr>
      <w:tr w:rsidR="00750950" w:rsidRPr="00B34A6E" w14:paraId="4382BDB3" w14:textId="77777777" w:rsidTr="006E0B25">
        <w:trPr>
          <w:trHeight w:val="510"/>
          <w:jc w:val="center"/>
        </w:trPr>
        <w:tc>
          <w:tcPr>
            <w:tcW w:w="1129" w:type="dxa"/>
            <w:hideMark/>
          </w:tcPr>
          <w:p w14:paraId="58FE5EC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Pro rata liability</w:t>
            </w:r>
          </w:p>
        </w:tc>
        <w:tc>
          <w:tcPr>
            <w:tcW w:w="2694" w:type="dxa"/>
          </w:tcPr>
          <w:p w14:paraId="427C0280" w14:textId="20672FAE" w:rsidR="00750950" w:rsidRPr="00B34A6E" w:rsidRDefault="00DE7090"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3185CA9C" w14:textId="31130A39"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1868" w:type="dxa"/>
            <w:noWrap/>
            <w:hideMark/>
          </w:tcPr>
          <w:p w14:paraId="74BA9ADC"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84" w:type="dxa"/>
            <w:noWrap/>
            <w:hideMark/>
          </w:tcPr>
          <w:p w14:paraId="35D3E21C"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1C960D23"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Pro rata liability</w:t>
            </w:r>
          </w:p>
        </w:tc>
      </w:tr>
      <w:tr w:rsidR="00750950" w:rsidRPr="00B34A6E" w14:paraId="2C27F62F" w14:textId="77777777" w:rsidTr="006E0B25">
        <w:trPr>
          <w:trHeight w:val="510"/>
          <w:jc w:val="center"/>
        </w:trPr>
        <w:tc>
          <w:tcPr>
            <w:tcW w:w="1129" w:type="dxa"/>
            <w:hideMark/>
          </w:tcPr>
          <w:p w14:paraId="09B44888"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Biogas cost</w:t>
            </w:r>
          </w:p>
        </w:tc>
        <w:tc>
          <w:tcPr>
            <w:tcW w:w="2694" w:type="dxa"/>
          </w:tcPr>
          <w:p w14:paraId="1FCA8D39" w14:textId="15F59631" w:rsidR="00750950" w:rsidRPr="00B34A6E" w:rsidRDefault="004C7CCE"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644F4E57" w14:textId="4B01D163"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noWrap/>
            <w:hideMark/>
          </w:tcPr>
          <w:p w14:paraId="517D3DA4"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4CB294D8"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Family- Cost &amp; Margin</w:t>
            </w:r>
          </w:p>
          <w:p w14:paraId="7A04FB41"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Biogas cost</w:t>
            </w:r>
          </w:p>
        </w:tc>
      </w:tr>
      <w:tr w:rsidR="00750950" w:rsidRPr="00B34A6E" w14:paraId="19D9CBF7" w14:textId="77777777" w:rsidTr="006E0B25">
        <w:trPr>
          <w:trHeight w:val="510"/>
          <w:jc w:val="center"/>
        </w:trPr>
        <w:tc>
          <w:tcPr>
            <w:tcW w:w="1129" w:type="dxa"/>
            <w:hideMark/>
          </w:tcPr>
          <w:p w14:paraId="141C2F6F"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Biogas margin</w:t>
            </w:r>
          </w:p>
        </w:tc>
        <w:tc>
          <w:tcPr>
            <w:tcW w:w="2694" w:type="dxa"/>
          </w:tcPr>
          <w:p w14:paraId="07E63821" w14:textId="61A0C554" w:rsidR="00750950" w:rsidRPr="00B34A6E" w:rsidRDefault="004C7CCE"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18547E4F" w14:textId="776C1172"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noWrap/>
            <w:hideMark/>
          </w:tcPr>
          <w:p w14:paraId="7C7E4D06"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145DE574"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Family- Cost &amp; Margin</w:t>
            </w:r>
          </w:p>
          <w:p w14:paraId="713859CC"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Biogas margin</w:t>
            </w:r>
          </w:p>
        </w:tc>
      </w:tr>
      <w:tr w:rsidR="00750950" w:rsidRPr="00B34A6E" w14:paraId="2D189663" w14:textId="77777777" w:rsidTr="006E0B25">
        <w:trPr>
          <w:trHeight w:val="510"/>
          <w:jc w:val="center"/>
        </w:trPr>
        <w:tc>
          <w:tcPr>
            <w:tcW w:w="1129" w:type="dxa"/>
            <w:hideMark/>
          </w:tcPr>
          <w:p w14:paraId="53728916"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Biogas type</w:t>
            </w:r>
          </w:p>
        </w:tc>
        <w:tc>
          <w:tcPr>
            <w:tcW w:w="2694" w:type="dxa"/>
          </w:tcPr>
          <w:p w14:paraId="0E34CC3D" w14:textId="765847AA" w:rsidR="00750950" w:rsidRPr="00B34A6E" w:rsidRDefault="004C7CCE"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6C020055" w14:textId="527C8630"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Drop down (GO types)</w:t>
            </w:r>
          </w:p>
        </w:tc>
        <w:tc>
          <w:tcPr>
            <w:tcW w:w="1868" w:type="dxa"/>
            <w:noWrap/>
            <w:hideMark/>
          </w:tcPr>
          <w:p w14:paraId="23D3B9F0"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484" w:type="dxa"/>
            <w:noWrap/>
            <w:hideMark/>
          </w:tcPr>
          <w:p w14:paraId="0C90E5D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Family- Cost &amp; Margin</w:t>
            </w:r>
          </w:p>
          <w:p w14:paraId="2DCD03D4"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Biogas type</w:t>
            </w:r>
          </w:p>
        </w:tc>
      </w:tr>
      <w:tr w:rsidR="00750950" w:rsidRPr="00B34A6E" w14:paraId="37BA79C3" w14:textId="77777777" w:rsidTr="006E0B25">
        <w:trPr>
          <w:trHeight w:val="510"/>
          <w:jc w:val="center"/>
        </w:trPr>
        <w:tc>
          <w:tcPr>
            <w:tcW w:w="1129" w:type="dxa"/>
            <w:hideMark/>
          </w:tcPr>
          <w:p w14:paraId="234E1A8D"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Margin</w:t>
            </w:r>
          </w:p>
        </w:tc>
        <w:tc>
          <w:tcPr>
            <w:tcW w:w="2694" w:type="dxa"/>
          </w:tcPr>
          <w:p w14:paraId="713FFB04" w14:textId="17F62152" w:rsidR="00750950" w:rsidRPr="00B34A6E" w:rsidRDefault="004C7CC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065D4AC0" w14:textId="19E4954A"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noWrap/>
            <w:hideMark/>
          </w:tcPr>
          <w:p w14:paraId="44094BB7"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33AA8C84"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Family- Cost &amp; Margin</w:t>
            </w:r>
          </w:p>
          <w:p w14:paraId="30DD600C"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Attribute- Margin</w:t>
            </w:r>
          </w:p>
        </w:tc>
      </w:tr>
      <w:tr w:rsidR="00750950" w:rsidRPr="00B34A6E" w14:paraId="26F243C1" w14:textId="77777777" w:rsidTr="006E0B25">
        <w:trPr>
          <w:trHeight w:val="1275"/>
          <w:jc w:val="center"/>
        </w:trPr>
        <w:tc>
          <w:tcPr>
            <w:tcW w:w="1129" w:type="dxa"/>
            <w:hideMark/>
          </w:tcPr>
          <w:p w14:paraId="07DDF9AC"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 xml:space="preserve">TTF AV without currency </w:t>
            </w:r>
          </w:p>
        </w:tc>
        <w:tc>
          <w:tcPr>
            <w:tcW w:w="2694" w:type="dxa"/>
          </w:tcPr>
          <w:p w14:paraId="5E4BB6D1" w14:textId="3575FB1E" w:rsidR="00750950" w:rsidRPr="00B34A6E" w:rsidRDefault="00730D58"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69BFE811" w14:textId="7A710EA5"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Prep curve (spot pris example)</w:t>
            </w:r>
          </w:p>
        </w:tc>
        <w:tc>
          <w:tcPr>
            <w:tcW w:w="1868" w:type="dxa"/>
            <w:hideMark/>
          </w:tcPr>
          <w:p w14:paraId="0236B0F1" w14:textId="77777777" w:rsidR="00750950" w:rsidRPr="00B34A6E" w:rsidRDefault="00750950" w:rsidP="0058252C">
            <w:pPr>
              <w:ind w:left="0"/>
              <w:rPr>
                <w:rFonts w:ascii="Calibri" w:hAnsi="Calibri" w:cs="Calibri"/>
                <w:strike/>
                <w:sz w:val="22"/>
                <w:szCs w:val="22"/>
              </w:rPr>
            </w:pPr>
            <w:r w:rsidRPr="00B34A6E">
              <w:rPr>
                <w:rFonts w:ascii="Calibri" w:hAnsi="Calibri" w:cs="Calibri"/>
                <w:b/>
                <w:bCs/>
                <w:strike/>
                <w:sz w:val="22"/>
                <w:szCs w:val="22"/>
              </w:rPr>
              <w:t>Prep curve (spot pris example):</w:t>
            </w:r>
            <w:r w:rsidRPr="00B34A6E">
              <w:rPr>
                <w:rFonts w:ascii="Calibri" w:hAnsi="Calibri" w:cs="Calibri"/>
                <w:strike/>
                <w:sz w:val="22"/>
                <w:szCs w:val="22"/>
              </w:rPr>
              <w:t xml:space="preserve"> In Prep you can find price curves with the latest daily spot prices and monthly prices for ETF and THE. This is used for price examples in quotes/contracts.</w:t>
            </w:r>
          </w:p>
        </w:tc>
        <w:tc>
          <w:tcPr>
            <w:tcW w:w="1484" w:type="dxa"/>
            <w:noWrap/>
            <w:hideMark/>
          </w:tcPr>
          <w:p w14:paraId="072EBC16"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28D7882D" w14:textId="77777777" w:rsidTr="006E0B25">
        <w:trPr>
          <w:trHeight w:val="765"/>
          <w:jc w:val="center"/>
        </w:trPr>
        <w:tc>
          <w:tcPr>
            <w:tcW w:w="1129" w:type="dxa"/>
            <w:hideMark/>
          </w:tcPr>
          <w:p w14:paraId="371E1095"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Remove spot price example in offer wording</w:t>
            </w:r>
          </w:p>
        </w:tc>
        <w:tc>
          <w:tcPr>
            <w:tcW w:w="2694" w:type="dxa"/>
          </w:tcPr>
          <w:p w14:paraId="6F081562" w14:textId="75193F60" w:rsidR="00750950" w:rsidRPr="00B34A6E" w:rsidRDefault="00730D58"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176EE7AE" w14:textId="4648B9AE"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1868" w:type="dxa"/>
            <w:noWrap/>
            <w:hideMark/>
          </w:tcPr>
          <w:p w14:paraId="14BABB35"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84" w:type="dxa"/>
            <w:noWrap/>
            <w:hideMark/>
          </w:tcPr>
          <w:p w14:paraId="5AAC8E2F"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33B1C128" w14:textId="77777777" w:rsidTr="006E0B25">
        <w:trPr>
          <w:trHeight w:val="510"/>
          <w:jc w:val="center"/>
        </w:trPr>
        <w:tc>
          <w:tcPr>
            <w:tcW w:w="1129" w:type="dxa"/>
            <w:hideMark/>
          </w:tcPr>
          <w:p w14:paraId="6F8FFDC9"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English offer wording</w:t>
            </w:r>
          </w:p>
        </w:tc>
        <w:tc>
          <w:tcPr>
            <w:tcW w:w="2694" w:type="dxa"/>
          </w:tcPr>
          <w:p w14:paraId="19E392D8" w14:textId="64A13A16" w:rsidR="00750950" w:rsidRPr="00B34A6E" w:rsidRDefault="00730D58"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02080740" w14:textId="5B48FB75"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1868" w:type="dxa"/>
            <w:noWrap/>
            <w:hideMark/>
          </w:tcPr>
          <w:p w14:paraId="090AE637"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No Formula (Common in all Prices)</w:t>
            </w:r>
          </w:p>
        </w:tc>
        <w:tc>
          <w:tcPr>
            <w:tcW w:w="1484" w:type="dxa"/>
            <w:noWrap/>
            <w:hideMark/>
          </w:tcPr>
          <w:p w14:paraId="022E75CC"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Offer Wording</w:t>
            </w:r>
          </w:p>
          <w:p w14:paraId="4B69C4DA"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English offer wording</w:t>
            </w:r>
          </w:p>
        </w:tc>
      </w:tr>
      <w:tr w:rsidR="00750950" w:rsidRPr="00B34A6E" w14:paraId="42CA4781" w14:textId="77777777" w:rsidTr="006E0B25">
        <w:trPr>
          <w:trHeight w:val="510"/>
          <w:jc w:val="center"/>
        </w:trPr>
        <w:tc>
          <w:tcPr>
            <w:tcW w:w="1129" w:type="dxa"/>
            <w:hideMark/>
          </w:tcPr>
          <w:p w14:paraId="454BFCF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Flex fee adjustment</w:t>
            </w:r>
          </w:p>
        </w:tc>
        <w:tc>
          <w:tcPr>
            <w:tcW w:w="2694" w:type="dxa"/>
          </w:tcPr>
          <w:p w14:paraId="6E2932EB" w14:textId="10F81D17"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0F336220" w14:textId="4EAA1660"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1868" w:type="dxa"/>
            <w:noWrap/>
            <w:hideMark/>
          </w:tcPr>
          <w:p w14:paraId="41481E6C"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06C3E2F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Family- Gas Additional fees</w:t>
            </w:r>
          </w:p>
          <w:p w14:paraId="23E5D287"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Flex fee adjustment</w:t>
            </w:r>
          </w:p>
        </w:tc>
      </w:tr>
      <w:tr w:rsidR="00750950" w:rsidRPr="00B34A6E" w14:paraId="735E396B" w14:textId="77777777" w:rsidTr="006E0B25">
        <w:trPr>
          <w:trHeight w:val="2040"/>
          <w:jc w:val="center"/>
        </w:trPr>
        <w:tc>
          <w:tcPr>
            <w:tcW w:w="1129" w:type="dxa"/>
            <w:hideMark/>
          </w:tcPr>
          <w:p w14:paraId="6525FE1F"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Flex fee TTF</w:t>
            </w:r>
          </w:p>
        </w:tc>
        <w:tc>
          <w:tcPr>
            <w:tcW w:w="2694" w:type="dxa"/>
          </w:tcPr>
          <w:p w14:paraId="2C323482" w14:textId="7F1545D3"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7D92D86E" w14:textId="54B483D4"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Prep curve</w:t>
            </w:r>
          </w:p>
        </w:tc>
        <w:tc>
          <w:tcPr>
            <w:tcW w:w="1868" w:type="dxa"/>
            <w:hideMark/>
          </w:tcPr>
          <w:p w14:paraId="0585E6C1" w14:textId="77777777" w:rsidR="00750950" w:rsidRPr="00B34A6E" w:rsidRDefault="00750950" w:rsidP="0058252C">
            <w:pPr>
              <w:ind w:left="0"/>
              <w:rPr>
                <w:rFonts w:ascii="Calibri" w:hAnsi="Calibri" w:cs="Calibri"/>
                <w:strike/>
                <w:sz w:val="22"/>
                <w:szCs w:val="22"/>
              </w:rPr>
            </w:pPr>
            <w:r w:rsidRPr="00B34A6E">
              <w:rPr>
                <w:rFonts w:ascii="Calibri" w:hAnsi="Calibri" w:cs="Calibri"/>
                <w:b/>
                <w:bCs/>
                <w:strike/>
                <w:sz w:val="22"/>
                <w:szCs w:val="22"/>
              </w:rPr>
              <w:t>* Prep curve in general:</w:t>
            </w:r>
            <w:r w:rsidRPr="00B34A6E">
              <w:rPr>
                <w:rFonts w:ascii="Calibri" w:hAnsi="Calibri" w:cs="Calibri"/>
                <w:strike/>
                <w:sz w:val="22"/>
                <w:szCs w:val="22"/>
              </w:rPr>
              <w:t xml:space="preserve">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84" w:type="dxa"/>
            <w:noWrap/>
            <w:hideMark/>
          </w:tcPr>
          <w:p w14:paraId="7CF23813"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0998ECA5" w14:textId="77777777" w:rsidTr="006E0B25">
        <w:trPr>
          <w:trHeight w:val="2040"/>
          <w:jc w:val="center"/>
        </w:trPr>
        <w:tc>
          <w:tcPr>
            <w:tcW w:w="1129" w:type="dxa"/>
            <w:hideMark/>
          </w:tcPr>
          <w:p w14:paraId="00CDBC48"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Index fee TTF</w:t>
            </w:r>
          </w:p>
        </w:tc>
        <w:tc>
          <w:tcPr>
            <w:tcW w:w="2694" w:type="dxa"/>
          </w:tcPr>
          <w:p w14:paraId="228E3EDA" w14:textId="1B754AC3"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6FBCB3C0" w14:textId="595EBD3A"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Prep curve</w:t>
            </w:r>
          </w:p>
        </w:tc>
        <w:tc>
          <w:tcPr>
            <w:tcW w:w="1868" w:type="dxa"/>
            <w:hideMark/>
          </w:tcPr>
          <w:p w14:paraId="3548C34A" w14:textId="77777777" w:rsidR="00750950" w:rsidRPr="00B34A6E" w:rsidRDefault="00750950" w:rsidP="0058252C">
            <w:pPr>
              <w:ind w:left="0"/>
              <w:rPr>
                <w:rFonts w:ascii="Calibri" w:hAnsi="Calibri" w:cs="Calibri"/>
                <w:strike/>
                <w:sz w:val="22"/>
                <w:szCs w:val="22"/>
              </w:rPr>
            </w:pPr>
            <w:r w:rsidRPr="00B34A6E">
              <w:rPr>
                <w:rFonts w:ascii="Calibri" w:hAnsi="Calibri" w:cs="Calibri"/>
                <w:b/>
                <w:bCs/>
                <w:strike/>
                <w:sz w:val="22"/>
                <w:szCs w:val="22"/>
              </w:rPr>
              <w:t>* Prep curve in general:</w:t>
            </w:r>
            <w:r w:rsidRPr="00B34A6E">
              <w:rPr>
                <w:rFonts w:ascii="Calibri" w:hAnsi="Calibri" w:cs="Calibri"/>
                <w:strike/>
                <w:sz w:val="22"/>
                <w:szCs w:val="22"/>
              </w:rPr>
              <w:t xml:space="preserve">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84" w:type="dxa"/>
            <w:noWrap/>
            <w:hideMark/>
          </w:tcPr>
          <w:p w14:paraId="4378BA89"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75BDBE46" w14:textId="77777777" w:rsidTr="006E0B25">
        <w:trPr>
          <w:trHeight w:val="2040"/>
          <w:jc w:val="center"/>
        </w:trPr>
        <w:tc>
          <w:tcPr>
            <w:tcW w:w="1129" w:type="dxa"/>
            <w:hideMark/>
          </w:tcPr>
          <w:p w14:paraId="4ABB255F"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 xml:space="preserve">ETF THE spread </w:t>
            </w:r>
          </w:p>
        </w:tc>
        <w:tc>
          <w:tcPr>
            <w:tcW w:w="2694" w:type="dxa"/>
          </w:tcPr>
          <w:p w14:paraId="1EAA42CC" w14:textId="0BFBD65A"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08958688" w14:textId="321304C2"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Prep curve</w:t>
            </w:r>
          </w:p>
        </w:tc>
        <w:tc>
          <w:tcPr>
            <w:tcW w:w="1868" w:type="dxa"/>
            <w:hideMark/>
          </w:tcPr>
          <w:p w14:paraId="6B56BACA" w14:textId="77777777" w:rsidR="00750950" w:rsidRPr="00B34A6E" w:rsidRDefault="00750950" w:rsidP="0058252C">
            <w:pPr>
              <w:ind w:left="0"/>
              <w:rPr>
                <w:rFonts w:ascii="Calibri" w:hAnsi="Calibri" w:cs="Calibri"/>
                <w:strike/>
                <w:sz w:val="22"/>
                <w:szCs w:val="22"/>
              </w:rPr>
            </w:pPr>
            <w:r w:rsidRPr="00B34A6E">
              <w:rPr>
                <w:rFonts w:ascii="Calibri" w:hAnsi="Calibri" w:cs="Calibri"/>
                <w:b/>
                <w:bCs/>
                <w:strike/>
                <w:sz w:val="22"/>
                <w:szCs w:val="22"/>
              </w:rPr>
              <w:t>* Prep curve in general:</w:t>
            </w:r>
            <w:r w:rsidRPr="00B34A6E">
              <w:rPr>
                <w:rFonts w:ascii="Calibri" w:hAnsi="Calibri" w:cs="Calibri"/>
                <w:strike/>
                <w:sz w:val="22"/>
                <w:szCs w:val="22"/>
              </w:rPr>
              <w:t xml:space="preserve">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84" w:type="dxa"/>
            <w:noWrap/>
            <w:hideMark/>
          </w:tcPr>
          <w:p w14:paraId="7948B7BD"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014EA1A3" w14:textId="77777777" w:rsidTr="006E0B25">
        <w:trPr>
          <w:trHeight w:val="510"/>
          <w:jc w:val="center"/>
        </w:trPr>
        <w:tc>
          <w:tcPr>
            <w:tcW w:w="1129" w:type="dxa"/>
            <w:hideMark/>
          </w:tcPr>
          <w:p w14:paraId="0B3983EF"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ETF THE spread adjustment</w:t>
            </w:r>
          </w:p>
        </w:tc>
        <w:tc>
          <w:tcPr>
            <w:tcW w:w="2694" w:type="dxa"/>
          </w:tcPr>
          <w:p w14:paraId="4D421098" w14:textId="3C2C1631"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38872F15" w14:textId="260FF54B"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noWrap/>
            <w:hideMark/>
          </w:tcPr>
          <w:p w14:paraId="35260881"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0F210878"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52B32BD3" w14:textId="77777777" w:rsidTr="006E0B25">
        <w:trPr>
          <w:trHeight w:val="2040"/>
          <w:jc w:val="center"/>
        </w:trPr>
        <w:tc>
          <w:tcPr>
            <w:tcW w:w="1129" w:type="dxa"/>
            <w:hideMark/>
          </w:tcPr>
          <w:p w14:paraId="409BACFA"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THE TTF spread </w:t>
            </w:r>
          </w:p>
        </w:tc>
        <w:tc>
          <w:tcPr>
            <w:tcW w:w="2694" w:type="dxa"/>
          </w:tcPr>
          <w:p w14:paraId="51E991A1" w14:textId="49B0636C"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2F47C698" w14:textId="139B8FD5"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Prep curve</w:t>
            </w:r>
          </w:p>
        </w:tc>
        <w:tc>
          <w:tcPr>
            <w:tcW w:w="1868" w:type="dxa"/>
            <w:hideMark/>
          </w:tcPr>
          <w:p w14:paraId="6F9A7701" w14:textId="77777777" w:rsidR="00750950" w:rsidRPr="00B34A6E" w:rsidRDefault="00750950" w:rsidP="0058252C">
            <w:pPr>
              <w:ind w:left="0"/>
              <w:rPr>
                <w:rFonts w:ascii="Calibri" w:hAnsi="Calibri" w:cs="Calibri"/>
                <w:strike/>
                <w:sz w:val="22"/>
                <w:szCs w:val="22"/>
              </w:rPr>
            </w:pPr>
            <w:r w:rsidRPr="00B34A6E">
              <w:rPr>
                <w:rFonts w:ascii="Calibri" w:hAnsi="Calibri" w:cs="Calibri"/>
                <w:b/>
                <w:bCs/>
                <w:strike/>
                <w:sz w:val="22"/>
                <w:szCs w:val="22"/>
              </w:rPr>
              <w:t>* Prep curve in general:</w:t>
            </w:r>
            <w:r w:rsidRPr="00B34A6E">
              <w:rPr>
                <w:rFonts w:ascii="Calibri" w:hAnsi="Calibri" w:cs="Calibri"/>
                <w:strike/>
                <w:sz w:val="22"/>
                <w:szCs w:val="22"/>
              </w:rPr>
              <w:t xml:space="preserve">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84" w:type="dxa"/>
            <w:noWrap/>
            <w:hideMark/>
          </w:tcPr>
          <w:p w14:paraId="13D44DA3"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4C01F94D" w14:textId="77777777" w:rsidTr="006E0B25">
        <w:trPr>
          <w:trHeight w:val="510"/>
          <w:jc w:val="center"/>
        </w:trPr>
        <w:tc>
          <w:tcPr>
            <w:tcW w:w="1129" w:type="dxa"/>
            <w:hideMark/>
          </w:tcPr>
          <w:p w14:paraId="3EA50DAD"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THE TTF spread adjustment</w:t>
            </w:r>
          </w:p>
        </w:tc>
        <w:tc>
          <w:tcPr>
            <w:tcW w:w="2694" w:type="dxa"/>
          </w:tcPr>
          <w:p w14:paraId="16B0F963" w14:textId="7AD54810"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5D0A7F63" w14:textId="5B4C3C45"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hideMark/>
          </w:tcPr>
          <w:p w14:paraId="76C5D520"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1E8E168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w:t>
            </w:r>
          </w:p>
        </w:tc>
      </w:tr>
      <w:tr w:rsidR="00750950" w:rsidRPr="00B34A6E" w14:paraId="60FF020F" w14:textId="77777777" w:rsidTr="006E0B25">
        <w:trPr>
          <w:trHeight w:val="510"/>
          <w:jc w:val="center"/>
        </w:trPr>
        <w:tc>
          <w:tcPr>
            <w:tcW w:w="1129" w:type="dxa"/>
            <w:hideMark/>
          </w:tcPr>
          <w:p w14:paraId="02C5DFC9"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Conversion premium</w:t>
            </w:r>
          </w:p>
        </w:tc>
        <w:tc>
          <w:tcPr>
            <w:tcW w:w="2694" w:type="dxa"/>
          </w:tcPr>
          <w:p w14:paraId="760C95C2" w14:textId="0A636F1F"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7C26C934" w14:textId="456CB29A"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hideMark/>
          </w:tcPr>
          <w:p w14:paraId="7701D004"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1B96319A"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6BF99611"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Attribute- Conversion premium</w:t>
            </w:r>
          </w:p>
        </w:tc>
      </w:tr>
      <w:tr w:rsidR="00750950" w:rsidRPr="00B34A6E" w14:paraId="2F8F8A93" w14:textId="77777777" w:rsidTr="006E0B25">
        <w:trPr>
          <w:trHeight w:val="2040"/>
          <w:jc w:val="center"/>
        </w:trPr>
        <w:tc>
          <w:tcPr>
            <w:tcW w:w="1129" w:type="dxa"/>
            <w:hideMark/>
          </w:tcPr>
          <w:p w14:paraId="31FEEB44"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Credit fee</w:t>
            </w:r>
          </w:p>
        </w:tc>
        <w:tc>
          <w:tcPr>
            <w:tcW w:w="2694" w:type="dxa"/>
          </w:tcPr>
          <w:p w14:paraId="029DCBBA" w14:textId="2A64B30E"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1B94662C" w14:textId="28A2A4EC"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Prep curve</w:t>
            </w:r>
          </w:p>
        </w:tc>
        <w:tc>
          <w:tcPr>
            <w:tcW w:w="1868" w:type="dxa"/>
            <w:hideMark/>
          </w:tcPr>
          <w:p w14:paraId="272070FD" w14:textId="77777777" w:rsidR="00750950" w:rsidRPr="00B34A6E" w:rsidRDefault="00750950" w:rsidP="0058252C">
            <w:pPr>
              <w:ind w:left="0"/>
              <w:rPr>
                <w:rFonts w:ascii="Calibri" w:hAnsi="Calibri" w:cs="Calibri"/>
                <w:strike/>
                <w:sz w:val="22"/>
                <w:szCs w:val="22"/>
              </w:rPr>
            </w:pPr>
            <w:r w:rsidRPr="00B34A6E">
              <w:rPr>
                <w:rFonts w:ascii="Calibri" w:hAnsi="Calibri" w:cs="Calibri"/>
                <w:b/>
                <w:bCs/>
                <w:strike/>
                <w:sz w:val="22"/>
                <w:szCs w:val="22"/>
              </w:rPr>
              <w:t>* Prep curve in general:</w:t>
            </w:r>
            <w:r w:rsidRPr="00B34A6E">
              <w:rPr>
                <w:rFonts w:ascii="Calibri" w:hAnsi="Calibri" w:cs="Calibri"/>
                <w:strike/>
                <w:sz w:val="22"/>
                <w:szCs w:val="22"/>
              </w:rPr>
              <w:t xml:space="preserve">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84" w:type="dxa"/>
            <w:noWrap/>
            <w:hideMark/>
          </w:tcPr>
          <w:p w14:paraId="229B6CEF"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3FAECA31"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Credit fee</w:t>
            </w:r>
          </w:p>
        </w:tc>
      </w:tr>
      <w:tr w:rsidR="00750950" w:rsidRPr="00B34A6E" w14:paraId="3032E093" w14:textId="77777777" w:rsidTr="006E0B25">
        <w:trPr>
          <w:trHeight w:val="2040"/>
          <w:jc w:val="center"/>
        </w:trPr>
        <w:tc>
          <w:tcPr>
            <w:tcW w:w="1129" w:type="dxa"/>
            <w:hideMark/>
          </w:tcPr>
          <w:p w14:paraId="30C3FBE6"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Imbalance fee</w:t>
            </w:r>
          </w:p>
        </w:tc>
        <w:tc>
          <w:tcPr>
            <w:tcW w:w="2694" w:type="dxa"/>
          </w:tcPr>
          <w:p w14:paraId="54A3CDBF" w14:textId="33DFB8E4"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69A37FDE" w14:textId="5F0EC4E1"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Prep curve</w:t>
            </w:r>
          </w:p>
        </w:tc>
        <w:tc>
          <w:tcPr>
            <w:tcW w:w="1868" w:type="dxa"/>
            <w:hideMark/>
          </w:tcPr>
          <w:p w14:paraId="406D5545" w14:textId="77777777" w:rsidR="00750950" w:rsidRPr="00B34A6E" w:rsidRDefault="00750950" w:rsidP="0058252C">
            <w:pPr>
              <w:ind w:left="0"/>
              <w:rPr>
                <w:rFonts w:ascii="Calibri" w:hAnsi="Calibri" w:cs="Calibri"/>
                <w:strike/>
                <w:sz w:val="22"/>
                <w:szCs w:val="22"/>
              </w:rPr>
            </w:pPr>
            <w:r w:rsidRPr="00B34A6E">
              <w:rPr>
                <w:rFonts w:ascii="Calibri" w:hAnsi="Calibri" w:cs="Calibri"/>
                <w:b/>
                <w:bCs/>
                <w:strike/>
                <w:sz w:val="22"/>
                <w:szCs w:val="22"/>
              </w:rPr>
              <w:t>* Prep curve in general:</w:t>
            </w:r>
            <w:r w:rsidRPr="00B34A6E">
              <w:rPr>
                <w:rFonts w:ascii="Calibri" w:hAnsi="Calibri" w:cs="Calibri"/>
                <w:strike/>
                <w:sz w:val="22"/>
                <w:szCs w:val="22"/>
              </w:rPr>
              <w:t xml:space="preserve">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484" w:type="dxa"/>
            <w:noWrap/>
            <w:hideMark/>
          </w:tcPr>
          <w:p w14:paraId="3D6D07F1"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1AD67428"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Imbalance fee</w:t>
            </w:r>
          </w:p>
        </w:tc>
      </w:tr>
      <w:tr w:rsidR="00750950" w:rsidRPr="00B34A6E" w14:paraId="40236438" w14:textId="77777777" w:rsidTr="006E0B25">
        <w:trPr>
          <w:trHeight w:val="510"/>
          <w:jc w:val="center"/>
        </w:trPr>
        <w:tc>
          <w:tcPr>
            <w:tcW w:w="1129" w:type="dxa"/>
            <w:hideMark/>
          </w:tcPr>
          <w:p w14:paraId="2ADE2A2A"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Imbalance adjustment</w:t>
            </w:r>
          </w:p>
        </w:tc>
        <w:tc>
          <w:tcPr>
            <w:tcW w:w="2694" w:type="dxa"/>
          </w:tcPr>
          <w:p w14:paraId="461ECAEB" w14:textId="57764035"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28046108" w14:textId="084B26DE"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noWrap/>
            <w:hideMark/>
          </w:tcPr>
          <w:p w14:paraId="4B0B263B"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05C6735D"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294466AB"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Imbalance adjustment</w:t>
            </w:r>
          </w:p>
        </w:tc>
      </w:tr>
      <w:tr w:rsidR="00750950" w:rsidRPr="00B34A6E" w14:paraId="22E725AC" w14:textId="77777777" w:rsidTr="006E0B25">
        <w:trPr>
          <w:trHeight w:val="510"/>
          <w:jc w:val="center"/>
        </w:trPr>
        <w:tc>
          <w:tcPr>
            <w:tcW w:w="1129" w:type="dxa"/>
            <w:hideMark/>
          </w:tcPr>
          <w:p w14:paraId="28C897BB"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Extended payment terms Fee</w:t>
            </w:r>
          </w:p>
        </w:tc>
        <w:tc>
          <w:tcPr>
            <w:tcW w:w="2694" w:type="dxa"/>
          </w:tcPr>
          <w:p w14:paraId="3D60C670" w14:textId="022B6812"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32719D2D" w14:textId="5F042733"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Single value </w:t>
            </w:r>
          </w:p>
        </w:tc>
        <w:tc>
          <w:tcPr>
            <w:tcW w:w="1868" w:type="dxa"/>
            <w:noWrap/>
            <w:hideMark/>
          </w:tcPr>
          <w:p w14:paraId="4BA7A2AF"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7918FD85"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4EC2D16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Extended payment terms Fee</w:t>
            </w:r>
          </w:p>
        </w:tc>
      </w:tr>
      <w:tr w:rsidR="00750950" w:rsidRPr="00B34A6E" w14:paraId="6FFD42C6" w14:textId="77777777" w:rsidTr="006E0B25">
        <w:trPr>
          <w:trHeight w:val="510"/>
          <w:jc w:val="center"/>
        </w:trPr>
        <w:tc>
          <w:tcPr>
            <w:tcW w:w="1129" w:type="dxa"/>
            <w:hideMark/>
          </w:tcPr>
          <w:p w14:paraId="189CEA23"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Extended Payment terms Days</w:t>
            </w:r>
          </w:p>
        </w:tc>
        <w:tc>
          <w:tcPr>
            <w:tcW w:w="2694" w:type="dxa"/>
          </w:tcPr>
          <w:p w14:paraId="56E9D19C" w14:textId="1B24F6B1" w:rsidR="00750950" w:rsidRPr="00B34A6E" w:rsidRDefault="00AD002E"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56CF1276" w14:textId="0D85891D"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Drop down (payment types)</w:t>
            </w:r>
          </w:p>
        </w:tc>
        <w:tc>
          <w:tcPr>
            <w:tcW w:w="1868" w:type="dxa"/>
            <w:noWrap/>
            <w:hideMark/>
          </w:tcPr>
          <w:p w14:paraId="61041939"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484" w:type="dxa"/>
            <w:noWrap/>
            <w:hideMark/>
          </w:tcPr>
          <w:p w14:paraId="7548902C"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7BCFDA79"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Extended Payment terms Days</w:t>
            </w:r>
          </w:p>
        </w:tc>
      </w:tr>
      <w:tr w:rsidR="00750950" w:rsidRPr="00B34A6E" w14:paraId="76045A78" w14:textId="77777777" w:rsidTr="006E0B25">
        <w:trPr>
          <w:trHeight w:val="255"/>
          <w:jc w:val="center"/>
        </w:trPr>
        <w:tc>
          <w:tcPr>
            <w:tcW w:w="1129" w:type="dxa"/>
            <w:hideMark/>
          </w:tcPr>
          <w:p w14:paraId="61F798A5"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Transmission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c>
          <w:tcPr>
            <w:tcW w:w="2694" w:type="dxa"/>
          </w:tcPr>
          <w:p w14:paraId="4736E219" w14:textId="6061CB9A" w:rsidR="00750950" w:rsidRPr="00B34A6E" w:rsidRDefault="00C60996"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72A7CF60" w14:textId="37E42A48"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Single value</w:t>
            </w:r>
          </w:p>
        </w:tc>
        <w:tc>
          <w:tcPr>
            <w:tcW w:w="1868" w:type="dxa"/>
            <w:noWrap/>
            <w:hideMark/>
          </w:tcPr>
          <w:p w14:paraId="2ACB831F"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5C720FCE"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Family- Gas Additional Price</w:t>
            </w:r>
          </w:p>
          <w:p w14:paraId="1ED53FFC"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Transmission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r>
      <w:tr w:rsidR="00750950" w:rsidRPr="00B34A6E" w14:paraId="2AFF33C3" w14:textId="77777777" w:rsidTr="006E0B25">
        <w:trPr>
          <w:trHeight w:val="510"/>
          <w:jc w:val="center"/>
        </w:trPr>
        <w:tc>
          <w:tcPr>
            <w:tcW w:w="1129" w:type="dxa"/>
            <w:hideMark/>
          </w:tcPr>
          <w:p w14:paraId="200FA914"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Transmission margin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c>
          <w:tcPr>
            <w:tcW w:w="2694" w:type="dxa"/>
          </w:tcPr>
          <w:p w14:paraId="2963EDB2" w14:textId="04CF964E" w:rsidR="00750950" w:rsidRPr="00B34A6E" w:rsidRDefault="00C60996"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13D624EF" w14:textId="779BA709"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1868" w:type="dxa"/>
            <w:noWrap/>
            <w:hideMark/>
          </w:tcPr>
          <w:p w14:paraId="19538EF0"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359F43D0"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39F9460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Attribute- Transmission margin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r>
      <w:tr w:rsidR="00750950" w:rsidRPr="00B34A6E" w14:paraId="161C72B9" w14:textId="77777777" w:rsidTr="006E0B25">
        <w:trPr>
          <w:trHeight w:val="510"/>
          <w:jc w:val="center"/>
        </w:trPr>
        <w:tc>
          <w:tcPr>
            <w:tcW w:w="1129" w:type="dxa"/>
            <w:hideMark/>
          </w:tcPr>
          <w:p w14:paraId="1B717770"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Transmission margin in DKK/md (DMS)</w:t>
            </w:r>
          </w:p>
        </w:tc>
        <w:tc>
          <w:tcPr>
            <w:tcW w:w="2694" w:type="dxa"/>
          </w:tcPr>
          <w:p w14:paraId="70BAF453" w14:textId="05016482" w:rsidR="00750950" w:rsidRPr="00B34A6E" w:rsidRDefault="00C60996"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6AFFD4FB" w14:textId="2802065D"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1868" w:type="dxa"/>
            <w:noWrap/>
            <w:hideMark/>
          </w:tcPr>
          <w:p w14:paraId="739AA475"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0EA3FF56"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44875032"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Transmission margin in DKK/md (DMS)</w:t>
            </w:r>
          </w:p>
        </w:tc>
      </w:tr>
      <w:tr w:rsidR="00750950" w:rsidRPr="00B34A6E" w14:paraId="7E36566D" w14:textId="77777777" w:rsidTr="006E0B25">
        <w:trPr>
          <w:trHeight w:val="510"/>
          <w:jc w:val="center"/>
        </w:trPr>
        <w:tc>
          <w:tcPr>
            <w:tcW w:w="1129" w:type="dxa"/>
            <w:hideMark/>
          </w:tcPr>
          <w:p w14:paraId="5C69CD8A"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Transmission margin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(DMS)</w:t>
            </w:r>
          </w:p>
        </w:tc>
        <w:tc>
          <w:tcPr>
            <w:tcW w:w="2694" w:type="dxa"/>
          </w:tcPr>
          <w:p w14:paraId="5F81A7DE" w14:textId="621913B6" w:rsidR="00750950" w:rsidRPr="00B34A6E" w:rsidRDefault="00C60996"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61FF1906" w14:textId="2311088C"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Single value added by KAM/AM</w:t>
            </w:r>
          </w:p>
        </w:tc>
        <w:tc>
          <w:tcPr>
            <w:tcW w:w="1868" w:type="dxa"/>
            <w:noWrap/>
            <w:hideMark/>
          </w:tcPr>
          <w:p w14:paraId="126FD89E"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67D5EC47"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14D6598E"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Attribute- Transmission margin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/m³(DMS)</w:t>
            </w:r>
          </w:p>
        </w:tc>
      </w:tr>
      <w:tr w:rsidR="00750950" w:rsidRPr="00B34A6E" w14:paraId="5D027E4E" w14:textId="77777777" w:rsidTr="006E0B25">
        <w:trPr>
          <w:trHeight w:val="765"/>
          <w:jc w:val="center"/>
        </w:trPr>
        <w:tc>
          <w:tcPr>
            <w:tcW w:w="1129" w:type="dxa"/>
            <w:hideMark/>
          </w:tcPr>
          <w:p w14:paraId="059E9C7F"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lastRenderedPageBreak/>
              <w:t>Transmission adjustment DKK/md (DMS)</w:t>
            </w:r>
          </w:p>
        </w:tc>
        <w:tc>
          <w:tcPr>
            <w:tcW w:w="2694" w:type="dxa"/>
          </w:tcPr>
          <w:p w14:paraId="51618141" w14:textId="066D68CA" w:rsidR="00750950" w:rsidRPr="00B34A6E" w:rsidRDefault="00C60996"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30E66238" w14:textId="65CBAABA"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1868" w:type="dxa"/>
            <w:hideMark/>
          </w:tcPr>
          <w:p w14:paraId="1152CD06"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30900804"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20905B12"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Transmission adjustment DKK/md (DMS)</w:t>
            </w:r>
          </w:p>
        </w:tc>
      </w:tr>
      <w:tr w:rsidR="00750950" w:rsidRPr="00B34A6E" w14:paraId="5944C8CA" w14:textId="77777777" w:rsidTr="006E0B25">
        <w:trPr>
          <w:trHeight w:val="765"/>
          <w:jc w:val="center"/>
        </w:trPr>
        <w:tc>
          <w:tcPr>
            <w:tcW w:w="1129" w:type="dxa"/>
            <w:hideMark/>
          </w:tcPr>
          <w:p w14:paraId="43B45C17"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Transmission adjustment DMS (DMS)</w:t>
            </w:r>
          </w:p>
        </w:tc>
        <w:tc>
          <w:tcPr>
            <w:tcW w:w="2694" w:type="dxa"/>
          </w:tcPr>
          <w:p w14:paraId="4832ED5A" w14:textId="76BFBF37" w:rsidR="00750950" w:rsidRPr="00B34A6E" w:rsidRDefault="00C60996"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793DAB74" w14:textId="3A4A1C78"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1868" w:type="dxa"/>
            <w:noWrap/>
            <w:hideMark/>
          </w:tcPr>
          <w:p w14:paraId="4DE77DD2"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44D2C4B8"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64D1A21B"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Transmission adjustment DMS (DMS)</w:t>
            </w:r>
          </w:p>
        </w:tc>
      </w:tr>
      <w:tr w:rsidR="00750950" w:rsidRPr="00B34A6E" w14:paraId="1CEF0616" w14:textId="77777777" w:rsidTr="006E0B25">
        <w:trPr>
          <w:trHeight w:val="765"/>
          <w:jc w:val="center"/>
        </w:trPr>
        <w:tc>
          <w:tcPr>
            <w:tcW w:w="1129" w:type="dxa"/>
            <w:hideMark/>
          </w:tcPr>
          <w:p w14:paraId="3ED7C533"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Transmission model (DMS)</w:t>
            </w:r>
          </w:p>
        </w:tc>
        <w:tc>
          <w:tcPr>
            <w:tcW w:w="2694" w:type="dxa"/>
          </w:tcPr>
          <w:p w14:paraId="748AAC6D" w14:textId="4C7150A2" w:rsidR="00750950" w:rsidRPr="00B34A6E" w:rsidRDefault="00C60996" w:rsidP="007E7991">
            <w:pPr>
              <w:ind w:left="0"/>
              <w:jc w:val="center"/>
              <w:rPr>
                <w:rFonts w:ascii="Calibri" w:hAnsi="Calibri" w:cs="Calibri"/>
                <w:strike/>
                <w:sz w:val="22"/>
                <w:szCs w:val="22"/>
              </w:rPr>
            </w:pPr>
            <w:r w:rsidRPr="00B34A6E">
              <w:rPr>
                <w:rFonts w:ascii="Calibri" w:hAnsi="Calibri" w:cs="Calibri"/>
                <w:strike/>
                <w:sz w:val="22"/>
                <w:szCs w:val="22"/>
              </w:rPr>
              <w:t>Part of separate price</w:t>
            </w:r>
          </w:p>
        </w:tc>
        <w:tc>
          <w:tcPr>
            <w:tcW w:w="1842" w:type="dxa"/>
            <w:hideMark/>
          </w:tcPr>
          <w:p w14:paraId="76B50ADE" w14:textId="06E4046E"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Hadrian model</w:t>
            </w:r>
          </w:p>
        </w:tc>
        <w:tc>
          <w:tcPr>
            <w:tcW w:w="1868" w:type="dxa"/>
            <w:hideMark/>
          </w:tcPr>
          <w:p w14:paraId="1A6EE295"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Calculation of Flex and Transportation Values </w:t>
            </w:r>
          </w:p>
        </w:tc>
        <w:tc>
          <w:tcPr>
            <w:tcW w:w="1484" w:type="dxa"/>
            <w:noWrap/>
            <w:hideMark/>
          </w:tcPr>
          <w:p w14:paraId="2AF73264"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6854EC02"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Transmission model (DMS)</w:t>
            </w:r>
          </w:p>
        </w:tc>
      </w:tr>
      <w:tr w:rsidR="00750950" w:rsidRPr="00B34A6E" w14:paraId="198A9567" w14:textId="77777777" w:rsidTr="006E0B25">
        <w:trPr>
          <w:trHeight w:val="765"/>
          <w:jc w:val="center"/>
        </w:trPr>
        <w:tc>
          <w:tcPr>
            <w:tcW w:w="1129" w:type="dxa"/>
            <w:hideMark/>
          </w:tcPr>
          <w:p w14:paraId="18C9290D"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 xml:space="preserve">Invoice unit </w:t>
            </w:r>
            <w:r w:rsidRPr="00B34A6E">
              <w:rPr>
                <w:rFonts w:ascii="Calibri" w:hAnsi="Calibri" w:cs="Calibri"/>
                <w:strike/>
                <w:sz w:val="22"/>
                <w:szCs w:val="22"/>
              </w:rPr>
              <w:br/>
              <w:t>(if the product is for Swedish customers)</w:t>
            </w:r>
          </w:p>
        </w:tc>
        <w:tc>
          <w:tcPr>
            <w:tcW w:w="2694" w:type="dxa"/>
          </w:tcPr>
          <w:p w14:paraId="2B379533" w14:textId="64B71D13" w:rsidR="00750950" w:rsidRPr="00B34A6E" w:rsidRDefault="005914CE" w:rsidP="007E7991">
            <w:pPr>
              <w:ind w:left="0"/>
              <w:jc w:val="center"/>
              <w:rPr>
                <w:rFonts w:ascii="Calibri" w:hAnsi="Calibri" w:cs="Calibri"/>
                <w:strike/>
                <w:sz w:val="22"/>
                <w:szCs w:val="22"/>
              </w:rPr>
            </w:pPr>
            <w:r w:rsidRPr="00B34A6E">
              <w:rPr>
                <w:rFonts w:ascii="Calibri" w:hAnsi="Calibri" w:cs="Calibri"/>
                <w:strike/>
                <w:sz w:val="22"/>
                <w:szCs w:val="22"/>
              </w:rPr>
              <w:t>N/A</w:t>
            </w:r>
          </w:p>
        </w:tc>
        <w:tc>
          <w:tcPr>
            <w:tcW w:w="1842" w:type="dxa"/>
            <w:hideMark/>
          </w:tcPr>
          <w:p w14:paraId="78388DE5" w14:textId="6DAD44DC"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Drop down</w:t>
            </w:r>
          </w:p>
        </w:tc>
        <w:tc>
          <w:tcPr>
            <w:tcW w:w="1868" w:type="dxa"/>
            <w:noWrap/>
            <w:hideMark/>
          </w:tcPr>
          <w:p w14:paraId="2CA8708C"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484" w:type="dxa"/>
            <w:noWrap/>
            <w:hideMark/>
          </w:tcPr>
          <w:p w14:paraId="54F26321"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Family- Gas Price</w:t>
            </w:r>
          </w:p>
          <w:p w14:paraId="71D1D2A2"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Invoice unit</w:t>
            </w:r>
          </w:p>
        </w:tc>
      </w:tr>
      <w:tr w:rsidR="00750950" w:rsidRPr="00B34A6E" w14:paraId="6F9C1E37" w14:textId="77777777" w:rsidTr="006E0B25">
        <w:trPr>
          <w:trHeight w:val="765"/>
          <w:jc w:val="center"/>
        </w:trPr>
        <w:tc>
          <w:tcPr>
            <w:tcW w:w="1129" w:type="dxa"/>
            <w:hideMark/>
          </w:tcPr>
          <w:p w14:paraId="74925054"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Currency TTF</w:t>
            </w:r>
            <w:r w:rsidRPr="00B34A6E">
              <w:rPr>
                <w:rFonts w:ascii="Calibri" w:hAnsi="Calibri" w:cs="Calibri"/>
                <w:strike/>
                <w:sz w:val="22"/>
                <w:szCs w:val="22"/>
              </w:rPr>
              <w:br/>
              <w:t>(if the product is for Swedish customers)</w:t>
            </w:r>
          </w:p>
        </w:tc>
        <w:tc>
          <w:tcPr>
            <w:tcW w:w="2694" w:type="dxa"/>
          </w:tcPr>
          <w:p w14:paraId="6B4B7428" w14:textId="12B48FE7" w:rsidR="00750950" w:rsidRPr="00B34A6E" w:rsidRDefault="005914CE"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2C20A466" w14:textId="5855B69C" w:rsidR="00750950" w:rsidRPr="00B34A6E" w:rsidRDefault="00750950" w:rsidP="0058252C">
            <w:pPr>
              <w:ind w:left="0"/>
              <w:rPr>
                <w:rFonts w:ascii="Calibri" w:hAnsi="Calibri" w:cs="Calibri"/>
                <w:strike/>
                <w:sz w:val="22"/>
                <w:szCs w:val="22"/>
                <w:lang w:val="da-DK"/>
              </w:rPr>
            </w:pPr>
            <w:r w:rsidRPr="00B34A6E">
              <w:rPr>
                <w:rFonts w:ascii="Calibri" w:hAnsi="Calibri" w:cs="Calibri"/>
                <w:strike/>
                <w:sz w:val="22"/>
                <w:szCs w:val="22"/>
                <w:lang w:val="da-DK"/>
              </w:rPr>
              <w:t>DK: øre/m³</w:t>
            </w:r>
            <w:r w:rsidRPr="00B34A6E">
              <w:rPr>
                <w:rFonts w:ascii="Calibri" w:hAnsi="Calibri" w:cs="Calibri"/>
                <w:strike/>
                <w:sz w:val="22"/>
                <w:szCs w:val="22"/>
                <w:lang w:val="da-DK"/>
              </w:rPr>
              <w:br/>
              <w:t>SE: SEKøre/kWh or EUR/MWh</w:t>
            </w:r>
          </w:p>
        </w:tc>
        <w:tc>
          <w:tcPr>
            <w:tcW w:w="1868" w:type="dxa"/>
            <w:hideMark/>
          </w:tcPr>
          <w:p w14:paraId="7B4F9685" w14:textId="77777777" w:rsidR="00750950" w:rsidRPr="00B34A6E" w:rsidRDefault="00750950" w:rsidP="0058252C">
            <w:pPr>
              <w:ind w:left="0"/>
              <w:rPr>
                <w:rFonts w:ascii="Calibri" w:hAnsi="Calibri" w:cs="Calibri"/>
                <w:strike/>
                <w:sz w:val="22"/>
                <w:szCs w:val="22"/>
                <w:lang w:val="da-DK"/>
              </w:rPr>
            </w:pPr>
            <w:r w:rsidRPr="00B34A6E">
              <w:rPr>
                <w:rFonts w:ascii="Calibri" w:hAnsi="Calibri" w:cs="Calibri"/>
                <w:strike/>
                <w:sz w:val="22"/>
                <w:szCs w:val="22"/>
                <w:lang w:val="da-DK"/>
              </w:rPr>
              <w:t> </w:t>
            </w:r>
          </w:p>
        </w:tc>
        <w:tc>
          <w:tcPr>
            <w:tcW w:w="1484" w:type="dxa"/>
            <w:noWrap/>
            <w:hideMark/>
          </w:tcPr>
          <w:p w14:paraId="374E78BC"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lang w:val="da-DK"/>
              </w:rPr>
              <w:t> </w:t>
            </w:r>
            <w:r w:rsidRPr="00B34A6E">
              <w:rPr>
                <w:rFonts w:ascii="Calibri" w:hAnsi="Calibri" w:cs="Calibri"/>
                <w:strike/>
                <w:sz w:val="22"/>
                <w:szCs w:val="22"/>
              </w:rPr>
              <w:t>Family- Gas Price</w:t>
            </w:r>
          </w:p>
          <w:p w14:paraId="587A870F"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Currency Fixed Price</w:t>
            </w:r>
          </w:p>
        </w:tc>
      </w:tr>
      <w:tr w:rsidR="00750950" w:rsidRPr="00B34A6E" w14:paraId="5710BE54" w14:textId="77777777" w:rsidTr="006E0B25">
        <w:trPr>
          <w:trHeight w:val="1020"/>
          <w:jc w:val="center"/>
        </w:trPr>
        <w:tc>
          <w:tcPr>
            <w:tcW w:w="1129" w:type="dxa"/>
            <w:hideMark/>
          </w:tcPr>
          <w:p w14:paraId="53402707"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Currency risk adjustment</w:t>
            </w:r>
            <w:r w:rsidRPr="00B34A6E">
              <w:rPr>
                <w:rFonts w:ascii="Calibri" w:hAnsi="Calibri" w:cs="Calibri"/>
                <w:strike/>
                <w:sz w:val="22"/>
                <w:szCs w:val="22"/>
              </w:rPr>
              <w:br/>
              <w:t>(if the product is for Swedish customers)</w:t>
            </w:r>
          </w:p>
        </w:tc>
        <w:tc>
          <w:tcPr>
            <w:tcW w:w="2694" w:type="dxa"/>
          </w:tcPr>
          <w:p w14:paraId="1F711FB3" w14:textId="77DDAF6D" w:rsidR="00750950" w:rsidRPr="00B34A6E" w:rsidRDefault="0070287A" w:rsidP="007E7991">
            <w:pPr>
              <w:ind w:left="0"/>
              <w:jc w:val="center"/>
              <w:rPr>
                <w:rFonts w:ascii="Calibri" w:hAnsi="Calibri" w:cs="Calibri"/>
                <w:strike/>
                <w:sz w:val="22"/>
                <w:szCs w:val="22"/>
              </w:rPr>
            </w:pPr>
            <w:r w:rsidRPr="00B34A6E">
              <w:rPr>
                <w:rFonts w:ascii="Calibri" w:hAnsi="Calibri" w:cs="Calibri"/>
                <w:strike/>
                <w:sz w:val="22"/>
                <w:szCs w:val="22"/>
              </w:rPr>
              <w:t>Part of Delivery Fee</w:t>
            </w:r>
          </w:p>
        </w:tc>
        <w:tc>
          <w:tcPr>
            <w:tcW w:w="1842" w:type="dxa"/>
            <w:hideMark/>
          </w:tcPr>
          <w:p w14:paraId="5F262BE8" w14:textId="24C7C8DA"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1868" w:type="dxa"/>
            <w:noWrap/>
            <w:hideMark/>
          </w:tcPr>
          <w:p w14:paraId="566F407E" w14:textId="77777777" w:rsidR="00750950" w:rsidRPr="00B34A6E" w:rsidRDefault="00750950"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484" w:type="dxa"/>
            <w:noWrap/>
            <w:hideMark/>
          </w:tcPr>
          <w:p w14:paraId="0509FA1E" w14:textId="77777777" w:rsidR="00750950" w:rsidRPr="00B34A6E" w:rsidRDefault="00750950" w:rsidP="0058252C">
            <w:pPr>
              <w:ind w:left="0"/>
              <w:jc w:val="left"/>
              <w:rPr>
                <w:rFonts w:ascii="Calibri" w:hAnsi="Calibri" w:cs="Calibri"/>
                <w:strike/>
                <w:sz w:val="22"/>
                <w:szCs w:val="22"/>
              </w:rPr>
            </w:pPr>
            <w:r w:rsidRPr="00B34A6E">
              <w:rPr>
                <w:rFonts w:ascii="Calibri" w:hAnsi="Calibri" w:cs="Calibri"/>
                <w:strike/>
                <w:sz w:val="22"/>
                <w:szCs w:val="22"/>
              </w:rPr>
              <w:t> Family- Gas Price</w:t>
            </w:r>
          </w:p>
          <w:p w14:paraId="6ACD0A4B" w14:textId="77777777" w:rsidR="00750950" w:rsidRPr="00B34A6E" w:rsidRDefault="00750950" w:rsidP="0058252C">
            <w:pPr>
              <w:ind w:left="0"/>
              <w:rPr>
                <w:rFonts w:ascii="Calibri" w:hAnsi="Calibri" w:cs="Calibri"/>
                <w:strike/>
                <w:sz w:val="22"/>
                <w:szCs w:val="22"/>
              </w:rPr>
            </w:pPr>
            <w:r w:rsidRPr="00B34A6E">
              <w:rPr>
                <w:rFonts w:ascii="Calibri" w:hAnsi="Calibri" w:cs="Calibri"/>
                <w:strike/>
                <w:sz w:val="22"/>
                <w:szCs w:val="22"/>
              </w:rPr>
              <w:t>Attribute- Currency risk adjustment</w:t>
            </w:r>
          </w:p>
        </w:tc>
      </w:tr>
    </w:tbl>
    <w:p w14:paraId="386289B0" w14:textId="77777777" w:rsidR="00977068" w:rsidRDefault="00977068" w:rsidP="00977068">
      <w:pPr>
        <w:ind w:left="0"/>
        <w:rPr>
          <w:rFonts w:ascii="Calibri" w:hAnsi="Calibri" w:cs="Calibri"/>
          <w:sz w:val="22"/>
          <w:szCs w:val="22"/>
        </w:rPr>
      </w:pPr>
    </w:p>
    <w:p w14:paraId="3748F15D" w14:textId="77777777" w:rsidR="00977068" w:rsidRDefault="00977068" w:rsidP="00977068">
      <w:pPr>
        <w:ind w:left="0"/>
        <w:rPr>
          <w:rFonts w:ascii="Calibri" w:hAnsi="Calibri" w:cs="Calibri"/>
          <w:sz w:val="22"/>
          <w:szCs w:val="22"/>
        </w:rPr>
      </w:pPr>
    </w:p>
    <w:p w14:paraId="5AB6E7E0" w14:textId="77777777" w:rsidR="007E7991" w:rsidRDefault="007E7991" w:rsidP="00977068">
      <w:pPr>
        <w:ind w:left="0"/>
        <w:rPr>
          <w:rFonts w:ascii="Calibri" w:hAnsi="Calibri" w:cs="Calibri"/>
          <w:sz w:val="22"/>
          <w:szCs w:val="22"/>
        </w:rPr>
      </w:pPr>
    </w:p>
    <w:p w14:paraId="7E3BBCA2" w14:textId="77777777" w:rsidR="007E7991" w:rsidRDefault="007E7991" w:rsidP="00977068">
      <w:pPr>
        <w:ind w:left="0"/>
        <w:rPr>
          <w:rFonts w:ascii="Calibri" w:hAnsi="Calibri" w:cs="Calibri"/>
          <w:sz w:val="22"/>
          <w:szCs w:val="22"/>
        </w:rPr>
      </w:pPr>
    </w:p>
    <w:p w14:paraId="7C6B9F85" w14:textId="77777777" w:rsidR="007E7991" w:rsidRPr="007D4ED4" w:rsidRDefault="007E7991" w:rsidP="00977068">
      <w:pPr>
        <w:ind w:left="0"/>
        <w:rPr>
          <w:rFonts w:ascii="Calibri" w:hAnsi="Calibri" w:cs="Calibri"/>
          <w:sz w:val="22"/>
          <w:szCs w:val="22"/>
        </w:rPr>
      </w:pPr>
    </w:p>
    <w:p w14:paraId="0460611E" w14:textId="47CF93D8"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lastRenderedPageBreak/>
        <w:t xml:space="preserve">HUB </w:t>
      </w:r>
      <w:proofErr w:type="spellStart"/>
      <w:r w:rsidRPr="007D4ED4">
        <w:rPr>
          <w:rFonts w:ascii="Calibri" w:hAnsi="Calibri" w:cs="Calibri"/>
          <w:b/>
          <w:bCs/>
          <w:sz w:val="22"/>
          <w:szCs w:val="22"/>
        </w:rPr>
        <w:t>Månedspris</w:t>
      </w:r>
      <w:proofErr w:type="spellEnd"/>
      <w:r>
        <w:rPr>
          <w:rFonts w:ascii="Calibri" w:hAnsi="Calibri" w:cs="Calibri"/>
          <w:b/>
          <w:bCs/>
          <w:sz w:val="22"/>
          <w:szCs w:val="22"/>
        </w:rPr>
        <w:t xml:space="preserve"> </w:t>
      </w:r>
    </w:p>
    <w:p w14:paraId="007A77B2" w14:textId="77777777" w:rsidR="00977068" w:rsidRPr="007D4ED4" w:rsidRDefault="00977068" w:rsidP="00977068">
      <w:pPr>
        <w:ind w:left="0"/>
        <w:rPr>
          <w:rFonts w:ascii="Calibri" w:hAnsi="Calibri" w:cs="Calibri"/>
          <w:sz w:val="22"/>
          <w:szCs w:val="22"/>
        </w:rPr>
      </w:pPr>
    </w:p>
    <w:tbl>
      <w:tblPr>
        <w:tblStyle w:val="TableGrid"/>
        <w:tblW w:w="0" w:type="auto"/>
        <w:jc w:val="center"/>
        <w:tblLook w:val="04A0" w:firstRow="1" w:lastRow="0" w:firstColumn="1" w:lastColumn="0" w:noHBand="0" w:noVBand="1"/>
      </w:tblPr>
      <w:tblGrid>
        <w:gridCol w:w="1521"/>
        <w:gridCol w:w="2585"/>
        <w:gridCol w:w="1559"/>
        <w:gridCol w:w="1883"/>
        <w:gridCol w:w="1469"/>
      </w:tblGrid>
      <w:tr w:rsidR="008B588F" w:rsidRPr="007D4ED4" w14:paraId="39CB3A86" w14:textId="77777777" w:rsidTr="005F106C">
        <w:trPr>
          <w:trHeight w:val="315"/>
          <w:jc w:val="center"/>
        </w:trPr>
        <w:tc>
          <w:tcPr>
            <w:tcW w:w="9017" w:type="dxa"/>
            <w:gridSpan w:val="5"/>
          </w:tcPr>
          <w:p w14:paraId="6357C91D" w14:textId="476EFE4F" w:rsidR="008B588F" w:rsidRPr="008B588F" w:rsidRDefault="008B588F" w:rsidP="0058252C">
            <w:pPr>
              <w:ind w:left="0"/>
              <w:rPr>
                <w:rFonts w:ascii="Calibri" w:hAnsi="Calibri" w:cs="Calibri"/>
                <w:b/>
                <w:bCs/>
                <w:sz w:val="22"/>
                <w:szCs w:val="22"/>
              </w:rPr>
            </w:pPr>
            <w:r w:rsidRPr="007D4ED4">
              <w:rPr>
                <w:rFonts w:ascii="Calibri" w:hAnsi="Calibri" w:cs="Calibri"/>
                <w:b/>
                <w:bCs/>
                <w:sz w:val="22"/>
                <w:szCs w:val="22"/>
              </w:rPr>
              <w:t xml:space="preserve">Category- HUB </w:t>
            </w:r>
            <w:proofErr w:type="spellStart"/>
            <w:r w:rsidRPr="007D4ED4">
              <w:rPr>
                <w:rFonts w:ascii="Calibri" w:hAnsi="Calibri" w:cs="Calibri"/>
                <w:b/>
                <w:bCs/>
                <w:sz w:val="22"/>
                <w:szCs w:val="22"/>
              </w:rPr>
              <w:t>Månedspris</w:t>
            </w:r>
            <w:proofErr w:type="spellEnd"/>
          </w:p>
        </w:tc>
      </w:tr>
      <w:tr w:rsidR="00B66FDD" w:rsidRPr="007D4ED4" w14:paraId="7F2FB2F2" w14:textId="77777777" w:rsidTr="00FB6518">
        <w:trPr>
          <w:trHeight w:val="600"/>
          <w:jc w:val="center"/>
        </w:trPr>
        <w:tc>
          <w:tcPr>
            <w:tcW w:w="1521" w:type="dxa"/>
            <w:hideMark/>
          </w:tcPr>
          <w:p w14:paraId="4490EA1D" w14:textId="3906F52E" w:rsidR="00B66FDD" w:rsidRPr="007D4ED4" w:rsidRDefault="00B66FDD" w:rsidP="00FB6518">
            <w:pPr>
              <w:ind w:left="0"/>
              <w:jc w:val="center"/>
              <w:rPr>
                <w:rFonts w:ascii="Calibri" w:hAnsi="Calibri" w:cs="Calibri"/>
                <w:b/>
                <w:bCs/>
                <w:sz w:val="22"/>
                <w:szCs w:val="22"/>
              </w:rPr>
            </w:pPr>
            <w:r w:rsidRPr="007D4ED4">
              <w:rPr>
                <w:rFonts w:ascii="Calibri" w:hAnsi="Calibri" w:cs="Calibri"/>
                <w:b/>
                <w:bCs/>
                <w:sz w:val="22"/>
                <w:szCs w:val="22"/>
              </w:rPr>
              <w:t>Attributes</w:t>
            </w:r>
          </w:p>
        </w:tc>
        <w:tc>
          <w:tcPr>
            <w:tcW w:w="2585" w:type="dxa"/>
          </w:tcPr>
          <w:p w14:paraId="3E60EBFA" w14:textId="7CA7BE29" w:rsidR="00B66FDD" w:rsidRDefault="00B66FDD" w:rsidP="00FB6518">
            <w:pPr>
              <w:ind w:left="0"/>
              <w:jc w:val="center"/>
              <w:rPr>
                <w:rFonts w:ascii="Calibri" w:hAnsi="Calibri" w:cs="Calibri"/>
                <w:b/>
                <w:bCs/>
                <w:sz w:val="22"/>
                <w:szCs w:val="22"/>
              </w:rPr>
            </w:pPr>
            <w:r w:rsidRPr="00B66FDD">
              <w:rPr>
                <w:rFonts w:ascii="Calibri" w:hAnsi="Calibri" w:cs="Calibri"/>
                <w:b/>
                <w:bCs/>
                <w:sz w:val="22"/>
                <w:szCs w:val="22"/>
              </w:rPr>
              <w:t>Part of Delivery Fee / separately price fee</w:t>
            </w:r>
          </w:p>
        </w:tc>
        <w:tc>
          <w:tcPr>
            <w:tcW w:w="1559" w:type="dxa"/>
            <w:hideMark/>
          </w:tcPr>
          <w:p w14:paraId="067246A9" w14:textId="168D1B67" w:rsidR="00B66FDD" w:rsidRPr="007D4ED4" w:rsidRDefault="00B66FDD" w:rsidP="00FB6518">
            <w:pPr>
              <w:ind w:left="0"/>
              <w:jc w:val="center"/>
              <w:rPr>
                <w:rFonts w:ascii="Calibri" w:hAnsi="Calibri" w:cs="Calibri"/>
                <w:b/>
                <w:bCs/>
                <w:sz w:val="22"/>
                <w:szCs w:val="22"/>
              </w:rPr>
            </w:pPr>
            <w:r>
              <w:rPr>
                <w:rFonts w:ascii="Calibri" w:hAnsi="Calibri" w:cs="Calibri"/>
                <w:b/>
                <w:bCs/>
                <w:sz w:val="22"/>
                <w:szCs w:val="22"/>
              </w:rPr>
              <w:t>Type of Attribute</w:t>
            </w:r>
          </w:p>
        </w:tc>
        <w:tc>
          <w:tcPr>
            <w:tcW w:w="1883" w:type="dxa"/>
            <w:noWrap/>
            <w:hideMark/>
          </w:tcPr>
          <w:p w14:paraId="690D78FD" w14:textId="5AF8A7CC" w:rsidR="00B66FDD" w:rsidRPr="007D4ED4" w:rsidRDefault="00FB6518" w:rsidP="00FB6518">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469" w:type="dxa"/>
            <w:hideMark/>
          </w:tcPr>
          <w:p w14:paraId="44E77992" w14:textId="77777777" w:rsidR="00B66FDD" w:rsidRPr="007D4ED4" w:rsidRDefault="00B66FDD" w:rsidP="00FB6518">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66FDD" w:rsidRPr="007D4ED4" w14:paraId="3F3AA2EC" w14:textId="77777777" w:rsidTr="00FB6518">
        <w:trPr>
          <w:trHeight w:val="255"/>
          <w:jc w:val="center"/>
        </w:trPr>
        <w:tc>
          <w:tcPr>
            <w:tcW w:w="1521" w:type="dxa"/>
            <w:hideMark/>
          </w:tcPr>
          <w:p w14:paraId="63F0F71B"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Commission conditions</w:t>
            </w:r>
          </w:p>
        </w:tc>
        <w:tc>
          <w:tcPr>
            <w:tcW w:w="2585" w:type="dxa"/>
          </w:tcPr>
          <w:p w14:paraId="2A4A7781" w14:textId="1FA431FE" w:rsidR="00B66FDD" w:rsidRPr="007D4ED4" w:rsidRDefault="00BA709E" w:rsidP="0058252C">
            <w:pPr>
              <w:ind w:left="0"/>
              <w:rPr>
                <w:rFonts w:ascii="Calibri" w:hAnsi="Calibri" w:cs="Calibri"/>
                <w:sz w:val="22"/>
                <w:szCs w:val="22"/>
              </w:rPr>
            </w:pPr>
            <w:r>
              <w:rPr>
                <w:rFonts w:ascii="Calibri" w:hAnsi="Calibri" w:cs="Calibri"/>
                <w:sz w:val="22"/>
                <w:szCs w:val="22"/>
              </w:rPr>
              <w:t>N/A</w:t>
            </w:r>
          </w:p>
        </w:tc>
        <w:tc>
          <w:tcPr>
            <w:tcW w:w="1559" w:type="dxa"/>
            <w:hideMark/>
          </w:tcPr>
          <w:p w14:paraId="2E44B721" w14:textId="623F1D0D" w:rsidR="00B66FDD" w:rsidRPr="007D4ED4" w:rsidRDefault="00B66FDD" w:rsidP="0058252C">
            <w:pPr>
              <w:ind w:left="0"/>
              <w:rPr>
                <w:rFonts w:ascii="Calibri" w:hAnsi="Calibri" w:cs="Calibri"/>
                <w:sz w:val="22"/>
                <w:szCs w:val="22"/>
              </w:rPr>
            </w:pPr>
            <w:r w:rsidRPr="007D4ED4">
              <w:rPr>
                <w:rFonts w:ascii="Calibri" w:hAnsi="Calibri" w:cs="Calibri"/>
                <w:sz w:val="22"/>
                <w:szCs w:val="22"/>
              </w:rPr>
              <w:t>Text in offer wording</w:t>
            </w:r>
          </w:p>
        </w:tc>
        <w:tc>
          <w:tcPr>
            <w:tcW w:w="1883" w:type="dxa"/>
            <w:noWrap/>
            <w:hideMark/>
          </w:tcPr>
          <w:p w14:paraId="1D322B2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28AF5469"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Family- Offer Wording</w:t>
            </w:r>
          </w:p>
          <w:p w14:paraId="69460BA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B66FDD" w:rsidRPr="007D4ED4" w14:paraId="78030EE9" w14:textId="77777777" w:rsidTr="00FB6518">
        <w:trPr>
          <w:trHeight w:val="255"/>
          <w:jc w:val="center"/>
        </w:trPr>
        <w:tc>
          <w:tcPr>
            <w:tcW w:w="1521" w:type="dxa"/>
            <w:hideMark/>
          </w:tcPr>
          <w:p w14:paraId="4788FE9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Pro rata liability</w:t>
            </w:r>
          </w:p>
        </w:tc>
        <w:tc>
          <w:tcPr>
            <w:tcW w:w="2585" w:type="dxa"/>
          </w:tcPr>
          <w:p w14:paraId="440E336A" w14:textId="5ABD25CA" w:rsidR="00B66FDD" w:rsidRPr="007D4ED4" w:rsidRDefault="00582C88" w:rsidP="0058252C">
            <w:pPr>
              <w:ind w:left="0"/>
              <w:rPr>
                <w:rFonts w:ascii="Calibri" w:hAnsi="Calibri" w:cs="Calibri"/>
                <w:sz w:val="22"/>
                <w:szCs w:val="22"/>
              </w:rPr>
            </w:pPr>
            <w:r>
              <w:rPr>
                <w:rFonts w:ascii="Calibri" w:hAnsi="Calibri" w:cs="Calibri"/>
                <w:sz w:val="22"/>
                <w:szCs w:val="22"/>
              </w:rPr>
              <w:t>N/A</w:t>
            </w:r>
          </w:p>
        </w:tc>
        <w:tc>
          <w:tcPr>
            <w:tcW w:w="1559" w:type="dxa"/>
            <w:hideMark/>
          </w:tcPr>
          <w:p w14:paraId="6D9CC6CB" w14:textId="58335344" w:rsidR="00B66FDD" w:rsidRPr="007D4ED4" w:rsidRDefault="00B66FDD" w:rsidP="0058252C">
            <w:pPr>
              <w:ind w:left="0"/>
              <w:rPr>
                <w:rFonts w:ascii="Calibri" w:hAnsi="Calibri" w:cs="Calibri"/>
                <w:sz w:val="22"/>
                <w:szCs w:val="22"/>
              </w:rPr>
            </w:pPr>
            <w:r w:rsidRPr="007D4ED4">
              <w:rPr>
                <w:rFonts w:ascii="Calibri" w:hAnsi="Calibri" w:cs="Calibri"/>
                <w:sz w:val="22"/>
                <w:szCs w:val="22"/>
              </w:rPr>
              <w:t>Text in offer wording</w:t>
            </w:r>
          </w:p>
        </w:tc>
        <w:tc>
          <w:tcPr>
            <w:tcW w:w="1883" w:type="dxa"/>
            <w:noWrap/>
            <w:hideMark/>
          </w:tcPr>
          <w:p w14:paraId="328339F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6F53282B"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Family- Offer Wording</w:t>
            </w:r>
          </w:p>
          <w:p w14:paraId="6438F45A"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Pro rata liability</w:t>
            </w:r>
          </w:p>
        </w:tc>
      </w:tr>
      <w:tr w:rsidR="00B66FDD" w:rsidRPr="007D4ED4" w14:paraId="782A883E" w14:textId="77777777" w:rsidTr="00FB6518">
        <w:trPr>
          <w:trHeight w:val="510"/>
          <w:jc w:val="center"/>
        </w:trPr>
        <w:tc>
          <w:tcPr>
            <w:tcW w:w="1521" w:type="dxa"/>
            <w:hideMark/>
          </w:tcPr>
          <w:p w14:paraId="28600844"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Biogas cost</w:t>
            </w:r>
          </w:p>
        </w:tc>
        <w:tc>
          <w:tcPr>
            <w:tcW w:w="2585" w:type="dxa"/>
          </w:tcPr>
          <w:p w14:paraId="0A747626" w14:textId="35C22089" w:rsidR="00B66FDD" w:rsidRPr="007D4ED4" w:rsidRDefault="007D08A2" w:rsidP="0058252C">
            <w:pPr>
              <w:ind w:left="0"/>
              <w:rPr>
                <w:rFonts w:ascii="Calibri" w:hAnsi="Calibri" w:cs="Calibri"/>
                <w:sz w:val="22"/>
                <w:szCs w:val="22"/>
              </w:rPr>
            </w:pPr>
            <w:r w:rsidRPr="007D08A2">
              <w:rPr>
                <w:rFonts w:ascii="Calibri" w:hAnsi="Calibri" w:cs="Calibri"/>
                <w:sz w:val="22"/>
                <w:szCs w:val="22"/>
              </w:rPr>
              <w:t>Part of separate price</w:t>
            </w:r>
          </w:p>
        </w:tc>
        <w:tc>
          <w:tcPr>
            <w:tcW w:w="1559" w:type="dxa"/>
            <w:hideMark/>
          </w:tcPr>
          <w:p w14:paraId="0729E9DB" w14:textId="6D2DA088"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6DFD1F2B" w14:textId="77777777" w:rsidR="00B66FDD" w:rsidRPr="007D4ED4" w:rsidRDefault="00B66FDD"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69" w:type="dxa"/>
            <w:noWrap/>
            <w:hideMark/>
          </w:tcPr>
          <w:p w14:paraId="22A19FB2"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Family- Cost &amp; Margin</w:t>
            </w:r>
          </w:p>
          <w:p w14:paraId="2D7838D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Biogas cost</w:t>
            </w:r>
          </w:p>
        </w:tc>
      </w:tr>
      <w:tr w:rsidR="00B66FDD" w:rsidRPr="007D4ED4" w14:paraId="68959A14" w14:textId="77777777" w:rsidTr="00FB6518">
        <w:trPr>
          <w:trHeight w:val="510"/>
          <w:jc w:val="center"/>
        </w:trPr>
        <w:tc>
          <w:tcPr>
            <w:tcW w:w="1521" w:type="dxa"/>
            <w:hideMark/>
          </w:tcPr>
          <w:p w14:paraId="12B9AC6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Biogas margin</w:t>
            </w:r>
          </w:p>
        </w:tc>
        <w:tc>
          <w:tcPr>
            <w:tcW w:w="2585" w:type="dxa"/>
          </w:tcPr>
          <w:p w14:paraId="3B8FCC02" w14:textId="6CE02FC0" w:rsidR="00B66FDD" w:rsidRPr="007D4ED4" w:rsidRDefault="007D08A2" w:rsidP="0058252C">
            <w:pPr>
              <w:ind w:left="0"/>
              <w:rPr>
                <w:rFonts w:ascii="Calibri" w:hAnsi="Calibri" w:cs="Calibri"/>
                <w:sz w:val="22"/>
                <w:szCs w:val="22"/>
              </w:rPr>
            </w:pPr>
            <w:r w:rsidRPr="007D08A2">
              <w:rPr>
                <w:rFonts w:ascii="Calibri" w:hAnsi="Calibri" w:cs="Calibri"/>
                <w:sz w:val="22"/>
                <w:szCs w:val="22"/>
              </w:rPr>
              <w:t>Part of separate price</w:t>
            </w:r>
          </w:p>
        </w:tc>
        <w:tc>
          <w:tcPr>
            <w:tcW w:w="1559" w:type="dxa"/>
            <w:hideMark/>
          </w:tcPr>
          <w:p w14:paraId="7818E62D" w14:textId="173A8868"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6E4353F7" w14:textId="77777777" w:rsidR="00B66FDD" w:rsidRPr="007D4ED4" w:rsidRDefault="00B66FDD"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69" w:type="dxa"/>
            <w:noWrap/>
            <w:hideMark/>
          </w:tcPr>
          <w:p w14:paraId="27F9223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Family- Cost &amp; Margin</w:t>
            </w:r>
          </w:p>
          <w:p w14:paraId="1BA37393"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Biogas margin</w:t>
            </w:r>
          </w:p>
        </w:tc>
      </w:tr>
      <w:tr w:rsidR="00B66FDD" w:rsidRPr="007D4ED4" w14:paraId="6D0CB8D9" w14:textId="77777777" w:rsidTr="00FB6518">
        <w:trPr>
          <w:trHeight w:val="255"/>
          <w:jc w:val="center"/>
        </w:trPr>
        <w:tc>
          <w:tcPr>
            <w:tcW w:w="1521" w:type="dxa"/>
            <w:hideMark/>
          </w:tcPr>
          <w:p w14:paraId="4E44DCA3"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Biogas type</w:t>
            </w:r>
          </w:p>
        </w:tc>
        <w:tc>
          <w:tcPr>
            <w:tcW w:w="2585" w:type="dxa"/>
          </w:tcPr>
          <w:p w14:paraId="4881EA50" w14:textId="4D3F631D" w:rsidR="00B66FDD" w:rsidRPr="007D4ED4" w:rsidRDefault="007D08A2" w:rsidP="0058252C">
            <w:pPr>
              <w:ind w:left="0"/>
              <w:rPr>
                <w:rFonts w:ascii="Calibri" w:hAnsi="Calibri" w:cs="Calibri"/>
                <w:sz w:val="22"/>
                <w:szCs w:val="22"/>
              </w:rPr>
            </w:pPr>
            <w:r>
              <w:rPr>
                <w:rFonts w:ascii="Calibri" w:hAnsi="Calibri" w:cs="Calibri"/>
                <w:sz w:val="22"/>
                <w:szCs w:val="22"/>
              </w:rPr>
              <w:t>N/A</w:t>
            </w:r>
          </w:p>
        </w:tc>
        <w:tc>
          <w:tcPr>
            <w:tcW w:w="1559" w:type="dxa"/>
            <w:hideMark/>
          </w:tcPr>
          <w:p w14:paraId="42D13E38" w14:textId="0D491A48" w:rsidR="00B66FDD" w:rsidRPr="007D4ED4" w:rsidRDefault="00B66FDD" w:rsidP="0058252C">
            <w:pPr>
              <w:ind w:left="0"/>
              <w:rPr>
                <w:rFonts w:ascii="Calibri" w:hAnsi="Calibri" w:cs="Calibri"/>
                <w:sz w:val="22"/>
                <w:szCs w:val="22"/>
              </w:rPr>
            </w:pPr>
            <w:r w:rsidRPr="007D4ED4">
              <w:rPr>
                <w:rFonts w:ascii="Calibri" w:hAnsi="Calibri" w:cs="Calibri"/>
                <w:sz w:val="22"/>
                <w:szCs w:val="22"/>
              </w:rPr>
              <w:t>Drop down (GO types)</w:t>
            </w:r>
          </w:p>
        </w:tc>
        <w:tc>
          <w:tcPr>
            <w:tcW w:w="1883" w:type="dxa"/>
            <w:noWrap/>
            <w:hideMark/>
          </w:tcPr>
          <w:p w14:paraId="704CBE7C" w14:textId="77777777" w:rsidR="00B66FDD" w:rsidRPr="007D4ED4" w:rsidRDefault="00B66FDD" w:rsidP="0058252C">
            <w:pPr>
              <w:ind w:left="0"/>
              <w:jc w:val="center"/>
              <w:rPr>
                <w:rFonts w:ascii="Calibri" w:hAnsi="Calibri" w:cs="Calibri"/>
                <w:sz w:val="22"/>
                <w:szCs w:val="22"/>
              </w:rPr>
            </w:pPr>
            <w:r>
              <w:rPr>
                <w:rFonts w:ascii="Calibri" w:hAnsi="Calibri" w:cs="Calibri"/>
                <w:sz w:val="22"/>
                <w:szCs w:val="22"/>
              </w:rPr>
              <w:t>No Formula</w:t>
            </w:r>
          </w:p>
        </w:tc>
        <w:tc>
          <w:tcPr>
            <w:tcW w:w="1469" w:type="dxa"/>
            <w:noWrap/>
            <w:hideMark/>
          </w:tcPr>
          <w:p w14:paraId="4B349A93"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Family- Cost &amp; Margin</w:t>
            </w:r>
          </w:p>
          <w:p w14:paraId="3C1AD93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Biogas type</w:t>
            </w:r>
          </w:p>
        </w:tc>
      </w:tr>
      <w:tr w:rsidR="00B66FDD" w:rsidRPr="007D4ED4" w14:paraId="17DA84B6" w14:textId="77777777" w:rsidTr="00FB6518">
        <w:trPr>
          <w:trHeight w:val="510"/>
          <w:jc w:val="center"/>
        </w:trPr>
        <w:tc>
          <w:tcPr>
            <w:tcW w:w="1521" w:type="dxa"/>
            <w:hideMark/>
          </w:tcPr>
          <w:p w14:paraId="1C1C45C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Margin</w:t>
            </w:r>
          </w:p>
        </w:tc>
        <w:tc>
          <w:tcPr>
            <w:tcW w:w="2585" w:type="dxa"/>
          </w:tcPr>
          <w:p w14:paraId="3337A146" w14:textId="2543EA5E" w:rsidR="00B66FDD" w:rsidRPr="007D4ED4" w:rsidRDefault="007D08A2" w:rsidP="0058252C">
            <w:pPr>
              <w:ind w:left="0"/>
              <w:rPr>
                <w:rFonts w:ascii="Calibri" w:hAnsi="Calibri" w:cs="Calibri"/>
                <w:sz w:val="22"/>
                <w:szCs w:val="22"/>
              </w:rPr>
            </w:pPr>
            <w:r w:rsidRPr="007D08A2">
              <w:rPr>
                <w:rFonts w:ascii="Calibri" w:hAnsi="Calibri" w:cs="Calibri"/>
                <w:sz w:val="22"/>
                <w:szCs w:val="22"/>
              </w:rPr>
              <w:t>Part of Delivery Fee</w:t>
            </w:r>
          </w:p>
        </w:tc>
        <w:tc>
          <w:tcPr>
            <w:tcW w:w="1559" w:type="dxa"/>
            <w:hideMark/>
          </w:tcPr>
          <w:p w14:paraId="03AEDC1C" w14:textId="24F0569E"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663EE3B4" w14:textId="77777777" w:rsidR="00B66FDD" w:rsidRPr="007D4ED4" w:rsidRDefault="00B66FDD" w:rsidP="0058252C">
            <w:pPr>
              <w:ind w:left="0"/>
              <w:jc w:val="center"/>
              <w:rPr>
                <w:rFonts w:ascii="Calibri" w:hAnsi="Calibri" w:cs="Calibri"/>
                <w:sz w:val="22"/>
                <w:szCs w:val="22"/>
              </w:rPr>
            </w:pPr>
            <w:r>
              <w:rPr>
                <w:rFonts w:ascii="Calibri" w:hAnsi="Calibri" w:cs="Calibri"/>
                <w:sz w:val="22"/>
                <w:szCs w:val="22"/>
              </w:rPr>
              <w:t>A</w:t>
            </w:r>
            <w:r w:rsidRPr="007D4ED4">
              <w:rPr>
                <w:rFonts w:ascii="Calibri" w:hAnsi="Calibri" w:cs="Calibri"/>
                <w:sz w:val="22"/>
                <w:szCs w:val="22"/>
              </w:rPr>
              <w:t>dded by KAM/AM</w:t>
            </w:r>
          </w:p>
        </w:tc>
        <w:tc>
          <w:tcPr>
            <w:tcW w:w="1469" w:type="dxa"/>
            <w:noWrap/>
            <w:hideMark/>
          </w:tcPr>
          <w:p w14:paraId="15B25FD0"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Family- Cost &amp; Margin</w:t>
            </w:r>
          </w:p>
          <w:p w14:paraId="771265DB"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Margin</w:t>
            </w:r>
          </w:p>
        </w:tc>
      </w:tr>
      <w:tr w:rsidR="00B66FDD" w:rsidRPr="007D4ED4" w14:paraId="2F3EBA57" w14:textId="77777777" w:rsidTr="00FB6518">
        <w:trPr>
          <w:trHeight w:val="1020"/>
          <w:jc w:val="center"/>
        </w:trPr>
        <w:tc>
          <w:tcPr>
            <w:tcW w:w="1521" w:type="dxa"/>
            <w:hideMark/>
          </w:tcPr>
          <w:p w14:paraId="3522013A"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lastRenderedPageBreak/>
              <w:t xml:space="preserve">THE AV with currency </w:t>
            </w:r>
          </w:p>
        </w:tc>
        <w:tc>
          <w:tcPr>
            <w:tcW w:w="2585" w:type="dxa"/>
          </w:tcPr>
          <w:p w14:paraId="71C6EF40" w14:textId="2972AE03" w:rsidR="00B66FDD" w:rsidRPr="007D4ED4" w:rsidRDefault="007D08A2" w:rsidP="0058252C">
            <w:pPr>
              <w:ind w:left="0"/>
              <w:rPr>
                <w:rFonts w:ascii="Calibri" w:hAnsi="Calibri" w:cs="Calibri"/>
                <w:sz w:val="22"/>
                <w:szCs w:val="22"/>
              </w:rPr>
            </w:pPr>
            <w:r>
              <w:rPr>
                <w:rFonts w:ascii="Calibri" w:hAnsi="Calibri" w:cs="Calibri"/>
                <w:sz w:val="22"/>
                <w:szCs w:val="22"/>
              </w:rPr>
              <w:t>N/A</w:t>
            </w:r>
          </w:p>
        </w:tc>
        <w:tc>
          <w:tcPr>
            <w:tcW w:w="1559" w:type="dxa"/>
            <w:hideMark/>
          </w:tcPr>
          <w:p w14:paraId="7495D001" w14:textId="268C5C8A"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1883" w:type="dxa"/>
            <w:hideMark/>
          </w:tcPr>
          <w:p w14:paraId="3259B093"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and THE. This is used for price examples in quotes/contracts.</w:t>
            </w:r>
          </w:p>
        </w:tc>
        <w:tc>
          <w:tcPr>
            <w:tcW w:w="1469" w:type="dxa"/>
            <w:noWrap/>
            <w:hideMark/>
          </w:tcPr>
          <w:p w14:paraId="35D7B4C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p>
        </w:tc>
      </w:tr>
      <w:tr w:rsidR="00B66FDD" w:rsidRPr="007D4ED4" w14:paraId="32547C7A" w14:textId="77777777" w:rsidTr="00FB6518">
        <w:trPr>
          <w:trHeight w:val="1020"/>
          <w:jc w:val="center"/>
        </w:trPr>
        <w:tc>
          <w:tcPr>
            <w:tcW w:w="1521" w:type="dxa"/>
            <w:hideMark/>
          </w:tcPr>
          <w:p w14:paraId="147F6E1B"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THE AV without currency </w:t>
            </w:r>
          </w:p>
        </w:tc>
        <w:tc>
          <w:tcPr>
            <w:tcW w:w="2585" w:type="dxa"/>
          </w:tcPr>
          <w:p w14:paraId="303EF580" w14:textId="110DA714" w:rsidR="00B66FDD" w:rsidRPr="007D4ED4" w:rsidRDefault="007D08A2" w:rsidP="0058252C">
            <w:pPr>
              <w:ind w:left="0"/>
              <w:rPr>
                <w:rFonts w:ascii="Calibri" w:hAnsi="Calibri" w:cs="Calibri"/>
                <w:sz w:val="22"/>
                <w:szCs w:val="22"/>
              </w:rPr>
            </w:pPr>
            <w:r>
              <w:rPr>
                <w:rFonts w:ascii="Calibri" w:hAnsi="Calibri" w:cs="Calibri"/>
                <w:sz w:val="22"/>
                <w:szCs w:val="22"/>
              </w:rPr>
              <w:t>N/A</w:t>
            </w:r>
          </w:p>
        </w:tc>
        <w:tc>
          <w:tcPr>
            <w:tcW w:w="1559" w:type="dxa"/>
            <w:hideMark/>
          </w:tcPr>
          <w:p w14:paraId="77AFB4C2" w14:textId="7020AAA2"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1883" w:type="dxa"/>
            <w:hideMark/>
          </w:tcPr>
          <w:p w14:paraId="2AB66419"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and THE. This is used for price examples in quotes/contracts.</w:t>
            </w:r>
          </w:p>
        </w:tc>
        <w:tc>
          <w:tcPr>
            <w:tcW w:w="1469" w:type="dxa"/>
            <w:noWrap/>
            <w:hideMark/>
          </w:tcPr>
          <w:p w14:paraId="322AE308"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p>
        </w:tc>
      </w:tr>
      <w:tr w:rsidR="00B66FDD" w:rsidRPr="007D4ED4" w14:paraId="226FB6C7" w14:textId="77777777" w:rsidTr="00FB6518">
        <w:trPr>
          <w:trHeight w:val="510"/>
          <w:jc w:val="center"/>
        </w:trPr>
        <w:tc>
          <w:tcPr>
            <w:tcW w:w="1521" w:type="dxa"/>
            <w:hideMark/>
          </w:tcPr>
          <w:p w14:paraId="6E38349A"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Remove spot price example in offer wording</w:t>
            </w:r>
          </w:p>
        </w:tc>
        <w:tc>
          <w:tcPr>
            <w:tcW w:w="2585" w:type="dxa"/>
          </w:tcPr>
          <w:p w14:paraId="1DD221F8" w14:textId="484FF951" w:rsidR="00B66FDD" w:rsidRPr="007D4ED4" w:rsidRDefault="0050256F" w:rsidP="0058252C">
            <w:pPr>
              <w:ind w:left="0"/>
              <w:rPr>
                <w:rFonts w:ascii="Calibri" w:hAnsi="Calibri" w:cs="Calibri"/>
                <w:sz w:val="22"/>
                <w:szCs w:val="22"/>
              </w:rPr>
            </w:pPr>
            <w:r>
              <w:rPr>
                <w:rFonts w:ascii="Calibri" w:hAnsi="Calibri" w:cs="Calibri"/>
                <w:sz w:val="22"/>
                <w:szCs w:val="22"/>
              </w:rPr>
              <w:t>N/A</w:t>
            </w:r>
          </w:p>
        </w:tc>
        <w:tc>
          <w:tcPr>
            <w:tcW w:w="1559" w:type="dxa"/>
            <w:hideMark/>
          </w:tcPr>
          <w:p w14:paraId="7D46E171" w14:textId="24C467E2" w:rsidR="00B66FDD" w:rsidRPr="007D4ED4" w:rsidRDefault="00B66FDD" w:rsidP="0058252C">
            <w:pPr>
              <w:ind w:left="0"/>
              <w:rPr>
                <w:rFonts w:ascii="Calibri" w:hAnsi="Calibri" w:cs="Calibri"/>
                <w:sz w:val="22"/>
                <w:szCs w:val="22"/>
              </w:rPr>
            </w:pPr>
            <w:r w:rsidRPr="007D4ED4">
              <w:rPr>
                <w:rFonts w:ascii="Calibri" w:hAnsi="Calibri" w:cs="Calibri"/>
                <w:sz w:val="22"/>
                <w:szCs w:val="22"/>
              </w:rPr>
              <w:t>Text in offer wording</w:t>
            </w:r>
          </w:p>
        </w:tc>
        <w:tc>
          <w:tcPr>
            <w:tcW w:w="1883" w:type="dxa"/>
            <w:noWrap/>
            <w:hideMark/>
          </w:tcPr>
          <w:p w14:paraId="2343A2AA"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74C41BE9"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p>
        </w:tc>
      </w:tr>
      <w:tr w:rsidR="00B66FDD" w:rsidRPr="007D4ED4" w14:paraId="23F33DEB" w14:textId="77777777" w:rsidTr="00FB6518">
        <w:trPr>
          <w:trHeight w:val="255"/>
          <w:jc w:val="center"/>
        </w:trPr>
        <w:tc>
          <w:tcPr>
            <w:tcW w:w="1521" w:type="dxa"/>
            <w:hideMark/>
          </w:tcPr>
          <w:p w14:paraId="32C3B0F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English offer wording</w:t>
            </w:r>
          </w:p>
        </w:tc>
        <w:tc>
          <w:tcPr>
            <w:tcW w:w="2585" w:type="dxa"/>
          </w:tcPr>
          <w:p w14:paraId="1D66DCA8" w14:textId="3F1C702B" w:rsidR="00B66FDD" w:rsidRPr="007D4ED4" w:rsidRDefault="0050256F" w:rsidP="0058252C">
            <w:pPr>
              <w:ind w:left="0"/>
              <w:rPr>
                <w:rFonts w:ascii="Calibri" w:hAnsi="Calibri" w:cs="Calibri"/>
                <w:sz w:val="22"/>
                <w:szCs w:val="22"/>
              </w:rPr>
            </w:pPr>
            <w:r>
              <w:rPr>
                <w:rFonts w:ascii="Calibri" w:hAnsi="Calibri" w:cs="Calibri"/>
                <w:sz w:val="22"/>
                <w:szCs w:val="22"/>
              </w:rPr>
              <w:t>N/A</w:t>
            </w:r>
          </w:p>
        </w:tc>
        <w:tc>
          <w:tcPr>
            <w:tcW w:w="1559" w:type="dxa"/>
            <w:hideMark/>
          </w:tcPr>
          <w:p w14:paraId="1868777B" w14:textId="04571FAD" w:rsidR="00B66FDD" w:rsidRPr="007D4ED4" w:rsidRDefault="00B66FDD" w:rsidP="0058252C">
            <w:pPr>
              <w:ind w:left="0"/>
              <w:rPr>
                <w:rFonts w:ascii="Calibri" w:hAnsi="Calibri" w:cs="Calibri"/>
                <w:sz w:val="22"/>
                <w:szCs w:val="22"/>
              </w:rPr>
            </w:pPr>
            <w:r w:rsidRPr="007D4ED4">
              <w:rPr>
                <w:rFonts w:ascii="Calibri" w:hAnsi="Calibri" w:cs="Calibri"/>
                <w:sz w:val="22"/>
                <w:szCs w:val="22"/>
              </w:rPr>
              <w:t>Text in offer wording</w:t>
            </w:r>
          </w:p>
        </w:tc>
        <w:tc>
          <w:tcPr>
            <w:tcW w:w="1883" w:type="dxa"/>
            <w:noWrap/>
            <w:hideMark/>
          </w:tcPr>
          <w:p w14:paraId="7ABC604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27C77A23"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Offer Wording</w:t>
            </w:r>
          </w:p>
          <w:p w14:paraId="2AA5567A"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B66FDD" w:rsidRPr="007D4ED4" w14:paraId="4443FF6D" w14:textId="77777777" w:rsidTr="00FB6518">
        <w:trPr>
          <w:trHeight w:val="510"/>
          <w:jc w:val="center"/>
        </w:trPr>
        <w:tc>
          <w:tcPr>
            <w:tcW w:w="1521" w:type="dxa"/>
            <w:hideMark/>
          </w:tcPr>
          <w:p w14:paraId="459B31AB"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Flex fee adjustment</w:t>
            </w:r>
          </w:p>
        </w:tc>
        <w:tc>
          <w:tcPr>
            <w:tcW w:w="2585" w:type="dxa"/>
          </w:tcPr>
          <w:p w14:paraId="14BF6A9F" w14:textId="4CB3D140"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6DCD4A08" w14:textId="66A9A22C"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779DF7BC"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0235D79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Family- Gas Additional fees</w:t>
            </w:r>
          </w:p>
          <w:p w14:paraId="669D86A9"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Flex fee adjustment</w:t>
            </w:r>
          </w:p>
        </w:tc>
      </w:tr>
      <w:tr w:rsidR="00B66FDD" w:rsidRPr="007D4ED4" w14:paraId="1E0EE78A" w14:textId="77777777" w:rsidTr="00FB6518">
        <w:trPr>
          <w:trHeight w:val="1275"/>
          <w:jc w:val="center"/>
        </w:trPr>
        <w:tc>
          <w:tcPr>
            <w:tcW w:w="1521" w:type="dxa"/>
            <w:hideMark/>
          </w:tcPr>
          <w:p w14:paraId="7FAAD701"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lastRenderedPageBreak/>
              <w:t>Flex fee THE</w:t>
            </w:r>
          </w:p>
        </w:tc>
        <w:tc>
          <w:tcPr>
            <w:tcW w:w="2585" w:type="dxa"/>
          </w:tcPr>
          <w:p w14:paraId="581CDF9E" w14:textId="09806C91"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58073C78" w14:textId="5F94520E"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w:t>
            </w:r>
          </w:p>
        </w:tc>
        <w:tc>
          <w:tcPr>
            <w:tcW w:w="1883" w:type="dxa"/>
            <w:hideMark/>
          </w:tcPr>
          <w:p w14:paraId="28A7B238"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446CD407"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p>
        </w:tc>
      </w:tr>
      <w:tr w:rsidR="00B66FDD" w:rsidRPr="007D4ED4" w14:paraId="16B8FB4A" w14:textId="77777777" w:rsidTr="00FB6518">
        <w:trPr>
          <w:trHeight w:val="1275"/>
          <w:jc w:val="center"/>
        </w:trPr>
        <w:tc>
          <w:tcPr>
            <w:tcW w:w="1521" w:type="dxa"/>
            <w:hideMark/>
          </w:tcPr>
          <w:p w14:paraId="3CD54830"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Index fee THE</w:t>
            </w:r>
          </w:p>
        </w:tc>
        <w:tc>
          <w:tcPr>
            <w:tcW w:w="2585" w:type="dxa"/>
          </w:tcPr>
          <w:p w14:paraId="68D36B07" w14:textId="36BC2291"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5D3F35F9" w14:textId="4CB2221C"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w:t>
            </w:r>
          </w:p>
        </w:tc>
        <w:tc>
          <w:tcPr>
            <w:tcW w:w="1883" w:type="dxa"/>
            <w:hideMark/>
          </w:tcPr>
          <w:p w14:paraId="5D0677C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5C2F1EA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p>
        </w:tc>
      </w:tr>
      <w:tr w:rsidR="00B66FDD" w:rsidRPr="007D4ED4" w14:paraId="3FCD3CCC" w14:textId="77777777" w:rsidTr="00FB6518">
        <w:trPr>
          <w:trHeight w:val="1275"/>
          <w:jc w:val="center"/>
        </w:trPr>
        <w:tc>
          <w:tcPr>
            <w:tcW w:w="1521" w:type="dxa"/>
            <w:hideMark/>
          </w:tcPr>
          <w:p w14:paraId="518D05F2"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lastRenderedPageBreak/>
              <w:t xml:space="preserve">ETF THE spread </w:t>
            </w:r>
          </w:p>
        </w:tc>
        <w:tc>
          <w:tcPr>
            <w:tcW w:w="2585" w:type="dxa"/>
          </w:tcPr>
          <w:p w14:paraId="08EE29E0" w14:textId="35C187A5"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2A29FA5E" w14:textId="1F728F3F"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w:t>
            </w:r>
          </w:p>
        </w:tc>
        <w:tc>
          <w:tcPr>
            <w:tcW w:w="1883" w:type="dxa"/>
            <w:hideMark/>
          </w:tcPr>
          <w:p w14:paraId="2776BFB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11A69C77"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p>
        </w:tc>
      </w:tr>
      <w:tr w:rsidR="00B66FDD" w:rsidRPr="007D4ED4" w14:paraId="7434E677" w14:textId="77777777" w:rsidTr="00FB6518">
        <w:trPr>
          <w:trHeight w:val="510"/>
          <w:jc w:val="center"/>
        </w:trPr>
        <w:tc>
          <w:tcPr>
            <w:tcW w:w="1521" w:type="dxa"/>
            <w:hideMark/>
          </w:tcPr>
          <w:p w14:paraId="3FA2477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ETF THE spread adjustment</w:t>
            </w:r>
          </w:p>
        </w:tc>
        <w:tc>
          <w:tcPr>
            <w:tcW w:w="2585" w:type="dxa"/>
          </w:tcPr>
          <w:p w14:paraId="6D6B98C3" w14:textId="2B7B407C"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4F9C3C2E" w14:textId="515CBA80"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37BD8109"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7C0C0551"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p>
        </w:tc>
      </w:tr>
      <w:tr w:rsidR="00B66FDD" w:rsidRPr="007D4ED4" w14:paraId="050F0FBE" w14:textId="77777777" w:rsidTr="00FB6518">
        <w:trPr>
          <w:trHeight w:val="510"/>
          <w:jc w:val="center"/>
        </w:trPr>
        <w:tc>
          <w:tcPr>
            <w:tcW w:w="1521" w:type="dxa"/>
            <w:hideMark/>
          </w:tcPr>
          <w:p w14:paraId="2C7A4EC1"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Conversion premium</w:t>
            </w:r>
          </w:p>
        </w:tc>
        <w:tc>
          <w:tcPr>
            <w:tcW w:w="2585" w:type="dxa"/>
          </w:tcPr>
          <w:p w14:paraId="41BB0FDE" w14:textId="1F6439F2"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6B2C0EC3" w14:textId="0E5082EA"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143F4814"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5ABCD6D8"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198B036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Conversion premium</w:t>
            </w:r>
          </w:p>
        </w:tc>
      </w:tr>
      <w:tr w:rsidR="00B66FDD" w:rsidRPr="007D4ED4" w14:paraId="728FF86D" w14:textId="77777777" w:rsidTr="00FB6518">
        <w:trPr>
          <w:trHeight w:val="1275"/>
          <w:jc w:val="center"/>
        </w:trPr>
        <w:tc>
          <w:tcPr>
            <w:tcW w:w="1521" w:type="dxa"/>
            <w:hideMark/>
          </w:tcPr>
          <w:p w14:paraId="2DDBA6C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Credit fee</w:t>
            </w:r>
          </w:p>
        </w:tc>
        <w:tc>
          <w:tcPr>
            <w:tcW w:w="2585" w:type="dxa"/>
          </w:tcPr>
          <w:p w14:paraId="7052D84E" w14:textId="40FD47C3"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5E9996A0" w14:textId="19C3319B"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w:t>
            </w:r>
          </w:p>
        </w:tc>
        <w:tc>
          <w:tcPr>
            <w:tcW w:w="1883" w:type="dxa"/>
            <w:hideMark/>
          </w:tcPr>
          <w:p w14:paraId="453467C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067DBCC6"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20BFA0F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Credit fee</w:t>
            </w:r>
          </w:p>
        </w:tc>
      </w:tr>
      <w:tr w:rsidR="00B66FDD" w:rsidRPr="007D4ED4" w14:paraId="574D1F5D" w14:textId="77777777" w:rsidTr="00FB6518">
        <w:trPr>
          <w:trHeight w:val="1275"/>
          <w:jc w:val="center"/>
        </w:trPr>
        <w:tc>
          <w:tcPr>
            <w:tcW w:w="1521" w:type="dxa"/>
            <w:hideMark/>
          </w:tcPr>
          <w:p w14:paraId="183A6ABB"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lastRenderedPageBreak/>
              <w:t>Imbalance fee</w:t>
            </w:r>
          </w:p>
        </w:tc>
        <w:tc>
          <w:tcPr>
            <w:tcW w:w="2585" w:type="dxa"/>
          </w:tcPr>
          <w:p w14:paraId="6631232E" w14:textId="5FE6CA9F"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141D489A" w14:textId="1CD6596B" w:rsidR="00B66FDD" w:rsidRPr="007D4ED4" w:rsidRDefault="00B66FDD" w:rsidP="0058252C">
            <w:pPr>
              <w:ind w:left="0"/>
              <w:rPr>
                <w:rFonts w:ascii="Calibri" w:hAnsi="Calibri" w:cs="Calibri"/>
                <w:sz w:val="22"/>
                <w:szCs w:val="22"/>
              </w:rPr>
            </w:pPr>
            <w:r w:rsidRPr="007D4ED4">
              <w:rPr>
                <w:rFonts w:ascii="Calibri" w:hAnsi="Calibri" w:cs="Calibri"/>
                <w:sz w:val="22"/>
                <w:szCs w:val="22"/>
              </w:rPr>
              <w:t>Prep curve</w:t>
            </w:r>
          </w:p>
        </w:tc>
        <w:tc>
          <w:tcPr>
            <w:tcW w:w="1883" w:type="dxa"/>
            <w:hideMark/>
          </w:tcPr>
          <w:p w14:paraId="4276E60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66648412"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392B9057"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Imbalance fee</w:t>
            </w:r>
          </w:p>
        </w:tc>
      </w:tr>
      <w:tr w:rsidR="00B66FDD" w:rsidRPr="007D4ED4" w14:paraId="24AA84FC" w14:textId="77777777" w:rsidTr="00FB6518">
        <w:trPr>
          <w:trHeight w:val="510"/>
          <w:jc w:val="center"/>
        </w:trPr>
        <w:tc>
          <w:tcPr>
            <w:tcW w:w="1521" w:type="dxa"/>
            <w:hideMark/>
          </w:tcPr>
          <w:p w14:paraId="44B910B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Imbalance adjustment</w:t>
            </w:r>
          </w:p>
        </w:tc>
        <w:tc>
          <w:tcPr>
            <w:tcW w:w="2585" w:type="dxa"/>
          </w:tcPr>
          <w:p w14:paraId="2586812F" w14:textId="5E9B3C61"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0AC440B0" w14:textId="33FDAA99"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25F2567D"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5CECB5E0"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000A429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Imbalance adjustment</w:t>
            </w:r>
          </w:p>
        </w:tc>
      </w:tr>
      <w:tr w:rsidR="00B66FDD" w:rsidRPr="007D4ED4" w14:paraId="4A92DC15" w14:textId="77777777" w:rsidTr="00FB6518">
        <w:trPr>
          <w:trHeight w:val="510"/>
          <w:jc w:val="center"/>
        </w:trPr>
        <w:tc>
          <w:tcPr>
            <w:tcW w:w="1521" w:type="dxa"/>
            <w:hideMark/>
          </w:tcPr>
          <w:p w14:paraId="3CBC8C5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Extended payment terms Fee</w:t>
            </w:r>
          </w:p>
        </w:tc>
        <w:tc>
          <w:tcPr>
            <w:tcW w:w="2585" w:type="dxa"/>
          </w:tcPr>
          <w:p w14:paraId="67196E2E" w14:textId="0728866C" w:rsidR="00B66FDD" w:rsidRPr="007D4ED4" w:rsidRDefault="0050256F" w:rsidP="0058252C">
            <w:pPr>
              <w:ind w:left="0"/>
              <w:rPr>
                <w:rFonts w:ascii="Calibri" w:hAnsi="Calibri" w:cs="Calibri"/>
                <w:sz w:val="22"/>
                <w:szCs w:val="22"/>
              </w:rPr>
            </w:pPr>
            <w:r w:rsidRPr="0050256F">
              <w:rPr>
                <w:rFonts w:ascii="Calibri" w:hAnsi="Calibri" w:cs="Calibri"/>
                <w:sz w:val="22"/>
                <w:szCs w:val="22"/>
              </w:rPr>
              <w:t>Part of Delivery Fee</w:t>
            </w:r>
          </w:p>
        </w:tc>
        <w:tc>
          <w:tcPr>
            <w:tcW w:w="1559" w:type="dxa"/>
            <w:hideMark/>
          </w:tcPr>
          <w:p w14:paraId="2861CAF1" w14:textId="7C731C81"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4AB33C64"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5920B50C"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56CE7CB4"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Extended payment terms Fee</w:t>
            </w:r>
          </w:p>
        </w:tc>
      </w:tr>
      <w:tr w:rsidR="00B66FDD" w:rsidRPr="007D4ED4" w14:paraId="075CF89E" w14:textId="77777777" w:rsidTr="00FB6518">
        <w:trPr>
          <w:trHeight w:val="510"/>
          <w:jc w:val="center"/>
        </w:trPr>
        <w:tc>
          <w:tcPr>
            <w:tcW w:w="1521" w:type="dxa"/>
            <w:hideMark/>
          </w:tcPr>
          <w:p w14:paraId="7F11F189"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Extended Payment terms Days</w:t>
            </w:r>
          </w:p>
        </w:tc>
        <w:tc>
          <w:tcPr>
            <w:tcW w:w="2585" w:type="dxa"/>
          </w:tcPr>
          <w:p w14:paraId="4EACD3CB" w14:textId="3F6D7851" w:rsidR="00B66FDD" w:rsidRPr="007D4ED4" w:rsidRDefault="000312E1" w:rsidP="000312E1">
            <w:pPr>
              <w:ind w:left="0"/>
              <w:jc w:val="center"/>
              <w:rPr>
                <w:rFonts w:ascii="Calibri" w:hAnsi="Calibri" w:cs="Calibri"/>
                <w:sz w:val="22"/>
                <w:szCs w:val="22"/>
              </w:rPr>
            </w:pPr>
            <w:r w:rsidRPr="000312E1">
              <w:rPr>
                <w:rFonts w:ascii="Calibri" w:hAnsi="Calibri" w:cs="Calibri"/>
                <w:sz w:val="22"/>
                <w:szCs w:val="22"/>
              </w:rPr>
              <w:t>N/A</w:t>
            </w:r>
          </w:p>
        </w:tc>
        <w:tc>
          <w:tcPr>
            <w:tcW w:w="1559" w:type="dxa"/>
            <w:hideMark/>
          </w:tcPr>
          <w:p w14:paraId="6E6C01CA" w14:textId="22AC7FBA" w:rsidR="00B66FDD" w:rsidRPr="007D4ED4" w:rsidRDefault="00B66FDD" w:rsidP="0058252C">
            <w:pPr>
              <w:ind w:left="0"/>
              <w:rPr>
                <w:rFonts w:ascii="Calibri" w:hAnsi="Calibri" w:cs="Calibri"/>
                <w:sz w:val="22"/>
                <w:szCs w:val="22"/>
              </w:rPr>
            </w:pPr>
            <w:r w:rsidRPr="007D4ED4">
              <w:rPr>
                <w:rFonts w:ascii="Calibri" w:hAnsi="Calibri" w:cs="Calibri"/>
                <w:sz w:val="22"/>
                <w:szCs w:val="22"/>
              </w:rPr>
              <w:t>Drop down (payment types)</w:t>
            </w:r>
          </w:p>
        </w:tc>
        <w:tc>
          <w:tcPr>
            <w:tcW w:w="1883" w:type="dxa"/>
            <w:noWrap/>
            <w:hideMark/>
          </w:tcPr>
          <w:p w14:paraId="408D8750"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No Formula</w:t>
            </w:r>
          </w:p>
        </w:tc>
        <w:tc>
          <w:tcPr>
            <w:tcW w:w="1469" w:type="dxa"/>
            <w:noWrap/>
            <w:hideMark/>
          </w:tcPr>
          <w:p w14:paraId="108CD551"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05E04252"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Extended Payment terms Days</w:t>
            </w:r>
          </w:p>
        </w:tc>
      </w:tr>
      <w:tr w:rsidR="00B66FDD" w:rsidRPr="007D4ED4" w14:paraId="5F6B8346" w14:textId="77777777" w:rsidTr="00FB6518">
        <w:trPr>
          <w:trHeight w:val="510"/>
          <w:jc w:val="center"/>
        </w:trPr>
        <w:tc>
          <w:tcPr>
            <w:tcW w:w="1521" w:type="dxa"/>
            <w:hideMark/>
          </w:tcPr>
          <w:p w14:paraId="14BA7B0D"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Margin Currency</w:t>
            </w:r>
          </w:p>
        </w:tc>
        <w:tc>
          <w:tcPr>
            <w:tcW w:w="2585" w:type="dxa"/>
          </w:tcPr>
          <w:p w14:paraId="0781BFFD" w14:textId="7292975E" w:rsidR="00B66FDD" w:rsidRPr="007D4ED4" w:rsidRDefault="000312E1" w:rsidP="0058252C">
            <w:pPr>
              <w:ind w:left="0"/>
              <w:rPr>
                <w:rFonts w:ascii="Calibri" w:hAnsi="Calibri" w:cs="Calibri"/>
                <w:sz w:val="22"/>
                <w:szCs w:val="22"/>
              </w:rPr>
            </w:pPr>
            <w:r w:rsidRPr="000312E1">
              <w:rPr>
                <w:rFonts w:ascii="Calibri" w:hAnsi="Calibri" w:cs="Calibri"/>
                <w:sz w:val="22"/>
                <w:szCs w:val="22"/>
              </w:rPr>
              <w:t>N/A</w:t>
            </w:r>
          </w:p>
        </w:tc>
        <w:tc>
          <w:tcPr>
            <w:tcW w:w="1559" w:type="dxa"/>
            <w:hideMark/>
          </w:tcPr>
          <w:p w14:paraId="510F574C" w14:textId="07028A56"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5494D394"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tcPr>
          <w:p w14:paraId="6C85ADDA" w14:textId="77777777" w:rsidR="00B66FDD" w:rsidRPr="007D4ED4" w:rsidRDefault="00B66FDD" w:rsidP="0058252C">
            <w:pPr>
              <w:ind w:left="0"/>
              <w:rPr>
                <w:rFonts w:ascii="Calibri" w:hAnsi="Calibri" w:cs="Calibri"/>
                <w:sz w:val="22"/>
                <w:szCs w:val="22"/>
              </w:rPr>
            </w:pPr>
          </w:p>
        </w:tc>
      </w:tr>
      <w:tr w:rsidR="00B66FDD" w:rsidRPr="007D4ED4" w14:paraId="21F2FDC8" w14:textId="77777777" w:rsidTr="00FB6518">
        <w:trPr>
          <w:trHeight w:val="255"/>
          <w:jc w:val="center"/>
        </w:trPr>
        <w:tc>
          <w:tcPr>
            <w:tcW w:w="1521" w:type="dxa"/>
            <w:hideMark/>
          </w:tcPr>
          <w:p w14:paraId="3A97F0AB"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585" w:type="dxa"/>
          </w:tcPr>
          <w:p w14:paraId="287FBFB6" w14:textId="35603DF9"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separate price</w:t>
            </w:r>
          </w:p>
        </w:tc>
        <w:tc>
          <w:tcPr>
            <w:tcW w:w="1559" w:type="dxa"/>
            <w:hideMark/>
          </w:tcPr>
          <w:p w14:paraId="71F89A99" w14:textId="7397FADC"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w:t>
            </w:r>
          </w:p>
        </w:tc>
        <w:tc>
          <w:tcPr>
            <w:tcW w:w="1883" w:type="dxa"/>
            <w:noWrap/>
            <w:hideMark/>
          </w:tcPr>
          <w:p w14:paraId="694FCE8C"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tcPr>
          <w:p w14:paraId="35B3D183"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Family- Gas Additional Price</w:t>
            </w:r>
          </w:p>
          <w:p w14:paraId="4E7963B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lastRenderedPageBreak/>
              <w:t>Attribute- 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66FDD" w:rsidRPr="007D4ED4" w14:paraId="5BBADE73" w14:textId="77777777" w:rsidTr="00FB6518">
        <w:trPr>
          <w:trHeight w:val="510"/>
          <w:jc w:val="center"/>
        </w:trPr>
        <w:tc>
          <w:tcPr>
            <w:tcW w:w="1521" w:type="dxa"/>
            <w:hideMark/>
          </w:tcPr>
          <w:p w14:paraId="01FEB222"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lastRenderedPageBreak/>
              <w:t xml:space="preserve">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585" w:type="dxa"/>
          </w:tcPr>
          <w:p w14:paraId="55A64288" w14:textId="39E85FD8"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separate price</w:t>
            </w:r>
          </w:p>
        </w:tc>
        <w:tc>
          <w:tcPr>
            <w:tcW w:w="1559" w:type="dxa"/>
            <w:hideMark/>
          </w:tcPr>
          <w:p w14:paraId="230478FA" w14:textId="4485A20A"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7DA1D241"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tcPr>
          <w:p w14:paraId="440C0ABD"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1D04C9B5"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Attribute- 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66FDD" w:rsidRPr="007D4ED4" w14:paraId="332362D4" w14:textId="77777777" w:rsidTr="00FB6518">
        <w:trPr>
          <w:trHeight w:val="510"/>
          <w:jc w:val="center"/>
        </w:trPr>
        <w:tc>
          <w:tcPr>
            <w:tcW w:w="1521" w:type="dxa"/>
            <w:hideMark/>
          </w:tcPr>
          <w:p w14:paraId="2AF4B65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Transmission margin in DKK/md (DMS)</w:t>
            </w:r>
          </w:p>
        </w:tc>
        <w:tc>
          <w:tcPr>
            <w:tcW w:w="2585" w:type="dxa"/>
          </w:tcPr>
          <w:p w14:paraId="23A31CA7" w14:textId="16176555"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separate price</w:t>
            </w:r>
          </w:p>
        </w:tc>
        <w:tc>
          <w:tcPr>
            <w:tcW w:w="1559" w:type="dxa"/>
            <w:hideMark/>
          </w:tcPr>
          <w:p w14:paraId="09053720" w14:textId="0A48BDB9"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28208D95"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tcPr>
          <w:p w14:paraId="03E4677F"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6C6328D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Transmission margin in DKK/md (DMS)</w:t>
            </w:r>
          </w:p>
        </w:tc>
      </w:tr>
      <w:tr w:rsidR="00B66FDD" w:rsidRPr="007D4ED4" w14:paraId="0B321947" w14:textId="77777777" w:rsidTr="00FB6518">
        <w:trPr>
          <w:trHeight w:val="510"/>
          <w:jc w:val="center"/>
        </w:trPr>
        <w:tc>
          <w:tcPr>
            <w:tcW w:w="1521" w:type="dxa"/>
            <w:hideMark/>
          </w:tcPr>
          <w:p w14:paraId="6F932FD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 (DMS)</w:t>
            </w:r>
          </w:p>
        </w:tc>
        <w:tc>
          <w:tcPr>
            <w:tcW w:w="2585" w:type="dxa"/>
          </w:tcPr>
          <w:p w14:paraId="3400A8E3" w14:textId="584A6D77"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separate price</w:t>
            </w:r>
          </w:p>
        </w:tc>
        <w:tc>
          <w:tcPr>
            <w:tcW w:w="1559" w:type="dxa"/>
            <w:hideMark/>
          </w:tcPr>
          <w:p w14:paraId="7CA00ABF" w14:textId="374382E0"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22C93D18"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tcPr>
          <w:p w14:paraId="1D39975D"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457095DD"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Attribute- 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/m³(DMS)</w:t>
            </w:r>
          </w:p>
        </w:tc>
      </w:tr>
      <w:tr w:rsidR="00B66FDD" w:rsidRPr="007D4ED4" w14:paraId="7BEDDC8C" w14:textId="77777777" w:rsidTr="00FB6518">
        <w:trPr>
          <w:trHeight w:val="510"/>
          <w:jc w:val="center"/>
        </w:trPr>
        <w:tc>
          <w:tcPr>
            <w:tcW w:w="1521" w:type="dxa"/>
            <w:hideMark/>
          </w:tcPr>
          <w:p w14:paraId="1C00720A"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Transmission adjustment DKK/md (DMS)</w:t>
            </w:r>
          </w:p>
        </w:tc>
        <w:tc>
          <w:tcPr>
            <w:tcW w:w="2585" w:type="dxa"/>
          </w:tcPr>
          <w:p w14:paraId="067D8AAF" w14:textId="26F9D5AD"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separate price</w:t>
            </w:r>
          </w:p>
        </w:tc>
        <w:tc>
          <w:tcPr>
            <w:tcW w:w="1559" w:type="dxa"/>
            <w:hideMark/>
          </w:tcPr>
          <w:p w14:paraId="5823BAC7" w14:textId="3D33C79C"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6DC159A1"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tcPr>
          <w:p w14:paraId="2D986090"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49BD3D84"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Transmission adjustment DKK/md (DMS)</w:t>
            </w:r>
          </w:p>
        </w:tc>
      </w:tr>
      <w:tr w:rsidR="00B66FDD" w:rsidRPr="007D4ED4" w14:paraId="166AD240" w14:textId="77777777" w:rsidTr="00FB6518">
        <w:trPr>
          <w:trHeight w:val="510"/>
          <w:jc w:val="center"/>
        </w:trPr>
        <w:tc>
          <w:tcPr>
            <w:tcW w:w="1521" w:type="dxa"/>
            <w:hideMark/>
          </w:tcPr>
          <w:p w14:paraId="6F32E0C4"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Transmission adjustment DMS (DMS)</w:t>
            </w:r>
          </w:p>
        </w:tc>
        <w:tc>
          <w:tcPr>
            <w:tcW w:w="2585" w:type="dxa"/>
          </w:tcPr>
          <w:p w14:paraId="70C0102E" w14:textId="7E433C47"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separate price</w:t>
            </w:r>
          </w:p>
        </w:tc>
        <w:tc>
          <w:tcPr>
            <w:tcW w:w="1559" w:type="dxa"/>
            <w:hideMark/>
          </w:tcPr>
          <w:p w14:paraId="0DE5AD6D" w14:textId="1979CD27"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3F3AE991" w14:textId="77777777" w:rsidR="00B66FDD" w:rsidRPr="007D4ED4" w:rsidRDefault="00B66FDD"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tcPr>
          <w:p w14:paraId="521F37A4"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12A671D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Transmission adjustment DMS (DMS)</w:t>
            </w:r>
          </w:p>
        </w:tc>
      </w:tr>
      <w:tr w:rsidR="00B66FDD" w:rsidRPr="007D4ED4" w14:paraId="0606DF80" w14:textId="77777777" w:rsidTr="00FB6518">
        <w:trPr>
          <w:trHeight w:val="765"/>
          <w:jc w:val="center"/>
        </w:trPr>
        <w:tc>
          <w:tcPr>
            <w:tcW w:w="1521" w:type="dxa"/>
            <w:hideMark/>
          </w:tcPr>
          <w:p w14:paraId="1B10A61D"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lastRenderedPageBreak/>
              <w:t>Transmission model (DMS)</w:t>
            </w:r>
          </w:p>
        </w:tc>
        <w:tc>
          <w:tcPr>
            <w:tcW w:w="2585" w:type="dxa"/>
          </w:tcPr>
          <w:p w14:paraId="4AD80B3B" w14:textId="721A9125"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separate price</w:t>
            </w:r>
          </w:p>
        </w:tc>
        <w:tc>
          <w:tcPr>
            <w:tcW w:w="1559" w:type="dxa"/>
            <w:hideMark/>
          </w:tcPr>
          <w:p w14:paraId="68C1573D" w14:textId="19757A0D" w:rsidR="00B66FDD" w:rsidRPr="007D4ED4" w:rsidRDefault="00B66FDD" w:rsidP="0058252C">
            <w:pPr>
              <w:ind w:left="0"/>
              <w:rPr>
                <w:rFonts w:ascii="Calibri" w:hAnsi="Calibri" w:cs="Calibri"/>
                <w:sz w:val="22"/>
                <w:szCs w:val="22"/>
              </w:rPr>
            </w:pPr>
            <w:r w:rsidRPr="007D4ED4">
              <w:rPr>
                <w:rFonts w:ascii="Calibri" w:hAnsi="Calibri" w:cs="Calibri"/>
                <w:sz w:val="22"/>
                <w:szCs w:val="22"/>
              </w:rPr>
              <w:t>Hadrian model</w:t>
            </w:r>
          </w:p>
        </w:tc>
        <w:tc>
          <w:tcPr>
            <w:tcW w:w="1883" w:type="dxa"/>
            <w:noWrap/>
            <w:hideMark/>
          </w:tcPr>
          <w:p w14:paraId="5C3C9B8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r w:rsidRPr="00740159">
              <w:rPr>
                <w:rFonts w:ascii="Calibri" w:hAnsi="Calibri" w:cs="Calibri"/>
                <w:sz w:val="22"/>
                <w:szCs w:val="22"/>
              </w:rPr>
              <w:t>Calculation of Flex and Transportation Values</w:t>
            </w:r>
          </w:p>
        </w:tc>
        <w:tc>
          <w:tcPr>
            <w:tcW w:w="1469" w:type="dxa"/>
            <w:noWrap/>
            <w:hideMark/>
          </w:tcPr>
          <w:p w14:paraId="1C282247"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4AB7BE28"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Transmission model (DMS)</w:t>
            </w:r>
          </w:p>
        </w:tc>
      </w:tr>
      <w:tr w:rsidR="00B66FDD" w:rsidRPr="007D4ED4" w14:paraId="48BE31D7" w14:textId="77777777" w:rsidTr="00FB6518">
        <w:trPr>
          <w:trHeight w:val="510"/>
          <w:jc w:val="center"/>
        </w:trPr>
        <w:tc>
          <w:tcPr>
            <w:tcW w:w="1521" w:type="dxa"/>
            <w:hideMark/>
          </w:tcPr>
          <w:p w14:paraId="50B8D23E"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Invoice unit </w:t>
            </w:r>
            <w:r w:rsidRPr="007D4ED4">
              <w:rPr>
                <w:rFonts w:ascii="Calibri" w:hAnsi="Calibri" w:cs="Calibri"/>
                <w:sz w:val="22"/>
                <w:szCs w:val="22"/>
              </w:rPr>
              <w:br/>
              <w:t>(if the product is for Swedish customers)</w:t>
            </w:r>
          </w:p>
        </w:tc>
        <w:tc>
          <w:tcPr>
            <w:tcW w:w="2585" w:type="dxa"/>
          </w:tcPr>
          <w:p w14:paraId="1AF82510" w14:textId="60110D86" w:rsidR="00B66FDD" w:rsidRPr="007D4ED4" w:rsidRDefault="00223D9E" w:rsidP="0058252C">
            <w:pPr>
              <w:ind w:left="0"/>
              <w:rPr>
                <w:rFonts w:ascii="Calibri" w:hAnsi="Calibri" w:cs="Calibri"/>
                <w:sz w:val="22"/>
                <w:szCs w:val="22"/>
              </w:rPr>
            </w:pPr>
            <w:r>
              <w:rPr>
                <w:rFonts w:ascii="Calibri" w:hAnsi="Calibri" w:cs="Calibri"/>
                <w:sz w:val="22"/>
                <w:szCs w:val="22"/>
              </w:rPr>
              <w:t>N/A</w:t>
            </w:r>
          </w:p>
        </w:tc>
        <w:tc>
          <w:tcPr>
            <w:tcW w:w="1559" w:type="dxa"/>
            <w:hideMark/>
          </w:tcPr>
          <w:p w14:paraId="5D667CD2" w14:textId="420D8019" w:rsidR="00B66FDD" w:rsidRPr="007D4ED4" w:rsidRDefault="00B66FDD" w:rsidP="0058252C">
            <w:pPr>
              <w:ind w:left="0"/>
              <w:rPr>
                <w:rFonts w:ascii="Calibri" w:hAnsi="Calibri" w:cs="Calibri"/>
                <w:sz w:val="22"/>
                <w:szCs w:val="22"/>
              </w:rPr>
            </w:pPr>
            <w:r w:rsidRPr="007D4ED4">
              <w:rPr>
                <w:rFonts w:ascii="Calibri" w:hAnsi="Calibri" w:cs="Calibri"/>
                <w:sz w:val="22"/>
                <w:szCs w:val="22"/>
              </w:rPr>
              <w:t>Drop down</w:t>
            </w:r>
          </w:p>
        </w:tc>
        <w:tc>
          <w:tcPr>
            <w:tcW w:w="1883" w:type="dxa"/>
            <w:noWrap/>
            <w:hideMark/>
          </w:tcPr>
          <w:p w14:paraId="3FCF7E7F"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r w:rsidRPr="00740159">
              <w:rPr>
                <w:rFonts w:ascii="Calibri" w:hAnsi="Calibri" w:cs="Calibri"/>
                <w:sz w:val="22"/>
                <w:szCs w:val="22"/>
              </w:rPr>
              <w:t>No Formula</w:t>
            </w:r>
          </w:p>
        </w:tc>
        <w:tc>
          <w:tcPr>
            <w:tcW w:w="1469" w:type="dxa"/>
            <w:noWrap/>
            <w:hideMark/>
          </w:tcPr>
          <w:p w14:paraId="1634B1CB"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Family- Gas Price</w:t>
            </w:r>
          </w:p>
          <w:p w14:paraId="7E95828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Invoice unit</w:t>
            </w:r>
          </w:p>
        </w:tc>
      </w:tr>
      <w:tr w:rsidR="00B66FDD" w:rsidRPr="007D4ED4" w14:paraId="7656F02A" w14:textId="77777777" w:rsidTr="00FB6518">
        <w:trPr>
          <w:trHeight w:val="1275"/>
          <w:jc w:val="center"/>
        </w:trPr>
        <w:tc>
          <w:tcPr>
            <w:tcW w:w="1521" w:type="dxa"/>
            <w:hideMark/>
          </w:tcPr>
          <w:p w14:paraId="438ADE0C"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Currency THE</w:t>
            </w:r>
            <w:r w:rsidRPr="007D4ED4">
              <w:rPr>
                <w:rFonts w:ascii="Calibri" w:hAnsi="Calibri" w:cs="Calibri"/>
                <w:sz w:val="22"/>
                <w:szCs w:val="22"/>
              </w:rPr>
              <w:br/>
              <w:t>(if the product is for Swedish customers)</w:t>
            </w:r>
          </w:p>
        </w:tc>
        <w:tc>
          <w:tcPr>
            <w:tcW w:w="2585" w:type="dxa"/>
          </w:tcPr>
          <w:p w14:paraId="5C2FE525" w14:textId="61E5CE9A"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Delivery Fee</w:t>
            </w:r>
          </w:p>
        </w:tc>
        <w:tc>
          <w:tcPr>
            <w:tcW w:w="1559" w:type="dxa"/>
            <w:hideMark/>
          </w:tcPr>
          <w:p w14:paraId="41753D23" w14:textId="614CD90E" w:rsidR="00B66FDD" w:rsidRPr="00843B51" w:rsidRDefault="00B66FDD" w:rsidP="0058252C">
            <w:pPr>
              <w:ind w:left="0"/>
              <w:rPr>
                <w:rFonts w:ascii="Calibri" w:hAnsi="Calibri" w:cs="Calibri"/>
                <w:sz w:val="22"/>
                <w:szCs w:val="22"/>
                <w:lang w:val="da-DK"/>
              </w:rPr>
            </w:pPr>
            <w:r w:rsidRPr="00843B51">
              <w:rPr>
                <w:rFonts w:ascii="Calibri" w:hAnsi="Calibri" w:cs="Calibri"/>
                <w:sz w:val="22"/>
                <w:szCs w:val="22"/>
                <w:lang w:val="da-DK"/>
              </w:rPr>
              <w:t>DK: øre/m³</w:t>
            </w:r>
            <w:r w:rsidRPr="00843B51">
              <w:rPr>
                <w:rFonts w:ascii="Calibri" w:hAnsi="Calibri" w:cs="Calibri"/>
                <w:sz w:val="22"/>
                <w:szCs w:val="22"/>
                <w:lang w:val="da-DK"/>
              </w:rPr>
              <w:br/>
              <w:t>SE: SEKøre/kWh or EUR/MWh</w:t>
            </w:r>
          </w:p>
        </w:tc>
        <w:tc>
          <w:tcPr>
            <w:tcW w:w="1883" w:type="dxa"/>
            <w:hideMark/>
          </w:tcPr>
          <w:p w14:paraId="49B74C32"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17F2E3E5"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Price</w:t>
            </w:r>
          </w:p>
          <w:p w14:paraId="5C1D97D7"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Currency Fixed Price</w:t>
            </w:r>
          </w:p>
        </w:tc>
      </w:tr>
      <w:tr w:rsidR="00B66FDD" w:rsidRPr="007D4ED4" w14:paraId="347B54E6" w14:textId="77777777" w:rsidTr="00FB6518">
        <w:trPr>
          <w:trHeight w:val="510"/>
          <w:jc w:val="center"/>
        </w:trPr>
        <w:tc>
          <w:tcPr>
            <w:tcW w:w="1521" w:type="dxa"/>
            <w:hideMark/>
          </w:tcPr>
          <w:p w14:paraId="00486C07"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Currency risk adjustment</w:t>
            </w:r>
            <w:r w:rsidRPr="007D4ED4">
              <w:rPr>
                <w:rFonts w:ascii="Calibri" w:hAnsi="Calibri" w:cs="Calibri"/>
                <w:sz w:val="22"/>
                <w:szCs w:val="22"/>
              </w:rPr>
              <w:br/>
              <w:t>(if the product is for Swedish customers)</w:t>
            </w:r>
          </w:p>
        </w:tc>
        <w:tc>
          <w:tcPr>
            <w:tcW w:w="2585" w:type="dxa"/>
          </w:tcPr>
          <w:p w14:paraId="61EEFC18" w14:textId="72955ABA" w:rsidR="00B66FDD" w:rsidRPr="007D4ED4" w:rsidRDefault="000312E1" w:rsidP="0058252C">
            <w:pPr>
              <w:ind w:left="0"/>
              <w:rPr>
                <w:rFonts w:ascii="Calibri" w:hAnsi="Calibri" w:cs="Calibri"/>
                <w:sz w:val="22"/>
                <w:szCs w:val="22"/>
              </w:rPr>
            </w:pPr>
            <w:r w:rsidRPr="000312E1">
              <w:rPr>
                <w:rFonts w:ascii="Calibri" w:hAnsi="Calibri" w:cs="Calibri"/>
                <w:sz w:val="22"/>
                <w:szCs w:val="22"/>
              </w:rPr>
              <w:t>Part of Delivery Fee</w:t>
            </w:r>
          </w:p>
        </w:tc>
        <w:tc>
          <w:tcPr>
            <w:tcW w:w="1559" w:type="dxa"/>
            <w:hideMark/>
          </w:tcPr>
          <w:p w14:paraId="75650A41" w14:textId="61E67A4E" w:rsidR="00B66FDD" w:rsidRPr="007D4ED4" w:rsidRDefault="00B66FDD"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883" w:type="dxa"/>
            <w:noWrap/>
            <w:hideMark/>
          </w:tcPr>
          <w:p w14:paraId="404744EB"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 </w:t>
            </w:r>
            <w:r w:rsidRPr="00740159">
              <w:rPr>
                <w:rFonts w:ascii="Calibri" w:hAnsi="Calibri" w:cs="Calibri"/>
                <w:sz w:val="22"/>
                <w:szCs w:val="22"/>
              </w:rPr>
              <w:t>Added by KAM/AM</w:t>
            </w:r>
          </w:p>
        </w:tc>
        <w:tc>
          <w:tcPr>
            <w:tcW w:w="1469" w:type="dxa"/>
            <w:noWrap/>
            <w:hideMark/>
          </w:tcPr>
          <w:p w14:paraId="092BC36A" w14:textId="77777777" w:rsidR="00B66FDD" w:rsidRPr="007D4ED4" w:rsidRDefault="00B66FDD" w:rsidP="0058252C">
            <w:pPr>
              <w:ind w:left="0"/>
              <w:jc w:val="left"/>
              <w:rPr>
                <w:rFonts w:ascii="Calibri" w:hAnsi="Calibri" w:cs="Calibri"/>
                <w:sz w:val="22"/>
                <w:szCs w:val="22"/>
              </w:rPr>
            </w:pPr>
            <w:r w:rsidRPr="007D4ED4">
              <w:rPr>
                <w:rFonts w:ascii="Calibri" w:hAnsi="Calibri" w:cs="Calibri"/>
                <w:sz w:val="22"/>
                <w:szCs w:val="22"/>
              </w:rPr>
              <w:t> Family- Gas Price</w:t>
            </w:r>
          </w:p>
          <w:p w14:paraId="6EF47D64" w14:textId="77777777" w:rsidR="00B66FDD" w:rsidRPr="007D4ED4" w:rsidRDefault="00B66FDD" w:rsidP="0058252C">
            <w:pPr>
              <w:ind w:left="0"/>
              <w:rPr>
                <w:rFonts w:ascii="Calibri" w:hAnsi="Calibri" w:cs="Calibri"/>
                <w:sz w:val="22"/>
                <w:szCs w:val="22"/>
              </w:rPr>
            </w:pPr>
            <w:r w:rsidRPr="007D4ED4">
              <w:rPr>
                <w:rFonts w:ascii="Calibri" w:hAnsi="Calibri" w:cs="Calibri"/>
                <w:sz w:val="22"/>
                <w:szCs w:val="22"/>
              </w:rPr>
              <w:t>Attribute- Currency risk adjustment</w:t>
            </w:r>
          </w:p>
        </w:tc>
      </w:tr>
    </w:tbl>
    <w:p w14:paraId="7A74C0DC" w14:textId="77777777" w:rsidR="00977068" w:rsidRDefault="00977068" w:rsidP="00977068">
      <w:pPr>
        <w:ind w:left="0"/>
        <w:rPr>
          <w:rFonts w:ascii="Calibri" w:hAnsi="Calibri" w:cs="Calibri"/>
          <w:sz w:val="22"/>
          <w:szCs w:val="22"/>
        </w:rPr>
      </w:pPr>
    </w:p>
    <w:p w14:paraId="6C17B8CC" w14:textId="77777777" w:rsidR="00977068" w:rsidRDefault="00977068" w:rsidP="00977068">
      <w:pPr>
        <w:ind w:left="0"/>
        <w:rPr>
          <w:rFonts w:ascii="Calibri" w:hAnsi="Calibri" w:cs="Calibri"/>
          <w:sz w:val="22"/>
          <w:szCs w:val="22"/>
        </w:rPr>
      </w:pPr>
    </w:p>
    <w:p w14:paraId="65195422" w14:textId="77777777" w:rsidR="00977068" w:rsidRDefault="00977068" w:rsidP="00977068">
      <w:pPr>
        <w:ind w:left="0"/>
        <w:rPr>
          <w:rFonts w:ascii="Calibri" w:hAnsi="Calibri" w:cs="Calibri"/>
          <w:sz w:val="22"/>
          <w:szCs w:val="22"/>
        </w:rPr>
      </w:pPr>
    </w:p>
    <w:p w14:paraId="17BD7718" w14:textId="77777777" w:rsidR="00977068" w:rsidRDefault="00977068" w:rsidP="00977068">
      <w:pPr>
        <w:ind w:left="0"/>
        <w:rPr>
          <w:rFonts w:ascii="Calibri" w:hAnsi="Calibri" w:cs="Calibri"/>
          <w:sz w:val="22"/>
          <w:szCs w:val="22"/>
        </w:rPr>
      </w:pPr>
    </w:p>
    <w:p w14:paraId="5A8E85EB" w14:textId="77777777" w:rsidR="00977068" w:rsidRDefault="00977068" w:rsidP="00977068">
      <w:pPr>
        <w:ind w:left="0"/>
        <w:rPr>
          <w:rFonts w:ascii="Calibri" w:hAnsi="Calibri" w:cs="Calibri"/>
          <w:sz w:val="22"/>
          <w:szCs w:val="22"/>
        </w:rPr>
      </w:pPr>
    </w:p>
    <w:p w14:paraId="28B47D09" w14:textId="77777777" w:rsidR="00977068" w:rsidRDefault="00977068" w:rsidP="00977068">
      <w:pPr>
        <w:ind w:left="0"/>
        <w:rPr>
          <w:rFonts w:ascii="Calibri" w:hAnsi="Calibri" w:cs="Calibri"/>
          <w:sz w:val="22"/>
          <w:szCs w:val="22"/>
        </w:rPr>
      </w:pPr>
    </w:p>
    <w:p w14:paraId="2F2D94FE" w14:textId="77777777" w:rsidR="00977068" w:rsidRDefault="00977068" w:rsidP="00977068">
      <w:pPr>
        <w:ind w:left="0"/>
        <w:rPr>
          <w:rFonts w:ascii="Calibri" w:hAnsi="Calibri" w:cs="Calibri"/>
          <w:sz w:val="22"/>
          <w:szCs w:val="22"/>
        </w:rPr>
      </w:pPr>
    </w:p>
    <w:p w14:paraId="02B99C22" w14:textId="77777777" w:rsidR="00977068" w:rsidRDefault="00977068" w:rsidP="00977068">
      <w:pPr>
        <w:ind w:left="0"/>
        <w:rPr>
          <w:rFonts w:ascii="Calibri" w:hAnsi="Calibri" w:cs="Calibri"/>
          <w:sz w:val="22"/>
          <w:szCs w:val="22"/>
        </w:rPr>
      </w:pPr>
    </w:p>
    <w:p w14:paraId="25A77F3F" w14:textId="77777777" w:rsidR="00977068" w:rsidRPr="007D4ED4" w:rsidRDefault="00977068" w:rsidP="00977068">
      <w:pPr>
        <w:ind w:left="0"/>
        <w:rPr>
          <w:rFonts w:ascii="Calibri" w:hAnsi="Calibri" w:cs="Calibri"/>
          <w:sz w:val="22"/>
          <w:szCs w:val="22"/>
        </w:rPr>
      </w:pPr>
    </w:p>
    <w:p w14:paraId="25C964E3" w14:textId="1EE5FA39"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lastRenderedPageBreak/>
        <w:t xml:space="preserve">ETF </w:t>
      </w:r>
      <w:proofErr w:type="spellStart"/>
      <w:r w:rsidRPr="007D4ED4">
        <w:rPr>
          <w:rFonts w:ascii="Calibri" w:hAnsi="Calibri" w:cs="Calibri"/>
          <w:b/>
          <w:bCs/>
          <w:sz w:val="22"/>
          <w:szCs w:val="22"/>
        </w:rPr>
        <w:t>Månedspris</w:t>
      </w:r>
      <w:proofErr w:type="spellEnd"/>
      <w:r>
        <w:rPr>
          <w:rFonts w:ascii="Calibri" w:hAnsi="Calibri" w:cs="Calibri"/>
          <w:b/>
          <w:bCs/>
          <w:sz w:val="22"/>
          <w:szCs w:val="22"/>
        </w:rPr>
        <w:t xml:space="preserve"> </w:t>
      </w:r>
    </w:p>
    <w:p w14:paraId="3A303082" w14:textId="77777777" w:rsidR="00977068" w:rsidRPr="007D4ED4" w:rsidRDefault="00977068" w:rsidP="00977068">
      <w:pPr>
        <w:ind w:left="0"/>
        <w:rPr>
          <w:rFonts w:ascii="Calibri" w:hAnsi="Calibri" w:cs="Calibri"/>
          <w:sz w:val="22"/>
          <w:szCs w:val="22"/>
        </w:rPr>
      </w:pPr>
    </w:p>
    <w:tbl>
      <w:tblPr>
        <w:tblStyle w:val="TableGrid"/>
        <w:tblW w:w="0" w:type="auto"/>
        <w:jc w:val="center"/>
        <w:tblLook w:val="04A0" w:firstRow="1" w:lastRow="0" w:firstColumn="1" w:lastColumn="0" w:noHBand="0" w:noVBand="1"/>
      </w:tblPr>
      <w:tblGrid>
        <w:gridCol w:w="1522"/>
        <w:gridCol w:w="2301"/>
        <w:gridCol w:w="1551"/>
        <w:gridCol w:w="2174"/>
        <w:gridCol w:w="1469"/>
      </w:tblGrid>
      <w:tr w:rsidR="00196FDA" w:rsidRPr="007D4ED4" w14:paraId="6F8DA241" w14:textId="77777777" w:rsidTr="005F106C">
        <w:trPr>
          <w:trHeight w:val="315"/>
          <w:jc w:val="center"/>
        </w:trPr>
        <w:tc>
          <w:tcPr>
            <w:tcW w:w="9017" w:type="dxa"/>
            <w:gridSpan w:val="5"/>
          </w:tcPr>
          <w:p w14:paraId="5267B4BD" w14:textId="2AA5ACA3" w:rsidR="00196FDA" w:rsidRPr="00196FDA" w:rsidRDefault="00196FDA" w:rsidP="0058252C">
            <w:pPr>
              <w:ind w:left="0"/>
              <w:rPr>
                <w:rFonts w:ascii="Calibri" w:hAnsi="Calibri" w:cs="Calibri"/>
                <w:b/>
                <w:bCs/>
                <w:sz w:val="22"/>
                <w:szCs w:val="22"/>
              </w:rPr>
            </w:pPr>
            <w:r w:rsidRPr="007D4ED4">
              <w:rPr>
                <w:rFonts w:ascii="Calibri" w:hAnsi="Calibri" w:cs="Calibri"/>
                <w:b/>
                <w:bCs/>
                <w:sz w:val="22"/>
                <w:szCs w:val="22"/>
              </w:rPr>
              <w:t xml:space="preserve">Category- ETF </w:t>
            </w:r>
            <w:proofErr w:type="spellStart"/>
            <w:r w:rsidRPr="007D4ED4">
              <w:rPr>
                <w:rFonts w:ascii="Calibri" w:hAnsi="Calibri" w:cs="Calibri"/>
                <w:b/>
                <w:bCs/>
                <w:sz w:val="22"/>
                <w:szCs w:val="22"/>
              </w:rPr>
              <w:t>Månedspris</w:t>
            </w:r>
            <w:proofErr w:type="spellEnd"/>
            <w:r w:rsidRPr="007D4ED4">
              <w:rPr>
                <w:rFonts w:ascii="Calibri" w:hAnsi="Calibri" w:cs="Calibri"/>
                <w:b/>
                <w:bCs/>
                <w:sz w:val="22"/>
                <w:szCs w:val="22"/>
              </w:rPr>
              <w:t xml:space="preserve"> </w:t>
            </w:r>
          </w:p>
        </w:tc>
      </w:tr>
      <w:tr w:rsidR="00B0282C" w:rsidRPr="007D4ED4" w14:paraId="5A80FC88" w14:textId="77777777" w:rsidTr="00196FDA">
        <w:trPr>
          <w:trHeight w:val="600"/>
          <w:jc w:val="center"/>
        </w:trPr>
        <w:tc>
          <w:tcPr>
            <w:tcW w:w="1522" w:type="dxa"/>
            <w:hideMark/>
          </w:tcPr>
          <w:p w14:paraId="27969186" w14:textId="3C81DABC"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Attributes</w:t>
            </w:r>
          </w:p>
        </w:tc>
        <w:tc>
          <w:tcPr>
            <w:tcW w:w="2301" w:type="dxa"/>
          </w:tcPr>
          <w:p w14:paraId="3C0727A5" w14:textId="7C24F39B" w:rsidR="00B0282C" w:rsidRDefault="00196FDA" w:rsidP="00201C19">
            <w:pPr>
              <w:ind w:left="0"/>
              <w:jc w:val="center"/>
              <w:rPr>
                <w:rFonts w:ascii="Calibri" w:hAnsi="Calibri" w:cs="Calibri"/>
                <w:b/>
                <w:bCs/>
                <w:sz w:val="22"/>
                <w:szCs w:val="22"/>
              </w:rPr>
            </w:pPr>
            <w:r w:rsidRPr="00196FDA">
              <w:rPr>
                <w:rFonts w:ascii="Calibri" w:hAnsi="Calibri" w:cs="Calibri"/>
                <w:b/>
                <w:bCs/>
                <w:sz w:val="22"/>
                <w:szCs w:val="22"/>
              </w:rPr>
              <w:t>Part of Delivery Fee/ separately price fee</w:t>
            </w:r>
          </w:p>
        </w:tc>
        <w:tc>
          <w:tcPr>
            <w:tcW w:w="1551" w:type="dxa"/>
            <w:hideMark/>
          </w:tcPr>
          <w:p w14:paraId="56598989" w14:textId="7F0D4B1A" w:rsidR="00B0282C" w:rsidRPr="007D4ED4" w:rsidRDefault="00B0282C" w:rsidP="00201C19">
            <w:pPr>
              <w:ind w:left="0"/>
              <w:jc w:val="center"/>
              <w:rPr>
                <w:rFonts w:ascii="Calibri" w:hAnsi="Calibri" w:cs="Calibri"/>
                <w:b/>
                <w:bCs/>
                <w:sz w:val="22"/>
                <w:szCs w:val="22"/>
              </w:rPr>
            </w:pPr>
            <w:r>
              <w:rPr>
                <w:rFonts w:ascii="Calibri" w:hAnsi="Calibri" w:cs="Calibri"/>
                <w:b/>
                <w:bCs/>
                <w:sz w:val="22"/>
                <w:szCs w:val="22"/>
              </w:rPr>
              <w:t>Type of Attribute</w:t>
            </w:r>
          </w:p>
        </w:tc>
        <w:tc>
          <w:tcPr>
            <w:tcW w:w="2174" w:type="dxa"/>
            <w:noWrap/>
            <w:hideMark/>
          </w:tcPr>
          <w:p w14:paraId="43FE2E07" w14:textId="5CB1233B" w:rsidR="00B0282C" w:rsidRPr="007D4ED4" w:rsidRDefault="00201C19" w:rsidP="00201C19">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469" w:type="dxa"/>
            <w:hideMark/>
          </w:tcPr>
          <w:p w14:paraId="0938938B" w14:textId="77777777"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0282C" w:rsidRPr="007D4ED4" w14:paraId="5D9D8A84" w14:textId="77777777" w:rsidTr="00196FDA">
        <w:trPr>
          <w:trHeight w:val="255"/>
          <w:jc w:val="center"/>
        </w:trPr>
        <w:tc>
          <w:tcPr>
            <w:tcW w:w="1522" w:type="dxa"/>
            <w:hideMark/>
          </w:tcPr>
          <w:p w14:paraId="2164E0B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Commission conditions</w:t>
            </w:r>
          </w:p>
        </w:tc>
        <w:tc>
          <w:tcPr>
            <w:tcW w:w="2301" w:type="dxa"/>
          </w:tcPr>
          <w:p w14:paraId="061BBAEE" w14:textId="2B357D1F" w:rsidR="00B0282C" w:rsidRPr="007D4ED4" w:rsidRDefault="00223D9E" w:rsidP="0058252C">
            <w:pPr>
              <w:ind w:left="0"/>
              <w:rPr>
                <w:rFonts w:ascii="Calibri" w:hAnsi="Calibri" w:cs="Calibri"/>
                <w:sz w:val="22"/>
                <w:szCs w:val="22"/>
              </w:rPr>
            </w:pPr>
            <w:r>
              <w:rPr>
                <w:rFonts w:ascii="Calibri" w:hAnsi="Calibri" w:cs="Calibri"/>
                <w:sz w:val="22"/>
                <w:szCs w:val="22"/>
              </w:rPr>
              <w:t>N/A</w:t>
            </w:r>
          </w:p>
        </w:tc>
        <w:tc>
          <w:tcPr>
            <w:tcW w:w="1551" w:type="dxa"/>
            <w:hideMark/>
          </w:tcPr>
          <w:p w14:paraId="360DE197" w14:textId="05F794FF"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74" w:type="dxa"/>
            <w:noWrap/>
            <w:hideMark/>
          </w:tcPr>
          <w:p w14:paraId="4D94232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4715DCC5"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Offer Wording</w:t>
            </w:r>
          </w:p>
          <w:p w14:paraId="2CC35B9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B0282C" w:rsidRPr="007D4ED4" w14:paraId="7B745C66" w14:textId="77777777" w:rsidTr="00196FDA">
        <w:trPr>
          <w:trHeight w:val="255"/>
          <w:jc w:val="center"/>
        </w:trPr>
        <w:tc>
          <w:tcPr>
            <w:tcW w:w="1522" w:type="dxa"/>
            <w:hideMark/>
          </w:tcPr>
          <w:p w14:paraId="7FD7E1E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Pro rata liability</w:t>
            </w:r>
          </w:p>
        </w:tc>
        <w:tc>
          <w:tcPr>
            <w:tcW w:w="2301" w:type="dxa"/>
          </w:tcPr>
          <w:p w14:paraId="378AFB79" w14:textId="65C16549" w:rsidR="00B0282C" w:rsidRPr="007D4ED4" w:rsidRDefault="00223D9E" w:rsidP="0058252C">
            <w:pPr>
              <w:ind w:left="0"/>
              <w:rPr>
                <w:rFonts w:ascii="Calibri" w:hAnsi="Calibri" w:cs="Calibri"/>
                <w:sz w:val="22"/>
                <w:szCs w:val="22"/>
              </w:rPr>
            </w:pPr>
            <w:r>
              <w:rPr>
                <w:rFonts w:ascii="Calibri" w:hAnsi="Calibri" w:cs="Calibri"/>
                <w:sz w:val="22"/>
                <w:szCs w:val="22"/>
              </w:rPr>
              <w:t>N/A</w:t>
            </w:r>
          </w:p>
        </w:tc>
        <w:tc>
          <w:tcPr>
            <w:tcW w:w="1551" w:type="dxa"/>
            <w:hideMark/>
          </w:tcPr>
          <w:p w14:paraId="1802A06F" w14:textId="269EDCD7"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74" w:type="dxa"/>
            <w:noWrap/>
            <w:hideMark/>
          </w:tcPr>
          <w:p w14:paraId="37D16E4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78819813"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Offer Wording</w:t>
            </w:r>
          </w:p>
          <w:p w14:paraId="1EB406C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Pro rata liability</w:t>
            </w:r>
          </w:p>
        </w:tc>
      </w:tr>
      <w:tr w:rsidR="00B0282C" w:rsidRPr="007D4ED4" w14:paraId="551E7263" w14:textId="77777777" w:rsidTr="00196FDA">
        <w:trPr>
          <w:trHeight w:val="510"/>
          <w:jc w:val="center"/>
        </w:trPr>
        <w:tc>
          <w:tcPr>
            <w:tcW w:w="1522" w:type="dxa"/>
            <w:hideMark/>
          </w:tcPr>
          <w:p w14:paraId="3A09B50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cost</w:t>
            </w:r>
          </w:p>
        </w:tc>
        <w:tc>
          <w:tcPr>
            <w:tcW w:w="2301" w:type="dxa"/>
          </w:tcPr>
          <w:p w14:paraId="717E3C17" w14:textId="1599D261"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separate price</w:t>
            </w:r>
          </w:p>
        </w:tc>
        <w:tc>
          <w:tcPr>
            <w:tcW w:w="1551" w:type="dxa"/>
            <w:hideMark/>
          </w:tcPr>
          <w:p w14:paraId="2172D70A" w14:textId="3BE8EAA3"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4DB05A06"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017A654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4F8C517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cost</w:t>
            </w:r>
          </w:p>
        </w:tc>
      </w:tr>
      <w:tr w:rsidR="00B0282C" w:rsidRPr="007D4ED4" w14:paraId="70B17E83" w14:textId="77777777" w:rsidTr="00196FDA">
        <w:trPr>
          <w:trHeight w:val="510"/>
          <w:jc w:val="center"/>
        </w:trPr>
        <w:tc>
          <w:tcPr>
            <w:tcW w:w="1522" w:type="dxa"/>
            <w:hideMark/>
          </w:tcPr>
          <w:p w14:paraId="0C1726B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margin</w:t>
            </w:r>
          </w:p>
        </w:tc>
        <w:tc>
          <w:tcPr>
            <w:tcW w:w="2301" w:type="dxa"/>
          </w:tcPr>
          <w:p w14:paraId="04277430" w14:textId="0C84C4D4"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separate price</w:t>
            </w:r>
          </w:p>
        </w:tc>
        <w:tc>
          <w:tcPr>
            <w:tcW w:w="1551" w:type="dxa"/>
            <w:hideMark/>
          </w:tcPr>
          <w:p w14:paraId="6F342F43" w14:textId="5AB245AA"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40060ACF"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42D98F9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2F65D53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margin</w:t>
            </w:r>
          </w:p>
        </w:tc>
      </w:tr>
      <w:tr w:rsidR="00B0282C" w:rsidRPr="007D4ED4" w14:paraId="13D72F3C" w14:textId="77777777" w:rsidTr="00196FDA">
        <w:trPr>
          <w:trHeight w:val="255"/>
          <w:jc w:val="center"/>
        </w:trPr>
        <w:tc>
          <w:tcPr>
            <w:tcW w:w="1522" w:type="dxa"/>
            <w:hideMark/>
          </w:tcPr>
          <w:p w14:paraId="644F582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type</w:t>
            </w:r>
          </w:p>
        </w:tc>
        <w:tc>
          <w:tcPr>
            <w:tcW w:w="2301" w:type="dxa"/>
          </w:tcPr>
          <w:p w14:paraId="7848DB3A" w14:textId="14288830" w:rsidR="00B0282C" w:rsidRPr="007D4ED4" w:rsidRDefault="00B82F12" w:rsidP="0058252C">
            <w:pPr>
              <w:ind w:left="0"/>
              <w:rPr>
                <w:rFonts w:ascii="Calibri" w:hAnsi="Calibri" w:cs="Calibri"/>
                <w:sz w:val="22"/>
                <w:szCs w:val="22"/>
              </w:rPr>
            </w:pPr>
            <w:r>
              <w:rPr>
                <w:rFonts w:ascii="Calibri" w:hAnsi="Calibri" w:cs="Calibri"/>
                <w:sz w:val="22"/>
                <w:szCs w:val="22"/>
              </w:rPr>
              <w:t>N/A</w:t>
            </w:r>
          </w:p>
        </w:tc>
        <w:tc>
          <w:tcPr>
            <w:tcW w:w="1551" w:type="dxa"/>
            <w:hideMark/>
          </w:tcPr>
          <w:p w14:paraId="52F4E399" w14:textId="75A5E4D6"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(GO types)</w:t>
            </w:r>
          </w:p>
        </w:tc>
        <w:tc>
          <w:tcPr>
            <w:tcW w:w="2174" w:type="dxa"/>
            <w:noWrap/>
            <w:hideMark/>
          </w:tcPr>
          <w:p w14:paraId="17CC36DB"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No Formula</w:t>
            </w:r>
          </w:p>
        </w:tc>
        <w:tc>
          <w:tcPr>
            <w:tcW w:w="1469" w:type="dxa"/>
            <w:noWrap/>
            <w:hideMark/>
          </w:tcPr>
          <w:p w14:paraId="106133F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7C1384B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type</w:t>
            </w:r>
          </w:p>
        </w:tc>
      </w:tr>
      <w:tr w:rsidR="00B0282C" w:rsidRPr="007D4ED4" w14:paraId="403B864D" w14:textId="77777777" w:rsidTr="00196FDA">
        <w:trPr>
          <w:trHeight w:val="510"/>
          <w:jc w:val="center"/>
        </w:trPr>
        <w:tc>
          <w:tcPr>
            <w:tcW w:w="1522" w:type="dxa"/>
            <w:hideMark/>
          </w:tcPr>
          <w:p w14:paraId="413BC0A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w:t>
            </w:r>
          </w:p>
        </w:tc>
        <w:tc>
          <w:tcPr>
            <w:tcW w:w="2301" w:type="dxa"/>
          </w:tcPr>
          <w:p w14:paraId="4A0A8364" w14:textId="742D9915"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2C5B8950" w14:textId="2A16DC3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4EAF7B15"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3D11B73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6BAF542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Margin</w:t>
            </w:r>
          </w:p>
        </w:tc>
      </w:tr>
      <w:tr w:rsidR="00B0282C" w:rsidRPr="007D4ED4" w14:paraId="20A91BDD" w14:textId="77777777" w:rsidTr="00196FDA">
        <w:trPr>
          <w:trHeight w:val="1020"/>
          <w:jc w:val="center"/>
        </w:trPr>
        <w:tc>
          <w:tcPr>
            <w:tcW w:w="1522" w:type="dxa"/>
            <w:hideMark/>
          </w:tcPr>
          <w:p w14:paraId="469C0BD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ETF AV with currency </w:t>
            </w:r>
          </w:p>
        </w:tc>
        <w:tc>
          <w:tcPr>
            <w:tcW w:w="2301" w:type="dxa"/>
          </w:tcPr>
          <w:p w14:paraId="3439F4B0" w14:textId="71FD54A1" w:rsidR="00B0282C" w:rsidRPr="007D4ED4" w:rsidRDefault="00B82F12" w:rsidP="0058252C">
            <w:pPr>
              <w:ind w:left="0"/>
              <w:rPr>
                <w:rFonts w:ascii="Calibri" w:hAnsi="Calibri" w:cs="Calibri"/>
                <w:sz w:val="22"/>
                <w:szCs w:val="22"/>
              </w:rPr>
            </w:pPr>
            <w:r>
              <w:rPr>
                <w:rFonts w:ascii="Calibri" w:hAnsi="Calibri" w:cs="Calibri"/>
                <w:sz w:val="22"/>
                <w:szCs w:val="22"/>
              </w:rPr>
              <w:t>N/A</w:t>
            </w:r>
          </w:p>
        </w:tc>
        <w:tc>
          <w:tcPr>
            <w:tcW w:w="1551" w:type="dxa"/>
            <w:hideMark/>
          </w:tcPr>
          <w:p w14:paraId="6B7E3494" w14:textId="4C856329"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74" w:type="dxa"/>
            <w:hideMark/>
          </w:tcPr>
          <w:p w14:paraId="63B401E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and THE. This is used for price examples in quotes/contracts.</w:t>
            </w:r>
          </w:p>
        </w:tc>
        <w:tc>
          <w:tcPr>
            <w:tcW w:w="1469" w:type="dxa"/>
            <w:noWrap/>
            <w:hideMark/>
          </w:tcPr>
          <w:p w14:paraId="0BBB048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093E413C" w14:textId="77777777" w:rsidTr="00196FDA">
        <w:trPr>
          <w:trHeight w:val="1020"/>
          <w:jc w:val="center"/>
        </w:trPr>
        <w:tc>
          <w:tcPr>
            <w:tcW w:w="1522" w:type="dxa"/>
            <w:hideMark/>
          </w:tcPr>
          <w:p w14:paraId="129EB3F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ETF AV without currency </w:t>
            </w:r>
          </w:p>
        </w:tc>
        <w:tc>
          <w:tcPr>
            <w:tcW w:w="2301" w:type="dxa"/>
          </w:tcPr>
          <w:p w14:paraId="6E38CA04" w14:textId="1EA4915D" w:rsidR="00B0282C" w:rsidRPr="007D4ED4" w:rsidRDefault="00B82F12" w:rsidP="0058252C">
            <w:pPr>
              <w:ind w:left="0"/>
              <w:rPr>
                <w:rFonts w:ascii="Calibri" w:hAnsi="Calibri" w:cs="Calibri"/>
                <w:sz w:val="22"/>
                <w:szCs w:val="22"/>
              </w:rPr>
            </w:pPr>
            <w:r>
              <w:rPr>
                <w:rFonts w:ascii="Calibri" w:hAnsi="Calibri" w:cs="Calibri"/>
                <w:sz w:val="22"/>
                <w:szCs w:val="22"/>
              </w:rPr>
              <w:t>N/A</w:t>
            </w:r>
          </w:p>
        </w:tc>
        <w:tc>
          <w:tcPr>
            <w:tcW w:w="1551" w:type="dxa"/>
            <w:hideMark/>
          </w:tcPr>
          <w:p w14:paraId="6D6A0967" w14:textId="4F11856F"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74" w:type="dxa"/>
            <w:hideMark/>
          </w:tcPr>
          <w:p w14:paraId="17F7A0F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and THE. This is used for price examples in quotes/contracts.</w:t>
            </w:r>
          </w:p>
        </w:tc>
        <w:tc>
          <w:tcPr>
            <w:tcW w:w="1469" w:type="dxa"/>
            <w:noWrap/>
            <w:hideMark/>
          </w:tcPr>
          <w:p w14:paraId="11E7EB6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188D5C0" w14:textId="77777777" w:rsidTr="00196FDA">
        <w:trPr>
          <w:trHeight w:val="510"/>
          <w:jc w:val="center"/>
        </w:trPr>
        <w:tc>
          <w:tcPr>
            <w:tcW w:w="1522" w:type="dxa"/>
            <w:hideMark/>
          </w:tcPr>
          <w:p w14:paraId="34594F7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Remove spot price example in offer wording</w:t>
            </w:r>
          </w:p>
        </w:tc>
        <w:tc>
          <w:tcPr>
            <w:tcW w:w="2301" w:type="dxa"/>
          </w:tcPr>
          <w:p w14:paraId="0B1C5E7E" w14:textId="2A694D6A" w:rsidR="00B0282C" w:rsidRPr="007D4ED4" w:rsidRDefault="00B82F12" w:rsidP="0058252C">
            <w:pPr>
              <w:ind w:left="0"/>
              <w:rPr>
                <w:rFonts w:ascii="Calibri" w:hAnsi="Calibri" w:cs="Calibri"/>
                <w:sz w:val="22"/>
                <w:szCs w:val="22"/>
              </w:rPr>
            </w:pPr>
            <w:r>
              <w:rPr>
                <w:rFonts w:ascii="Calibri" w:hAnsi="Calibri" w:cs="Calibri"/>
                <w:sz w:val="22"/>
                <w:szCs w:val="22"/>
              </w:rPr>
              <w:t>N/A</w:t>
            </w:r>
          </w:p>
        </w:tc>
        <w:tc>
          <w:tcPr>
            <w:tcW w:w="1551" w:type="dxa"/>
            <w:hideMark/>
          </w:tcPr>
          <w:p w14:paraId="614AA308" w14:textId="64AAE4E7"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74" w:type="dxa"/>
            <w:noWrap/>
            <w:hideMark/>
          </w:tcPr>
          <w:p w14:paraId="075D4E1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2189763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115667A6" w14:textId="77777777" w:rsidTr="00196FDA">
        <w:trPr>
          <w:trHeight w:val="255"/>
          <w:jc w:val="center"/>
        </w:trPr>
        <w:tc>
          <w:tcPr>
            <w:tcW w:w="1522" w:type="dxa"/>
            <w:hideMark/>
          </w:tcPr>
          <w:p w14:paraId="697D024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English offer wording</w:t>
            </w:r>
          </w:p>
        </w:tc>
        <w:tc>
          <w:tcPr>
            <w:tcW w:w="2301" w:type="dxa"/>
          </w:tcPr>
          <w:p w14:paraId="173B887B" w14:textId="24CBB0EE" w:rsidR="00B0282C" w:rsidRPr="007D4ED4" w:rsidRDefault="00B82F12" w:rsidP="0058252C">
            <w:pPr>
              <w:ind w:left="0"/>
              <w:rPr>
                <w:rFonts w:ascii="Calibri" w:hAnsi="Calibri" w:cs="Calibri"/>
                <w:sz w:val="22"/>
                <w:szCs w:val="22"/>
              </w:rPr>
            </w:pPr>
            <w:r>
              <w:rPr>
                <w:rFonts w:ascii="Calibri" w:hAnsi="Calibri" w:cs="Calibri"/>
                <w:sz w:val="22"/>
                <w:szCs w:val="22"/>
              </w:rPr>
              <w:t>N/A</w:t>
            </w:r>
          </w:p>
        </w:tc>
        <w:tc>
          <w:tcPr>
            <w:tcW w:w="1551" w:type="dxa"/>
            <w:hideMark/>
          </w:tcPr>
          <w:p w14:paraId="7BCE8F8D" w14:textId="6A569914"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74" w:type="dxa"/>
            <w:noWrap/>
            <w:hideMark/>
          </w:tcPr>
          <w:p w14:paraId="3E6601E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6A646B36"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Offer Wording</w:t>
            </w:r>
          </w:p>
          <w:p w14:paraId="2971E47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B0282C" w:rsidRPr="007D4ED4" w14:paraId="20769C58" w14:textId="77777777" w:rsidTr="00196FDA">
        <w:trPr>
          <w:trHeight w:val="510"/>
          <w:jc w:val="center"/>
        </w:trPr>
        <w:tc>
          <w:tcPr>
            <w:tcW w:w="1522" w:type="dxa"/>
            <w:hideMark/>
          </w:tcPr>
          <w:p w14:paraId="3AD30A8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Flex fee adjustment</w:t>
            </w:r>
          </w:p>
        </w:tc>
        <w:tc>
          <w:tcPr>
            <w:tcW w:w="2301" w:type="dxa"/>
          </w:tcPr>
          <w:p w14:paraId="772E31A0" w14:textId="01E91635"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4D485C06" w14:textId="458AC180"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6BFF30BD"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37FDA55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Gas Additional fees</w:t>
            </w:r>
          </w:p>
          <w:p w14:paraId="18BCDCF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Flex fee adjustment </w:t>
            </w:r>
          </w:p>
        </w:tc>
      </w:tr>
      <w:tr w:rsidR="00B0282C" w:rsidRPr="007D4ED4" w14:paraId="0B0FC534" w14:textId="77777777" w:rsidTr="00196FDA">
        <w:trPr>
          <w:trHeight w:val="1275"/>
          <w:jc w:val="center"/>
        </w:trPr>
        <w:tc>
          <w:tcPr>
            <w:tcW w:w="1522" w:type="dxa"/>
            <w:hideMark/>
          </w:tcPr>
          <w:p w14:paraId="0158ABE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Flex fee ETF</w:t>
            </w:r>
          </w:p>
        </w:tc>
        <w:tc>
          <w:tcPr>
            <w:tcW w:w="2301" w:type="dxa"/>
          </w:tcPr>
          <w:p w14:paraId="17FD9806" w14:textId="400D6779"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41C828F1" w14:textId="2EDE0F4C"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74" w:type="dxa"/>
            <w:hideMark/>
          </w:tcPr>
          <w:p w14:paraId="36D785D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0536315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3253F69" w14:textId="77777777" w:rsidTr="00196FDA">
        <w:trPr>
          <w:trHeight w:val="1275"/>
          <w:jc w:val="center"/>
        </w:trPr>
        <w:tc>
          <w:tcPr>
            <w:tcW w:w="1522" w:type="dxa"/>
            <w:hideMark/>
          </w:tcPr>
          <w:p w14:paraId="770D134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Index fee ETF</w:t>
            </w:r>
          </w:p>
        </w:tc>
        <w:tc>
          <w:tcPr>
            <w:tcW w:w="2301" w:type="dxa"/>
          </w:tcPr>
          <w:p w14:paraId="67803F3C" w14:textId="05C98FED"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4BA8D418" w14:textId="1F9663D2"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74" w:type="dxa"/>
            <w:hideMark/>
          </w:tcPr>
          <w:p w14:paraId="26DD862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1B7002B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0F8CB24F" w14:textId="77777777" w:rsidTr="00196FDA">
        <w:trPr>
          <w:trHeight w:val="510"/>
          <w:jc w:val="center"/>
        </w:trPr>
        <w:tc>
          <w:tcPr>
            <w:tcW w:w="1522" w:type="dxa"/>
            <w:hideMark/>
          </w:tcPr>
          <w:p w14:paraId="36FE6E9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Conversion premium</w:t>
            </w:r>
          </w:p>
        </w:tc>
        <w:tc>
          <w:tcPr>
            <w:tcW w:w="2301" w:type="dxa"/>
          </w:tcPr>
          <w:p w14:paraId="1F2D3CEF" w14:textId="0F69D89E"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59E49F32" w14:textId="33AA167B"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hideMark/>
          </w:tcPr>
          <w:p w14:paraId="32BC17EF"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74EEEC56"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0CED882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Conversion premium</w:t>
            </w:r>
          </w:p>
        </w:tc>
      </w:tr>
      <w:tr w:rsidR="00B0282C" w:rsidRPr="007D4ED4" w14:paraId="08975CAD" w14:textId="77777777" w:rsidTr="00196FDA">
        <w:trPr>
          <w:trHeight w:val="1275"/>
          <w:jc w:val="center"/>
        </w:trPr>
        <w:tc>
          <w:tcPr>
            <w:tcW w:w="1522" w:type="dxa"/>
            <w:hideMark/>
          </w:tcPr>
          <w:p w14:paraId="23A1436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Credit fee</w:t>
            </w:r>
          </w:p>
        </w:tc>
        <w:tc>
          <w:tcPr>
            <w:tcW w:w="2301" w:type="dxa"/>
          </w:tcPr>
          <w:p w14:paraId="1EFF1CDE" w14:textId="04B35C58"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7CA2F9C3" w14:textId="13723244"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74" w:type="dxa"/>
            <w:hideMark/>
          </w:tcPr>
          <w:p w14:paraId="1354B50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33B101A4"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2898CA5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Credit fee</w:t>
            </w:r>
          </w:p>
        </w:tc>
      </w:tr>
      <w:tr w:rsidR="00B0282C" w:rsidRPr="007D4ED4" w14:paraId="62602042" w14:textId="77777777" w:rsidTr="00196FDA">
        <w:trPr>
          <w:trHeight w:val="1275"/>
          <w:jc w:val="center"/>
        </w:trPr>
        <w:tc>
          <w:tcPr>
            <w:tcW w:w="1522" w:type="dxa"/>
            <w:hideMark/>
          </w:tcPr>
          <w:p w14:paraId="31CB0FF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Imbalance fee</w:t>
            </w:r>
          </w:p>
        </w:tc>
        <w:tc>
          <w:tcPr>
            <w:tcW w:w="2301" w:type="dxa"/>
          </w:tcPr>
          <w:p w14:paraId="4D284893" w14:textId="2BEC8860"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5631777C" w14:textId="1293DA3E"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74" w:type="dxa"/>
            <w:hideMark/>
          </w:tcPr>
          <w:p w14:paraId="42C1C5A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1EC9AB29"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39B7FC8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Imbalance fee</w:t>
            </w:r>
          </w:p>
        </w:tc>
      </w:tr>
      <w:tr w:rsidR="00B0282C" w:rsidRPr="007D4ED4" w14:paraId="7D1764E4" w14:textId="77777777" w:rsidTr="00196FDA">
        <w:trPr>
          <w:trHeight w:val="510"/>
          <w:jc w:val="center"/>
        </w:trPr>
        <w:tc>
          <w:tcPr>
            <w:tcW w:w="1522" w:type="dxa"/>
            <w:hideMark/>
          </w:tcPr>
          <w:p w14:paraId="1CC273E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Imbalance adjustment</w:t>
            </w:r>
          </w:p>
        </w:tc>
        <w:tc>
          <w:tcPr>
            <w:tcW w:w="2301" w:type="dxa"/>
          </w:tcPr>
          <w:p w14:paraId="47876FBA" w14:textId="134C52EF"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6AE5E672" w14:textId="073CEE1C"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hideMark/>
          </w:tcPr>
          <w:p w14:paraId="10C688B8"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2B77C480"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2CBA2B2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Imbalance adjustment</w:t>
            </w:r>
          </w:p>
        </w:tc>
      </w:tr>
      <w:tr w:rsidR="00B0282C" w:rsidRPr="007D4ED4" w14:paraId="73506127" w14:textId="77777777" w:rsidTr="00196FDA">
        <w:trPr>
          <w:trHeight w:val="510"/>
          <w:jc w:val="center"/>
        </w:trPr>
        <w:tc>
          <w:tcPr>
            <w:tcW w:w="1522" w:type="dxa"/>
            <w:hideMark/>
          </w:tcPr>
          <w:p w14:paraId="05866F3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Extended payment terms Fee</w:t>
            </w:r>
          </w:p>
        </w:tc>
        <w:tc>
          <w:tcPr>
            <w:tcW w:w="2301" w:type="dxa"/>
          </w:tcPr>
          <w:p w14:paraId="43D7621D" w14:textId="745E603F" w:rsidR="00B0282C" w:rsidRPr="007D4ED4" w:rsidRDefault="00B82F12" w:rsidP="0058252C">
            <w:pPr>
              <w:ind w:left="0"/>
              <w:rPr>
                <w:rFonts w:ascii="Calibri" w:hAnsi="Calibri" w:cs="Calibri"/>
                <w:sz w:val="22"/>
                <w:szCs w:val="22"/>
              </w:rPr>
            </w:pPr>
            <w:r w:rsidRPr="00B82F12">
              <w:rPr>
                <w:rFonts w:ascii="Calibri" w:hAnsi="Calibri" w:cs="Calibri"/>
                <w:sz w:val="22"/>
                <w:szCs w:val="22"/>
              </w:rPr>
              <w:t>Part of Delivery Fee</w:t>
            </w:r>
          </w:p>
        </w:tc>
        <w:tc>
          <w:tcPr>
            <w:tcW w:w="1551" w:type="dxa"/>
            <w:hideMark/>
          </w:tcPr>
          <w:p w14:paraId="1165A2DE" w14:textId="4121AC2F"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hideMark/>
          </w:tcPr>
          <w:p w14:paraId="0325EB3B"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60BDDBF9"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6EACB95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Extended payment terms Fee</w:t>
            </w:r>
          </w:p>
        </w:tc>
      </w:tr>
      <w:tr w:rsidR="00B0282C" w:rsidRPr="007D4ED4" w14:paraId="7B3C0841" w14:textId="77777777" w:rsidTr="00196FDA">
        <w:trPr>
          <w:trHeight w:val="510"/>
          <w:jc w:val="center"/>
        </w:trPr>
        <w:tc>
          <w:tcPr>
            <w:tcW w:w="1522" w:type="dxa"/>
            <w:hideMark/>
          </w:tcPr>
          <w:p w14:paraId="6DAC07E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Extended Payment terms Days</w:t>
            </w:r>
          </w:p>
        </w:tc>
        <w:tc>
          <w:tcPr>
            <w:tcW w:w="2301" w:type="dxa"/>
          </w:tcPr>
          <w:p w14:paraId="177609A5" w14:textId="61D6CA74"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7BB74689" w14:textId="7ABBF369"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(payment types)</w:t>
            </w:r>
          </w:p>
        </w:tc>
        <w:tc>
          <w:tcPr>
            <w:tcW w:w="2174" w:type="dxa"/>
            <w:noWrap/>
            <w:hideMark/>
          </w:tcPr>
          <w:p w14:paraId="4119E317"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No Formula</w:t>
            </w:r>
          </w:p>
        </w:tc>
        <w:tc>
          <w:tcPr>
            <w:tcW w:w="1469" w:type="dxa"/>
            <w:noWrap/>
            <w:hideMark/>
          </w:tcPr>
          <w:p w14:paraId="1929C3CC"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724925C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Extended Payment terms Days</w:t>
            </w:r>
          </w:p>
        </w:tc>
      </w:tr>
      <w:tr w:rsidR="00B0282C" w:rsidRPr="007D4ED4" w14:paraId="4B042D77" w14:textId="77777777" w:rsidTr="00196FDA">
        <w:trPr>
          <w:trHeight w:val="510"/>
          <w:jc w:val="center"/>
        </w:trPr>
        <w:tc>
          <w:tcPr>
            <w:tcW w:w="1522" w:type="dxa"/>
            <w:hideMark/>
          </w:tcPr>
          <w:p w14:paraId="49159D4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Currency</w:t>
            </w:r>
          </w:p>
        </w:tc>
        <w:tc>
          <w:tcPr>
            <w:tcW w:w="2301" w:type="dxa"/>
          </w:tcPr>
          <w:p w14:paraId="62B8D48E" w14:textId="0598FACF"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5D3F636A" w14:textId="6FC48F42"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63D5C34E"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1AB2737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6D059A13" w14:textId="77777777" w:rsidTr="00196FDA">
        <w:trPr>
          <w:trHeight w:val="255"/>
          <w:jc w:val="center"/>
        </w:trPr>
        <w:tc>
          <w:tcPr>
            <w:tcW w:w="1522" w:type="dxa"/>
            <w:hideMark/>
          </w:tcPr>
          <w:p w14:paraId="7A50FF8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301" w:type="dxa"/>
          </w:tcPr>
          <w:p w14:paraId="7C920B56" w14:textId="6F1B1AE1"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1067BAF5" w14:textId="3B606867"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w:t>
            </w:r>
          </w:p>
        </w:tc>
        <w:tc>
          <w:tcPr>
            <w:tcW w:w="2174" w:type="dxa"/>
            <w:noWrap/>
            <w:hideMark/>
          </w:tcPr>
          <w:p w14:paraId="767C0578"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0EEABCD7"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Gas Additional Price</w:t>
            </w:r>
          </w:p>
          <w:p w14:paraId="5E5B3B7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Attribute- 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2AE2AF26" w14:textId="77777777" w:rsidTr="00196FDA">
        <w:trPr>
          <w:trHeight w:val="510"/>
          <w:jc w:val="center"/>
        </w:trPr>
        <w:tc>
          <w:tcPr>
            <w:tcW w:w="1522" w:type="dxa"/>
            <w:hideMark/>
          </w:tcPr>
          <w:p w14:paraId="0AF4B42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301" w:type="dxa"/>
          </w:tcPr>
          <w:p w14:paraId="7469E751" w14:textId="4BAA22D9"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68B10420" w14:textId="2F5F41BE"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69F84166"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73F1D6F8"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1FD0DE0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0A8B855C" w14:textId="77777777" w:rsidTr="00196FDA">
        <w:trPr>
          <w:trHeight w:val="510"/>
          <w:jc w:val="center"/>
        </w:trPr>
        <w:tc>
          <w:tcPr>
            <w:tcW w:w="1522" w:type="dxa"/>
            <w:hideMark/>
          </w:tcPr>
          <w:p w14:paraId="5566214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margin in DKK/md (DMS)</w:t>
            </w:r>
          </w:p>
        </w:tc>
        <w:tc>
          <w:tcPr>
            <w:tcW w:w="2301" w:type="dxa"/>
          </w:tcPr>
          <w:p w14:paraId="78D3250E" w14:textId="537CF8C8"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4A170D16" w14:textId="76CEDBCC"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715DE798"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3A8AB3EC"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7625286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margin in DKK/md (DMS)</w:t>
            </w:r>
          </w:p>
        </w:tc>
      </w:tr>
      <w:tr w:rsidR="00B0282C" w:rsidRPr="007D4ED4" w14:paraId="247A410A" w14:textId="77777777" w:rsidTr="00196FDA">
        <w:trPr>
          <w:trHeight w:val="510"/>
          <w:jc w:val="center"/>
        </w:trPr>
        <w:tc>
          <w:tcPr>
            <w:tcW w:w="1522" w:type="dxa"/>
            <w:hideMark/>
          </w:tcPr>
          <w:p w14:paraId="2587C5C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 (DMS)</w:t>
            </w:r>
          </w:p>
        </w:tc>
        <w:tc>
          <w:tcPr>
            <w:tcW w:w="2301" w:type="dxa"/>
          </w:tcPr>
          <w:p w14:paraId="46167B8E" w14:textId="70CE84FD"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64BC5031" w14:textId="6C74560F"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275D5845"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43101B32"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5BF0159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/m³(DMS)</w:t>
            </w:r>
          </w:p>
        </w:tc>
      </w:tr>
      <w:tr w:rsidR="00B0282C" w:rsidRPr="007D4ED4" w14:paraId="689A1661" w14:textId="77777777" w:rsidTr="00196FDA">
        <w:trPr>
          <w:trHeight w:val="510"/>
          <w:jc w:val="center"/>
        </w:trPr>
        <w:tc>
          <w:tcPr>
            <w:tcW w:w="1522" w:type="dxa"/>
            <w:hideMark/>
          </w:tcPr>
          <w:p w14:paraId="011DF30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adjustment DKK/md (DMS)</w:t>
            </w:r>
          </w:p>
        </w:tc>
        <w:tc>
          <w:tcPr>
            <w:tcW w:w="2301" w:type="dxa"/>
          </w:tcPr>
          <w:p w14:paraId="5F53D6FB" w14:textId="772F993D"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75011793" w14:textId="3D5ACC13"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45F25FE9"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7E56363F"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4C6C0F7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adjustment DKK/md (DMS)</w:t>
            </w:r>
          </w:p>
        </w:tc>
      </w:tr>
      <w:tr w:rsidR="00B0282C" w:rsidRPr="007D4ED4" w14:paraId="2C903430" w14:textId="77777777" w:rsidTr="00196FDA">
        <w:trPr>
          <w:trHeight w:val="510"/>
          <w:jc w:val="center"/>
        </w:trPr>
        <w:tc>
          <w:tcPr>
            <w:tcW w:w="1522" w:type="dxa"/>
            <w:hideMark/>
          </w:tcPr>
          <w:p w14:paraId="7A59726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adjustment DMS (DMS)</w:t>
            </w:r>
          </w:p>
        </w:tc>
        <w:tc>
          <w:tcPr>
            <w:tcW w:w="2301" w:type="dxa"/>
          </w:tcPr>
          <w:p w14:paraId="0BCB1468" w14:textId="7476451C"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54861010" w14:textId="65B92B9D"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36231665" w14:textId="77777777" w:rsidR="00B0282C" w:rsidRPr="007D4ED4" w:rsidRDefault="00B0282C" w:rsidP="0058252C">
            <w:pPr>
              <w:ind w:left="0"/>
              <w:jc w:val="center"/>
              <w:rPr>
                <w:rFonts w:ascii="Calibri" w:hAnsi="Calibri" w:cs="Calibri"/>
                <w:sz w:val="22"/>
                <w:szCs w:val="22"/>
              </w:rPr>
            </w:pPr>
            <w:r w:rsidRPr="00740159">
              <w:rPr>
                <w:rFonts w:ascii="Calibri" w:hAnsi="Calibri" w:cs="Calibri"/>
                <w:sz w:val="22"/>
                <w:szCs w:val="22"/>
              </w:rPr>
              <w:t>Added by KAM/AM</w:t>
            </w:r>
          </w:p>
        </w:tc>
        <w:tc>
          <w:tcPr>
            <w:tcW w:w="1469" w:type="dxa"/>
            <w:noWrap/>
            <w:hideMark/>
          </w:tcPr>
          <w:p w14:paraId="7B1EFFB2"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6F445C2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adjustment DMS (DMS)</w:t>
            </w:r>
          </w:p>
        </w:tc>
      </w:tr>
      <w:tr w:rsidR="00B0282C" w:rsidRPr="007D4ED4" w14:paraId="65B60711" w14:textId="77777777" w:rsidTr="00196FDA">
        <w:trPr>
          <w:trHeight w:val="255"/>
          <w:jc w:val="center"/>
        </w:trPr>
        <w:tc>
          <w:tcPr>
            <w:tcW w:w="1522" w:type="dxa"/>
            <w:hideMark/>
          </w:tcPr>
          <w:p w14:paraId="332EDE3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model (DMS)</w:t>
            </w:r>
          </w:p>
        </w:tc>
        <w:tc>
          <w:tcPr>
            <w:tcW w:w="2301" w:type="dxa"/>
          </w:tcPr>
          <w:p w14:paraId="7228D7AD" w14:textId="2F8BB888"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separate price</w:t>
            </w:r>
          </w:p>
        </w:tc>
        <w:tc>
          <w:tcPr>
            <w:tcW w:w="1551" w:type="dxa"/>
            <w:hideMark/>
          </w:tcPr>
          <w:p w14:paraId="280EE5F4" w14:textId="16591289" w:rsidR="00B0282C" w:rsidRPr="007D4ED4" w:rsidRDefault="00B0282C" w:rsidP="0058252C">
            <w:pPr>
              <w:ind w:left="0"/>
              <w:rPr>
                <w:rFonts w:ascii="Calibri" w:hAnsi="Calibri" w:cs="Calibri"/>
                <w:sz w:val="22"/>
                <w:szCs w:val="22"/>
              </w:rPr>
            </w:pPr>
            <w:r w:rsidRPr="007D4ED4">
              <w:rPr>
                <w:rFonts w:ascii="Calibri" w:hAnsi="Calibri" w:cs="Calibri"/>
                <w:sz w:val="22"/>
                <w:szCs w:val="22"/>
              </w:rPr>
              <w:t>Hadrian model</w:t>
            </w:r>
          </w:p>
        </w:tc>
        <w:tc>
          <w:tcPr>
            <w:tcW w:w="2174" w:type="dxa"/>
            <w:noWrap/>
            <w:hideMark/>
          </w:tcPr>
          <w:p w14:paraId="5E98878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2C3757">
              <w:rPr>
                <w:rFonts w:ascii="Calibri" w:hAnsi="Calibri" w:cs="Calibri"/>
                <w:sz w:val="22"/>
                <w:szCs w:val="22"/>
              </w:rPr>
              <w:t>Calculation of Flex and Transportation Values</w:t>
            </w:r>
          </w:p>
        </w:tc>
        <w:tc>
          <w:tcPr>
            <w:tcW w:w="1469" w:type="dxa"/>
            <w:noWrap/>
            <w:hideMark/>
          </w:tcPr>
          <w:p w14:paraId="1C94F1C2"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190B688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Attribute- Transmission model (DMS)</w:t>
            </w:r>
          </w:p>
        </w:tc>
      </w:tr>
      <w:tr w:rsidR="00B0282C" w:rsidRPr="007D4ED4" w14:paraId="6619D146" w14:textId="77777777" w:rsidTr="00196FDA">
        <w:trPr>
          <w:trHeight w:val="510"/>
          <w:jc w:val="center"/>
        </w:trPr>
        <w:tc>
          <w:tcPr>
            <w:tcW w:w="1522" w:type="dxa"/>
            <w:hideMark/>
          </w:tcPr>
          <w:p w14:paraId="1339F2F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Invoice unit </w:t>
            </w:r>
            <w:r w:rsidRPr="007D4ED4">
              <w:rPr>
                <w:rFonts w:ascii="Calibri" w:hAnsi="Calibri" w:cs="Calibri"/>
                <w:sz w:val="22"/>
                <w:szCs w:val="22"/>
              </w:rPr>
              <w:br/>
              <w:t>(if the product is for Swedish customers)</w:t>
            </w:r>
          </w:p>
        </w:tc>
        <w:tc>
          <w:tcPr>
            <w:tcW w:w="2301" w:type="dxa"/>
          </w:tcPr>
          <w:p w14:paraId="48E8A50E" w14:textId="152BB924" w:rsidR="00B0282C" w:rsidRPr="007D4ED4" w:rsidRDefault="00765D73" w:rsidP="0058252C">
            <w:pPr>
              <w:ind w:left="0"/>
              <w:rPr>
                <w:rFonts w:ascii="Calibri" w:hAnsi="Calibri" w:cs="Calibri"/>
                <w:sz w:val="22"/>
                <w:szCs w:val="22"/>
              </w:rPr>
            </w:pPr>
            <w:r>
              <w:rPr>
                <w:rFonts w:ascii="Calibri" w:hAnsi="Calibri" w:cs="Calibri"/>
                <w:sz w:val="22"/>
                <w:szCs w:val="22"/>
              </w:rPr>
              <w:t>N/A</w:t>
            </w:r>
          </w:p>
        </w:tc>
        <w:tc>
          <w:tcPr>
            <w:tcW w:w="1551" w:type="dxa"/>
            <w:hideMark/>
          </w:tcPr>
          <w:p w14:paraId="312AB4C4" w14:textId="1D545FB7"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2174" w:type="dxa"/>
            <w:noWrap/>
            <w:hideMark/>
          </w:tcPr>
          <w:p w14:paraId="4E657E2C"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469" w:type="dxa"/>
            <w:noWrap/>
            <w:hideMark/>
          </w:tcPr>
          <w:p w14:paraId="26A635F4"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Gas Price</w:t>
            </w:r>
          </w:p>
          <w:p w14:paraId="51708E8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Invoice unit</w:t>
            </w:r>
          </w:p>
        </w:tc>
      </w:tr>
      <w:tr w:rsidR="00B0282C" w:rsidRPr="007D4ED4" w14:paraId="0FF6772E" w14:textId="77777777" w:rsidTr="00196FDA">
        <w:trPr>
          <w:trHeight w:val="1275"/>
          <w:jc w:val="center"/>
        </w:trPr>
        <w:tc>
          <w:tcPr>
            <w:tcW w:w="1522" w:type="dxa"/>
            <w:hideMark/>
          </w:tcPr>
          <w:p w14:paraId="077E55A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Currency ETF</w:t>
            </w:r>
            <w:r w:rsidRPr="007D4ED4">
              <w:rPr>
                <w:rFonts w:ascii="Calibri" w:hAnsi="Calibri" w:cs="Calibri"/>
                <w:sz w:val="22"/>
                <w:szCs w:val="22"/>
              </w:rPr>
              <w:br/>
              <w:t>(if the product is for Swedish customers)</w:t>
            </w:r>
          </w:p>
        </w:tc>
        <w:tc>
          <w:tcPr>
            <w:tcW w:w="2301" w:type="dxa"/>
          </w:tcPr>
          <w:p w14:paraId="4A897A0D" w14:textId="1F1C1F9E"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Delivery Fee</w:t>
            </w:r>
          </w:p>
        </w:tc>
        <w:tc>
          <w:tcPr>
            <w:tcW w:w="1551" w:type="dxa"/>
            <w:hideMark/>
          </w:tcPr>
          <w:p w14:paraId="14A8BEBD" w14:textId="2A4F9810" w:rsidR="00B0282C" w:rsidRPr="00843B51" w:rsidRDefault="00B0282C" w:rsidP="0058252C">
            <w:pPr>
              <w:ind w:left="0"/>
              <w:rPr>
                <w:rFonts w:ascii="Calibri" w:hAnsi="Calibri" w:cs="Calibri"/>
                <w:sz w:val="22"/>
                <w:szCs w:val="22"/>
                <w:lang w:val="da-DK"/>
              </w:rPr>
            </w:pPr>
            <w:r w:rsidRPr="00843B51">
              <w:rPr>
                <w:rFonts w:ascii="Calibri" w:hAnsi="Calibri" w:cs="Calibri"/>
                <w:sz w:val="22"/>
                <w:szCs w:val="22"/>
                <w:lang w:val="da-DK"/>
              </w:rPr>
              <w:t>DK: øre/m³</w:t>
            </w:r>
            <w:r w:rsidRPr="00843B51">
              <w:rPr>
                <w:rFonts w:ascii="Calibri" w:hAnsi="Calibri" w:cs="Calibri"/>
                <w:sz w:val="22"/>
                <w:szCs w:val="22"/>
                <w:lang w:val="da-DK"/>
              </w:rPr>
              <w:br/>
              <w:t>SE: SEKøre/kWh or EUR/MWh</w:t>
            </w:r>
          </w:p>
        </w:tc>
        <w:tc>
          <w:tcPr>
            <w:tcW w:w="2174" w:type="dxa"/>
            <w:hideMark/>
          </w:tcPr>
          <w:p w14:paraId="28AA0EA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469" w:type="dxa"/>
            <w:noWrap/>
            <w:hideMark/>
          </w:tcPr>
          <w:p w14:paraId="1F0227FE"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Price</w:t>
            </w:r>
          </w:p>
          <w:p w14:paraId="30C4FBA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Currency Fixed Price</w:t>
            </w:r>
          </w:p>
        </w:tc>
      </w:tr>
      <w:tr w:rsidR="00B0282C" w:rsidRPr="007D4ED4" w14:paraId="2E4D31EE" w14:textId="77777777" w:rsidTr="00196FDA">
        <w:trPr>
          <w:trHeight w:val="510"/>
          <w:jc w:val="center"/>
        </w:trPr>
        <w:tc>
          <w:tcPr>
            <w:tcW w:w="1522" w:type="dxa"/>
            <w:hideMark/>
          </w:tcPr>
          <w:p w14:paraId="7D46E6D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Currency risk adjustment</w:t>
            </w:r>
            <w:r w:rsidRPr="007D4ED4">
              <w:rPr>
                <w:rFonts w:ascii="Calibri" w:hAnsi="Calibri" w:cs="Calibri"/>
                <w:sz w:val="22"/>
                <w:szCs w:val="22"/>
              </w:rPr>
              <w:br/>
              <w:t>(if the product is for Swedish customers)</w:t>
            </w:r>
          </w:p>
        </w:tc>
        <w:tc>
          <w:tcPr>
            <w:tcW w:w="2301" w:type="dxa"/>
          </w:tcPr>
          <w:p w14:paraId="0E2E1AD9" w14:textId="1B3D65AE" w:rsidR="00B0282C" w:rsidRPr="007D4ED4" w:rsidRDefault="00765D73" w:rsidP="0058252C">
            <w:pPr>
              <w:ind w:left="0"/>
              <w:rPr>
                <w:rFonts w:ascii="Calibri" w:hAnsi="Calibri" w:cs="Calibri"/>
                <w:sz w:val="22"/>
                <w:szCs w:val="22"/>
              </w:rPr>
            </w:pPr>
            <w:r w:rsidRPr="00765D73">
              <w:rPr>
                <w:rFonts w:ascii="Calibri" w:hAnsi="Calibri" w:cs="Calibri"/>
                <w:sz w:val="22"/>
                <w:szCs w:val="22"/>
              </w:rPr>
              <w:t>Part of Delivery Fee</w:t>
            </w:r>
          </w:p>
        </w:tc>
        <w:tc>
          <w:tcPr>
            <w:tcW w:w="1551" w:type="dxa"/>
            <w:hideMark/>
          </w:tcPr>
          <w:p w14:paraId="2411C83A" w14:textId="0C86105B"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74" w:type="dxa"/>
            <w:noWrap/>
            <w:hideMark/>
          </w:tcPr>
          <w:p w14:paraId="593B2CEA"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469" w:type="dxa"/>
            <w:noWrap/>
            <w:hideMark/>
          </w:tcPr>
          <w:p w14:paraId="4E36F0A9"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Price</w:t>
            </w:r>
          </w:p>
          <w:p w14:paraId="2CBB739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Currency risk adjustment</w:t>
            </w:r>
          </w:p>
        </w:tc>
      </w:tr>
    </w:tbl>
    <w:p w14:paraId="62815066" w14:textId="77777777" w:rsidR="00977068" w:rsidRPr="007D4ED4" w:rsidRDefault="00977068" w:rsidP="00977068">
      <w:pPr>
        <w:ind w:left="0"/>
        <w:rPr>
          <w:rFonts w:ascii="Calibri" w:hAnsi="Calibri" w:cs="Calibri"/>
          <w:sz w:val="22"/>
          <w:szCs w:val="22"/>
        </w:rPr>
      </w:pPr>
    </w:p>
    <w:p w14:paraId="15F64A33" w14:textId="1EE58CD9" w:rsidR="00977068" w:rsidRPr="00B34A6E" w:rsidRDefault="00977068" w:rsidP="00D6162C">
      <w:pPr>
        <w:pStyle w:val="ListParagraph"/>
        <w:numPr>
          <w:ilvl w:val="0"/>
          <w:numId w:val="18"/>
        </w:numPr>
        <w:rPr>
          <w:rFonts w:ascii="Calibri" w:hAnsi="Calibri" w:cs="Calibri"/>
          <w:b/>
          <w:bCs/>
          <w:strike/>
          <w:sz w:val="22"/>
          <w:szCs w:val="22"/>
        </w:rPr>
      </w:pPr>
      <w:r w:rsidRPr="00B34A6E">
        <w:rPr>
          <w:rFonts w:ascii="Calibri" w:hAnsi="Calibri" w:cs="Calibri"/>
          <w:b/>
          <w:bCs/>
          <w:strike/>
          <w:sz w:val="22"/>
          <w:szCs w:val="22"/>
        </w:rPr>
        <w:t xml:space="preserve">TTF </w:t>
      </w:r>
      <w:proofErr w:type="spellStart"/>
      <w:r w:rsidRPr="00B34A6E">
        <w:rPr>
          <w:rFonts w:ascii="Calibri" w:hAnsi="Calibri" w:cs="Calibri"/>
          <w:b/>
          <w:bCs/>
          <w:strike/>
          <w:sz w:val="22"/>
          <w:szCs w:val="22"/>
        </w:rPr>
        <w:t>Dagspris</w:t>
      </w:r>
      <w:proofErr w:type="spellEnd"/>
      <w:r w:rsidRPr="00B34A6E">
        <w:rPr>
          <w:rFonts w:ascii="Calibri" w:hAnsi="Calibri" w:cs="Calibri"/>
          <w:b/>
          <w:bCs/>
          <w:strike/>
          <w:sz w:val="22"/>
          <w:szCs w:val="22"/>
        </w:rPr>
        <w:t xml:space="preserve"> </w:t>
      </w:r>
    </w:p>
    <w:p w14:paraId="248944A5" w14:textId="77777777" w:rsidR="00977068" w:rsidRPr="00B34A6E" w:rsidRDefault="00977068" w:rsidP="00977068">
      <w:pPr>
        <w:ind w:left="0"/>
        <w:rPr>
          <w:rFonts w:ascii="Calibri" w:hAnsi="Calibri" w:cs="Calibri"/>
          <w:strike/>
          <w:sz w:val="22"/>
          <w:szCs w:val="22"/>
        </w:rPr>
      </w:pPr>
    </w:p>
    <w:tbl>
      <w:tblPr>
        <w:tblStyle w:val="TableGrid"/>
        <w:tblW w:w="0" w:type="auto"/>
        <w:jc w:val="center"/>
        <w:tblLook w:val="04A0" w:firstRow="1" w:lastRow="0" w:firstColumn="1" w:lastColumn="0" w:noHBand="0" w:noVBand="1"/>
      </w:tblPr>
      <w:tblGrid>
        <w:gridCol w:w="1514"/>
        <w:gridCol w:w="2450"/>
        <w:gridCol w:w="1391"/>
        <w:gridCol w:w="2132"/>
        <w:gridCol w:w="1530"/>
      </w:tblGrid>
      <w:tr w:rsidR="00196FDA" w:rsidRPr="00B34A6E" w14:paraId="7153A269" w14:textId="77777777" w:rsidTr="005F106C">
        <w:trPr>
          <w:trHeight w:val="315"/>
          <w:jc w:val="center"/>
        </w:trPr>
        <w:tc>
          <w:tcPr>
            <w:tcW w:w="9017" w:type="dxa"/>
            <w:gridSpan w:val="5"/>
          </w:tcPr>
          <w:p w14:paraId="4C339122" w14:textId="61F7ABA3" w:rsidR="00196FDA" w:rsidRPr="00B34A6E" w:rsidRDefault="00196FDA" w:rsidP="0058252C">
            <w:pPr>
              <w:ind w:left="0"/>
              <w:rPr>
                <w:rFonts w:ascii="Calibri" w:hAnsi="Calibri" w:cs="Calibri"/>
                <w:b/>
                <w:bCs/>
                <w:strike/>
                <w:sz w:val="22"/>
                <w:szCs w:val="22"/>
              </w:rPr>
            </w:pPr>
            <w:r w:rsidRPr="00B34A6E">
              <w:rPr>
                <w:rFonts w:ascii="Calibri" w:hAnsi="Calibri" w:cs="Calibri"/>
                <w:b/>
                <w:bCs/>
                <w:strike/>
                <w:sz w:val="22"/>
                <w:szCs w:val="22"/>
              </w:rPr>
              <w:t xml:space="preserve">Category- TTF </w:t>
            </w:r>
            <w:proofErr w:type="spellStart"/>
            <w:r w:rsidRPr="00B34A6E">
              <w:rPr>
                <w:rFonts w:ascii="Calibri" w:hAnsi="Calibri" w:cs="Calibri"/>
                <w:b/>
                <w:bCs/>
                <w:strike/>
                <w:sz w:val="22"/>
                <w:szCs w:val="22"/>
              </w:rPr>
              <w:t>Dagspris</w:t>
            </w:r>
            <w:proofErr w:type="spellEnd"/>
          </w:p>
        </w:tc>
      </w:tr>
      <w:tr w:rsidR="00196FDA" w:rsidRPr="00B34A6E" w14:paraId="0175DEA0" w14:textId="77777777" w:rsidTr="00196FDA">
        <w:trPr>
          <w:trHeight w:val="600"/>
          <w:jc w:val="center"/>
        </w:trPr>
        <w:tc>
          <w:tcPr>
            <w:tcW w:w="1514" w:type="dxa"/>
            <w:hideMark/>
          </w:tcPr>
          <w:p w14:paraId="308A86EA" w14:textId="57A2B6CB" w:rsidR="00196FDA" w:rsidRPr="00B34A6E" w:rsidRDefault="00196FDA" w:rsidP="00201C19">
            <w:pPr>
              <w:ind w:left="0"/>
              <w:jc w:val="center"/>
              <w:rPr>
                <w:rFonts w:ascii="Calibri" w:hAnsi="Calibri" w:cs="Calibri"/>
                <w:b/>
                <w:bCs/>
                <w:strike/>
                <w:sz w:val="22"/>
                <w:szCs w:val="22"/>
              </w:rPr>
            </w:pPr>
            <w:r w:rsidRPr="00B34A6E">
              <w:rPr>
                <w:rFonts w:ascii="Calibri" w:hAnsi="Calibri" w:cs="Calibri"/>
                <w:b/>
                <w:bCs/>
                <w:strike/>
                <w:sz w:val="22"/>
                <w:szCs w:val="22"/>
              </w:rPr>
              <w:t>Attributes</w:t>
            </w:r>
          </w:p>
        </w:tc>
        <w:tc>
          <w:tcPr>
            <w:tcW w:w="2450" w:type="dxa"/>
          </w:tcPr>
          <w:p w14:paraId="53A757F0" w14:textId="14E1E270" w:rsidR="00196FDA" w:rsidRPr="00B34A6E" w:rsidRDefault="00196FDA" w:rsidP="00201C19">
            <w:pPr>
              <w:ind w:left="0"/>
              <w:jc w:val="center"/>
              <w:rPr>
                <w:rFonts w:ascii="Calibri" w:hAnsi="Calibri" w:cs="Calibri"/>
                <w:b/>
                <w:bCs/>
                <w:strike/>
                <w:sz w:val="22"/>
                <w:szCs w:val="22"/>
              </w:rPr>
            </w:pPr>
            <w:r w:rsidRPr="00B34A6E">
              <w:rPr>
                <w:rFonts w:ascii="Calibri" w:hAnsi="Calibri" w:cs="Calibri"/>
                <w:b/>
                <w:bCs/>
                <w:strike/>
                <w:sz w:val="22"/>
                <w:szCs w:val="22"/>
              </w:rPr>
              <w:t>Part of Delivery Fee/ separately price fee</w:t>
            </w:r>
          </w:p>
        </w:tc>
        <w:tc>
          <w:tcPr>
            <w:tcW w:w="1391" w:type="dxa"/>
            <w:hideMark/>
          </w:tcPr>
          <w:p w14:paraId="4D6680B8" w14:textId="5923F629" w:rsidR="00196FDA" w:rsidRPr="00B34A6E" w:rsidRDefault="00196FDA" w:rsidP="00201C19">
            <w:pPr>
              <w:ind w:left="0"/>
              <w:jc w:val="center"/>
              <w:rPr>
                <w:rFonts w:ascii="Calibri" w:hAnsi="Calibri" w:cs="Calibri"/>
                <w:b/>
                <w:bCs/>
                <w:strike/>
                <w:sz w:val="22"/>
                <w:szCs w:val="22"/>
              </w:rPr>
            </w:pPr>
            <w:r w:rsidRPr="00B34A6E">
              <w:rPr>
                <w:rFonts w:ascii="Calibri" w:hAnsi="Calibri" w:cs="Calibri"/>
                <w:b/>
                <w:bCs/>
                <w:strike/>
                <w:sz w:val="22"/>
                <w:szCs w:val="22"/>
              </w:rPr>
              <w:t>Type of Attribute</w:t>
            </w:r>
          </w:p>
        </w:tc>
        <w:tc>
          <w:tcPr>
            <w:tcW w:w="2132" w:type="dxa"/>
            <w:noWrap/>
            <w:hideMark/>
          </w:tcPr>
          <w:p w14:paraId="7064F825" w14:textId="184B5BA5" w:rsidR="00196FDA" w:rsidRPr="00B34A6E" w:rsidRDefault="00201C19" w:rsidP="00201C19">
            <w:pPr>
              <w:ind w:left="0"/>
              <w:jc w:val="center"/>
              <w:rPr>
                <w:rFonts w:ascii="Calibri" w:hAnsi="Calibri" w:cs="Calibri"/>
                <w:strike/>
                <w:sz w:val="22"/>
                <w:szCs w:val="22"/>
              </w:rPr>
            </w:pPr>
            <w:r w:rsidRPr="00B34A6E">
              <w:rPr>
                <w:rFonts w:ascii="Calibri" w:hAnsi="Calibri" w:cs="Calibri"/>
                <w:b/>
                <w:bCs/>
                <w:strike/>
                <w:sz w:val="22"/>
                <w:szCs w:val="22"/>
              </w:rPr>
              <w:t>Pricing Calculations Formula</w:t>
            </w:r>
          </w:p>
        </w:tc>
        <w:tc>
          <w:tcPr>
            <w:tcW w:w="1530" w:type="dxa"/>
            <w:hideMark/>
          </w:tcPr>
          <w:p w14:paraId="6C909375" w14:textId="77777777" w:rsidR="00196FDA" w:rsidRPr="00B34A6E" w:rsidRDefault="00196FDA" w:rsidP="00201C19">
            <w:pPr>
              <w:ind w:left="0"/>
              <w:jc w:val="center"/>
              <w:rPr>
                <w:rFonts w:ascii="Calibri" w:hAnsi="Calibri" w:cs="Calibri"/>
                <w:b/>
                <w:bCs/>
                <w:strike/>
                <w:sz w:val="22"/>
                <w:szCs w:val="22"/>
              </w:rPr>
            </w:pPr>
            <w:r w:rsidRPr="00B34A6E">
              <w:rPr>
                <w:rFonts w:ascii="Calibri" w:hAnsi="Calibri" w:cs="Calibri"/>
                <w:b/>
                <w:bCs/>
                <w:strike/>
                <w:sz w:val="22"/>
                <w:szCs w:val="22"/>
              </w:rPr>
              <w:t>Bit2win Configuration</w:t>
            </w:r>
          </w:p>
        </w:tc>
      </w:tr>
      <w:tr w:rsidR="00196FDA" w:rsidRPr="00B34A6E" w14:paraId="0373ECB0" w14:textId="77777777" w:rsidTr="00196FDA">
        <w:trPr>
          <w:trHeight w:val="255"/>
          <w:jc w:val="center"/>
        </w:trPr>
        <w:tc>
          <w:tcPr>
            <w:tcW w:w="1514" w:type="dxa"/>
            <w:hideMark/>
          </w:tcPr>
          <w:p w14:paraId="21EA61FD"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Commission conditions</w:t>
            </w:r>
          </w:p>
        </w:tc>
        <w:tc>
          <w:tcPr>
            <w:tcW w:w="2450" w:type="dxa"/>
          </w:tcPr>
          <w:p w14:paraId="2F90D091" w14:textId="57BE411C" w:rsidR="00196FDA" w:rsidRPr="00B34A6E" w:rsidRDefault="001C314F" w:rsidP="0058252C">
            <w:pPr>
              <w:ind w:left="0"/>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37BDF3CA" w14:textId="24C4DE4C"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2132" w:type="dxa"/>
            <w:noWrap/>
            <w:hideMark/>
          </w:tcPr>
          <w:p w14:paraId="0D3E594D"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No Formula (Common in all Prices)</w:t>
            </w:r>
          </w:p>
        </w:tc>
        <w:tc>
          <w:tcPr>
            <w:tcW w:w="1530" w:type="dxa"/>
            <w:noWrap/>
            <w:hideMark/>
          </w:tcPr>
          <w:p w14:paraId="2BF490BA"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6060FA6C"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Commission conditions</w:t>
            </w:r>
          </w:p>
        </w:tc>
      </w:tr>
      <w:tr w:rsidR="00196FDA" w:rsidRPr="00B34A6E" w14:paraId="150E4167" w14:textId="77777777" w:rsidTr="00196FDA">
        <w:trPr>
          <w:trHeight w:val="255"/>
          <w:jc w:val="center"/>
        </w:trPr>
        <w:tc>
          <w:tcPr>
            <w:tcW w:w="1514" w:type="dxa"/>
            <w:hideMark/>
          </w:tcPr>
          <w:p w14:paraId="114BBB30"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lastRenderedPageBreak/>
              <w:t>Pro rata liability</w:t>
            </w:r>
          </w:p>
        </w:tc>
        <w:tc>
          <w:tcPr>
            <w:tcW w:w="2450" w:type="dxa"/>
          </w:tcPr>
          <w:p w14:paraId="2AAD4399" w14:textId="5A5B8F99" w:rsidR="00196FDA" w:rsidRPr="00B34A6E" w:rsidRDefault="001C314F" w:rsidP="0058252C">
            <w:pPr>
              <w:ind w:left="0"/>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2158CA1A" w14:textId="125D91C1"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2132" w:type="dxa"/>
            <w:noWrap/>
            <w:hideMark/>
          </w:tcPr>
          <w:p w14:paraId="664DFA9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No Formula (Common in all Prices)</w:t>
            </w:r>
          </w:p>
        </w:tc>
        <w:tc>
          <w:tcPr>
            <w:tcW w:w="1530" w:type="dxa"/>
            <w:noWrap/>
            <w:hideMark/>
          </w:tcPr>
          <w:p w14:paraId="589481EC"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Family- Offer Wording</w:t>
            </w:r>
          </w:p>
          <w:p w14:paraId="5449249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Pro rata liability</w:t>
            </w:r>
          </w:p>
        </w:tc>
      </w:tr>
      <w:tr w:rsidR="00196FDA" w:rsidRPr="00B34A6E" w14:paraId="64E2C802" w14:textId="77777777" w:rsidTr="00196FDA">
        <w:trPr>
          <w:trHeight w:val="510"/>
          <w:jc w:val="center"/>
        </w:trPr>
        <w:tc>
          <w:tcPr>
            <w:tcW w:w="1514" w:type="dxa"/>
            <w:hideMark/>
          </w:tcPr>
          <w:p w14:paraId="5EEFBFE4"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Biogas cost</w:t>
            </w:r>
          </w:p>
        </w:tc>
        <w:tc>
          <w:tcPr>
            <w:tcW w:w="2450" w:type="dxa"/>
          </w:tcPr>
          <w:p w14:paraId="1C9BA2B3" w14:textId="2C1A8DDC"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2EA185DD" w14:textId="38151A38"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059948AE"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6485E312"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Family- Cost &amp; Margin</w:t>
            </w:r>
          </w:p>
          <w:p w14:paraId="7F651BA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Biogas cost</w:t>
            </w:r>
          </w:p>
        </w:tc>
      </w:tr>
      <w:tr w:rsidR="00196FDA" w:rsidRPr="00B34A6E" w14:paraId="4A0064AB" w14:textId="77777777" w:rsidTr="00196FDA">
        <w:trPr>
          <w:trHeight w:val="510"/>
          <w:jc w:val="center"/>
        </w:trPr>
        <w:tc>
          <w:tcPr>
            <w:tcW w:w="1514" w:type="dxa"/>
            <w:hideMark/>
          </w:tcPr>
          <w:p w14:paraId="6B1FD5C2"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Biogas margin</w:t>
            </w:r>
          </w:p>
        </w:tc>
        <w:tc>
          <w:tcPr>
            <w:tcW w:w="2450" w:type="dxa"/>
          </w:tcPr>
          <w:p w14:paraId="7B9A9FA5" w14:textId="1890BCE0"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3F5855EF" w14:textId="1FF10006"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3AE57F60"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11545FA4"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Family- Cost &amp; Margin</w:t>
            </w:r>
          </w:p>
          <w:p w14:paraId="6CE5E14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Biogas margin</w:t>
            </w:r>
          </w:p>
        </w:tc>
      </w:tr>
      <w:tr w:rsidR="00196FDA" w:rsidRPr="00B34A6E" w14:paraId="5C1F78CA" w14:textId="77777777" w:rsidTr="00196FDA">
        <w:trPr>
          <w:trHeight w:val="255"/>
          <w:jc w:val="center"/>
        </w:trPr>
        <w:tc>
          <w:tcPr>
            <w:tcW w:w="1514" w:type="dxa"/>
            <w:hideMark/>
          </w:tcPr>
          <w:p w14:paraId="0C22C1FA"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Biogas type</w:t>
            </w:r>
          </w:p>
        </w:tc>
        <w:tc>
          <w:tcPr>
            <w:tcW w:w="2450" w:type="dxa"/>
          </w:tcPr>
          <w:p w14:paraId="75315A06" w14:textId="6DA5746D" w:rsidR="00196FDA" w:rsidRPr="00B34A6E" w:rsidRDefault="001C314F" w:rsidP="0058252C">
            <w:pPr>
              <w:ind w:left="0"/>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2C783CBC" w14:textId="15944BEC"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Drop down (GO types)</w:t>
            </w:r>
          </w:p>
        </w:tc>
        <w:tc>
          <w:tcPr>
            <w:tcW w:w="2132" w:type="dxa"/>
            <w:noWrap/>
            <w:hideMark/>
          </w:tcPr>
          <w:p w14:paraId="1BBEB285"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530" w:type="dxa"/>
            <w:noWrap/>
            <w:hideMark/>
          </w:tcPr>
          <w:p w14:paraId="7DD350F5"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Family- Cost &amp; Margin</w:t>
            </w:r>
          </w:p>
          <w:p w14:paraId="2ED5D37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Biogas type</w:t>
            </w:r>
          </w:p>
        </w:tc>
      </w:tr>
      <w:tr w:rsidR="00196FDA" w:rsidRPr="00B34A6E" w14:paraId="52926772" w14:textId="77777777" w:rsidTr="00196FDA">
        <w:trPr>
          <w:trHeight w:val="510"/>
          <w:jc w:val="center"/>
        </w:trPr>
        <w:tc>
          <w:tcPr>
            <w:tcW w:w="1514" w:type="dxa"/>
            <w:hideMark/>
          </w:tcPr>
          <w:p w14:paraId="3E69CC6D"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Margin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c>
          <w:tcPr>
            <w:tcW w:w="2450" w:type="dxa"/>
          </w:tcPr>
          <w:p w14:paraId="29312F84" w14:textId="38AF1A89"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7BD452C7" w14:textId="7B5FE716"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1B788CB0"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7ABA0118"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Family- Cost &amp; Margin</w:t>
            </w:r>
          </w:p>
          <w:p w14:paraId="4CC8E8A9"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Margin(</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r>
      <w:tr w:rsidR="00196FDA" w:rsidRPr="00B34A6E" w14:paraId="7CA5FE8D" w14:textId="77777777" w:rsidTr="00196FDA">
        <w:trPr>
          <w:trHeight w:val="510"/>
          <w:jc w:val="center"/>
        </w:trPr>
        <w:tc>
          <w:tcPr>
            <w:tcW w:w="1514" w:type="dxa"/>
            <w:hideMark/>
          </w:tcPr>
          <w:p w14:paraId="55976844"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Margin (DMS)</w:t>
            </w:r>
          </w:p>
        </w:tc>
        <w:tc>
          <w:tcPr>
            <w:tcW w:w="2450" w:type="dxa"/>
          </w:tcPr>
          <w:p w14:paraId="5B83B980" w14:textId="53D3CBBC"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2C87C91A" w14:textId="00D3E1A2"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hideMark/>
          </w:tcPr>
          <w:p w14:paraId="703AC076"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18F65CCA"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Family- Cost &amp; Margin</w:t>
            </w:r>
          </w:p>
          <w:p w14:paraId="3E5276D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Margin (DMS)</w:t>
            </w:r>
          </w:p>
        </w:tc>
      </w:tr>
      <w:tr w:rsidR="00196FDA" w:rsidRPr="00B34A6E" w14:paraId="50DE1700" w14:textId="77777777" w:rsidTr="00196FDA">
        <w:trPr>
          <w:trHeight w:val="1020"/>
          <w:jc w:val="center"/>
        </w:trPr>
        <w:tc>
          <w:tcPr>
            <w:tcW w:w="1514" w:type="dxa"/>
            <w:hideMark/>
          </w:tcPr>
          <w:p w14:paraId="07236F5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TTF AV without currency </w:t>
            </w:r>
          </w:p>
        </w:tc>
        <w:tc>
          <w:tcPr>
            <w:tcW w:w="2450" w:type="dxa"/>
          </w:tcPr>
          <w:p w14:paraId="726D753F" w14:textId="03C5DA9A" w:rsidR="00196FDA" w:rsidRPr="00B34A6E" w:rsidRDefault="001C314F" w:rsidP="0058252C">
            <w:pPr>
              <w:ind w:left="0"/>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757444A2" w14:textId="72925255"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 (spot pris example)</w:t>
            </w:r>
          </w:p>
        </w:tc>
        <w:tc>
          <w:tcPr>
            <w:tcW w:w="2132" w:type="dxa"/>
            <w:hideMark/>
          </w:tcPr>
          <w:p w14:paraId="0879F2BE"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4962081D"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69A1FCF5" w14:textId="77777777" w:rsidTr="00196FDA">
        <w:trPr>
          <w:trHeight w:val="1020"/>
          <w:jc w:val="center"/>
        </w:trPr>
        <w:tc>
          <w:tcPr>
            <w:tcW w:w="1514" w:type="dxa"/>
            <w:hideMark/>
          </w:tcPr>
          <w:p w14:paraId="73254C5D"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lastRenderedPageBreak/>
              <w:t xml:space="preserve">TTF DA without currency </w:t>
            </w:r>
          </w:p>
        </w:tc>
        <w:tc>
          <w:tcPr>
            <w:tcW w:w="2450" w:type="dxa"/>
          </w:tcPr>
          <w:p w14:paraId="4A4669FC" w14:textId="3C216EF8" w:rsidR="00196FDA" w:rsidRPr="00B34A6E" w:rsidRDefault="001C314F" w:rsidP="0058252C">
            <w:pPr>
              <w:ind w:left="0"/>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78EF852A" w14:textId="537F0096"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 (spot pris example)</w:t>
            </w:r>
          </w:p>
        </w:tc>
        <w:tc>
          <w:tcPr>
            <w:tcW w:w="2132" w:type="dxa"/>
            <w:hideMark/>
          </w:tcPr>
          <w:p w14:paraId="17D4A65A"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53FE9B8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3AD35717" w14:textId="77777777" w:rsidTr="00196FDA">
        <w:trPr>
          <w:trHeight w:val="510"/>
          <w:jc w:val="center"/>
        </w:trPr>
        <w:tc>
          <w:tcPr>
            <w:tcW w:w="1514" w:type="dxa"/>
            <w:hideMark/>
          </w:tcPr>
          <w:p w14:paraId="06723E91"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Remove spot price example in offer wording</w:t>
            </w:r>
          </w:p>
        </w:tc>
        <w:tc>
          <w:tcPr>
            <w:tcW w:w="2450" w:type="dxa"/>
          </w:tcPr>
          <w:p w14:paraId="38607CBC" w14:textId="2C65B0F5" w:rsidR="00196FDA" w:rsidRPr="00B34A6E" w:rsidRDefault="001C314F" w:rsidP="0058252C">
            <w:pPr>
              <w:ind w:left="0"/>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67D6E1F1" w14:textId="72A4D3DB"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2132" w:type="dxa"/>
            <w:noWrap/>
            <w:hideMark/>
          </w:tcPr>
          <w:p w14:paraId="39A6CD44"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No Formula (Common in all Prices)</w:t>
            </w:r>
          </w:p>
        </w:tc>
        <w:tc>
          <w:tcPr>
            <w:tcW w:w="1530" w:type="dxa"/>
            <w:noWrap/>
            <w:hideMark/>
          </w:tcPr>
          <w:p w14:paraId="4F1D8710"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1FE16FFA" w14:textId="77777777" w:rsidTr="00196FDA">
        <w:trPr>
          <w:trHeight w:val="255"/>
          <w:jc w:val="center"/>
        </w:trPr>
        <w:tc>
          <w:tcPr>
            <w:tcW w:w="1514" w:type="dxa"/>
            <w:hideMark/>
          </w:tcPr>
          <w:p w14:paraId="58C0E4D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English offer wording</w:t>
            </w:r>
          </w:p>
        </w:tc>
        <w:tc>
          <w:tcPr>
            <w:tcW w:w="2450" w:type="dxa"/>
          </w:tcPr>
          <w:p w14:paraId="18D9F175" w14:textId="47C6E797" w:rsidR="00196FDA" w:rsidRPr="00B34A6E" w:rsidRDefault="001C314F" w:rsidP="0058252C">
            <w:pPr>
              <w:ind w:left="0"/>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7B191ED7" w14:textId="29ED8A28"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Text in offer wording</w:t>
            </w:r>
          </w:p>
        </w:tc>
        <w:tc>
          <w:tcPr>
            <w:tcW w:w="2132" w:type="dxa"/>
            <w:noWrap/>
            <w:hideMark/>
          </w:tcPr>
          <w:p w14:paraId="0DC12A86"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No Formula (Common in all Prices)</w:t>
            </w:r>
          </w:p>
        </w:tc>
        <w:tc>
          <w:tcPr>
            <w:tcW w:w="1530" w:type="dxa"/>
            <w:noWrap/>
            <w:hideMark/>
          </w:tcPr>
          <w:p w14:paraId="46891971"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Offer Wording</w:t>
            </w:r>
          </w:p>
          <w:p w14:paraId="14A1D7D3"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English offer wording</w:t>
            </w:r>
          </w:p>
        </w:tc>
      </w:tr>
      <w:tr w:rsidR="00196FDA" w:rsidRPr="00B34A6E" w14:paraId="34BB0657" w14:textId="77777777" w:rsidTr="00196FDA">
        <w:trPr>
          <w:trHeight w:val="510"/>
          <w:jc w:val="center"/>
        </w:trPr>
        <w:tc>
          <w:tcPr>
            <w:tcW w:w="1514" w:type="dxa"/>
            <w:hideMark/>
          </w:tcPr>
          <w:p w14:paraId="269197B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Flex fee adjustment</w:t>
            </w:r>
          </w:p>
        </w:tc>
        <w:tc>
          <w:tcPr>
            <w:tcW w:w="2450" w:type="dxa"/>
          </w:tcPr>
          <w:p w14:paraId="6CA79216" w14:textId="0CC9B242"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3A7750A1" w14:textId="65DD0F79"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hideMark/>
          </w:tcPr>
          <w:p w14:paraId="0E5D0CF4" w14:textId="77777777" w:rsidR="00196FDA" w:rsidRPr="00B34A6E" w:rsidRDefault="00196FDA" w:rsidP="0058252C">
            <w:pPr>
              <w:tabs>
                <w:tab w:val="center" w:pos="1766"/>
              </w:tabs>
              <w:ind w:left="0"/>
              <w:rPr>
                <w:rFonts w:ascii="Calibri" w:hAnsi="Calibri" w:cs="Calibri"/>
                <w:strike/>
                <w:sz w:val="22"/>
                <w:szCs w:val="22"/>
              </w:rPr>
            </w:pPr>
            <w:r w:rsidRPr="00B34A6E">
              <w:rPr>
                <w:rFonts w:ascii="Calibri" w:hAnsi="Calibri" w:cs="Calibri"/>
                <w:strike/>
                <w:sz w:val="22"/>
                <w:szCs w:val="22"/>
              </w:rPr>
              <w:t> </w:t>
            </w:r>
            <w:r w:rsidRPr="00B34A6E">
              <w:rPr>
                <w:rFonts w:ascii="Calibri" w:hAnsi="Calibri" w:cs="Calibri"/>
                <w:strike/>
                <w:sz w:val="22"/>
                <w:szCs w:val="22"/>
              </w:rPr>
              <w:tab/>
              <w:t>Added by KAM/AM</w:t>
            </w:r>
          </w:p>
        </w:tc>
        <w:tc>
          <w:tcPr>
            <w:tcW w:w="1530" w:type="dxa"/>
            <w:noWrap/>
            <w:hideMark/>
          </w:tcPr>
          <w:p w14:paraId="22C6A5AA"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Family- Gas Additional fees</w:t>
            </w:r>
          </w:p>
          <w:p w14:paraId="39CE2700"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Flex fee adjustment</w:t>
            </w:r>
          </w:p>
        </w:tc>
      </w:tr>
      <w:tr w:rsidR="00196FDA" w:rsidRPr="00B34A6E" w14:paraId="0F2C8E2E" w14:textId="77777777" w:rsidTr="00196FDA">
        <w:trPr>
          <w:trHeight w:val="1275"/>
          <w:jc w:val="center"/>
        </w:trPr>
        <w:tc>
          <w:tcPr>
            <w:tcW w:w="1514" w:type="dxa"/>
            <w:hideMark/>
          </w:tcPr>
          <w:p w14:paraId="05EEFB32"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Flex fee TTF</w:t>
            </w:r>
          </w:p>
        </w:tc>
        <w:tc>
          <w:tcPr>
            <w:tcW w:w="2450" w:type="dxa"/>
          </w:tcPr>
          <w:p w14:paraId="324F5FCE" w14:textId="0A9254E3"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3C275A7F" w14:textId="37903509"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w:t>
            </w:r>
          </w:p>
        </w:tc>
        <w:tc>
          <w:tcPr>
            <w:tcW w:w="2132" w:type="dxa"/>
            <w:hideMark/>
          </w:tcPr>
          <w:p w14:paraId="4CC78FD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530" w:type="dxa"/>
            <w:noWrap/>
            <w:hideMark/>
          </w:tcPr>
          <w:p w14:paraId="1EE6969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239B5026" w14:textId="77777777" w:rsidTr="00196FDA">
        <w:trPr>
          <w:trHeight w:val="1275"/>
          <w:jc w:val="center"/>
        </w:trPr>
        <w:tc>
          <w:tcPr>
            <w:tcW w:w="1514" w:type="dxa"/>
            <w:hideMark/>
          </w:tcPr>
          <w:p w14:paraId="3B573455"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lastRenderedPageBreak/>
              <w:t>Index fee TTF</w:t>
            </w:r>
          </w:p>
        </w:tc>
        <w:tc>
          <w:tcPr>
            <w:tcW w:w="2450" w:type="dxa"/>
          </w:tcPr>
          <w:p w14:paraId="582560A2" w14:textId="4D839CAA"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1B7F6E82" w14:textId="69BB7932"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w:t>
            </w:r>
          </w:p>
        </w:tc>
        <w:tc>
          <w:tcPr>
            <w:tcW w:w="2132" w:type="dxa"/>
            <w:hideMark/>
          </w:tcPr>
          <w:p w14:paraId="02BF2B9A"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530" w:type="dxa"/>
            <w:noWrap/>
            <w:hideMark/>
          </w:tcPr>
          <w:p w14:paraId="7AF85329"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2A790740" w14:textId="77777777" w:rsidTr="00196FDA">
        <w:trPr>
          <w:trHeight w:val="1275"/>
          <w:jc w:val="center"/>
        </w:trPr>
        <w:tc>
          <w:tcPr>
            <w:tcW w:w="1514" w:type="dxa"/>
            <w:hideMark/>
          </w:tcPr>
          <w:p w14:paraId="185E7CC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ETF THE spread </w:t>
            </w:r>
          </w:p>
        </w:tc>
        <w:tc>
          <w:tcPr>
            <w:tcW w:w="2450" w:type="dxa"/>
          </w:tcPr>
          <w:p w14:paraId="19FFFE32" w14:textId="7A9B12AB"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7BE58FE4" w14:textId="16FD99BF"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w:t>
            </w:r>
          </w:p>
        </w:tc>
        <w:tc>
          <w:tcPr>
            <w:tcW w:w="2132" w:type="dxa"/>
            <w:hideMark/>
          </w:tcPr>
          <w:p w14:paraId="30CE2779"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530" w:type="dxa"/>
            <w:noWrap/>
            <w:hideMark/>
          </w:tcPr>
          <w:p w14:paraId="6FCD1A5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30F420FE" w14:textId="77777777" w:rsidTr="00196FDA">
        <w:trPr>
          <w:trHeight w:val="510"/>
          <w:jc w:val="center"/>
        </w:trPr>
        <w:tc>
          <w:tcPr>
            <w:tcW w:w="1514" w:type="dxa"/>
            <w:hideMark/>
          </w:tcPr>
          <w:p w14:paraId="0017F533"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ETF THE spread adjustment</w:t>
            </w:r>
          </w:p>
        </w:tc>
        <w:tc>
          <w:tcPr>
            <w:tcW w:w="2450" w:type="dxa"/>
          </w:tcPr>
          <w:p w14:paraId="29E53916" w14:textId="2A47C204"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32265BED" w14:textId="134DC758"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hideMark/>
          </w:tcPr>
          <w:p w14:paraId="04A167FF"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3F1F5B08"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1A823448" w14:textId="77777777" w:rsidTr="00196FDA">
        <w:trPr>
          <w:trHeight w:val="255"/>
          <w:jc w:val="center"/>
        </w:trPr>
        <w:tc>
          <w:tcPr>
            <w:tcW w:w="1514" w:type="dxa"/>
            <w:hideMark/>
          </w:tcPr>
          <w:p w14:paraId="20A27702"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lastRenderedPageBreak/>
              <w:t xml:space="preserve">THE TTF spread </w:t>
            </w:r>
          </w:p>
        </w:tc>
        <w:tc>
          <w:tcPr>
            <w:tcW w:w="2450" w:type="dxa"/>
          </w:tcPr>
          <w:p w14:paraId="6E968E50" w14:textId="0FF626E8"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13BC4D30" w14:textId="283AB09F"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w:t>
            </w:r>
          </w:p>
        </w:tc>
        <w:tc>
          <w:tcPr>
            <w:tcW w:w="2132" w:type="dxa"/>
            <w:hideMark/>
          </w:tcPr>
          <w:p w14:paraId="39E9EC86"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 *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530" w:type="dxa"/>
            <w:noWrap/>
            <w:hideMark/>
          </w:tcPr>
          <w:p w14:paraId="5E23B276"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618B4F9B" w14:textId="77777777" w:rsidTr="00196FDA">
        <w:trPr>
          <w:trHeight w:val="510"/>
          <w:jc w:val="center"/>
        </w:trPr>
        <w:tc>
          <w:tcPr>
            <w:tcW w:w="1514" w:type="dxa"/>
            <w:hideMark/>
          </w:tcPr>
          <w:p w14:paraId="101C78B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THE TTF spread adjustment</w:t>
            </w:r>
          </w:p>
        </w:tc>
        <w:tc>
          <w:tcPr>
            <w:tcW w:w="2450" w:type="dxa"/>
          </w:tcPr>
          <w:p w14:paraId="075523EF" w14:textId="2B152702"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2F4FADB1" w14:textId="276275FD"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hideMark/>
          </w:tcPr>
          <w:p w14:paraId="1EC73565"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5B58323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w:t>
            </w:r>
          </w:p>
        </w:tc>
      </w:tr>
      <w:tr w:rsidR="00196FDA" w:rsidRPr="00B34A6E" w14:paraId="58EB408F" w14:textId="77777777" w:rsidTr="00196FDA">
        <w:trPr>
          <w:trHeight w:val="510"/>
          <w:jc w:val="center"/>
        </w:trPr>
        <w:tc>
          <w:tcPr>
            <w:tcW w:w="1514" w:type="dxa"/>
            <w:hideMark/>
          </w:tcPr>
          <w:p w14:paraId="3879CF2A"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Conversion premium</w:t>
            </w:r>
          </w:p>
        </w:tc>
        <w:tc>
          <w:tcPr>
            <w:tcW w:w="2450" w:type="dxa"/>
          </w:tcPr>
          <w:p w14:paraId="0C6A33D5" w14:textId="7C773D2B"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340D60A4" w14:textId="1E3C5A8A"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00413A04"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615B5509"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07DA3336"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Conversion premium</w:t>
            </w:r>
          </w:p>
        </w:tc>
      </w:tr>
      <w:tr w:rsidR="00196FDA" w:rsidRPr="00B34A6E" w14:paraId="5301E872" w14:textId="77777777" w:rsidTr="00196FDA">
        <w:trPr>
          <w:trHeight w:val="1275"/>
          <w:jc w:val="center"/>
        </w:trPr>
        <w:tc>
          <w:tcPr>
            <w:tcW w:w="1514" w:type="dxa"/>
            <w:hideMark/>
          </w:tcPr>
          <w:p w14:paraId="541892A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Credit fee</w:t>
            </w:r>
          </w:p>
        </w:tc>
        <w:tc>
          <w:tcPr>
            <w:tcW w:w="2450" w:type="dxa"/>
          </w:tcPr>
          <w:p w14:paraId="747BD5B9" w14:textId="6D283C6A"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4DBEEF4D" w14:textId="775434D5"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w:t>
            </w:r>
          </w:p>
        </w:tc>
        <w:tc>
          <w:tcPr>
            <w:tcW w:w="2132" w:type="dxa"/>
            <w:hideMark/>
          </w:tcPr>
          <w:p w14:paraId="30EF469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530" w:type="dxa"/>
            <w:noWrap/>
            <w:hideMark/>
          </w:tcPr>
          <w:p w14:paraId="66751FF2"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36576D1E"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Credit fee</w:t>
            </w:r>
          </w:p>
        </w:tc>
      </w:tr>
      <w:tr w:rsidR="00196FDA" w:rsidRPr="00B34A6E" w14:paraId="7094006B" w14:textId="77777777" w:rsidTr="00196FDA">
        <w:trPr>
          <w:trHeight w:val="1275"/>
          <w:jc w:val="center"/>
        </w:trPr>
        <w:tc>
          <w:tcPr>
            <w:tcW w:w="1514" w:type="dxa"/>
            <w:hideMark/>
          </w:tcPr>
          <w:p w14:paraId="0B3F415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lastRenderedPageBreak/>
              <w:t>Imbalance fee</w:t>
            </w:r>
          </w:p>
        </w:tc>
        <w:tc>
          <w:tcPr>
            <w:tcW w:w="2450" w:type="dxa"/>
          </w:tcPr>
          <w:p w14:paraId="502570B1" w14:textId="00C6AF9A"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14BB98D4" w14:textId="674EABE5"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Prep curve</w:t>
            </w:r>
          </w:p>
        </w:tc>
        <w:tc>
          <w:tcPr>
            <w:tcW w:w="2132" w:type="dxa"/>
            <w:hideMark/>
          </w:tcPr>
          <w:p w14:paraId="7BE2C325"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530" w:type="dxa"/>
            <w:noWrap/>
            <w:hideMark/>
          </w:tcPr>
          <w:p w14:paraId="4565633E"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5D9D24A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Imbalance fee</w:t>
            </w:r>
          </w:p>
        </w:tc>
      </w:tr>
      <w:tr w:rsidR="00196FDA" w:rsidRPr="00B34A6E" w14:paraId="7C4A0911" w14:textId="77777777" w:rsidTr="00196FDA">
        <w:trPr>
          <w:trHeight w:val="510"/>
          <w:jc w:val="center"/>
        </w:trPr>
        <w:tc>
          <w:tcPr>
            <w:tcW w:w="1514" w:type="dxa"/>
            <w:hideMark/>
          </w:tcPr>
          <w:p w14:paraId="78E0FC55"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Imbalance adjustment</w:t>
            </w:r>
          </w:p>
        </w:tc>
        <w:tc>
          <w:tcPr>
            <w:tcW w:w="2450" w:type="dxa"/>
          </w:tcPr>
          <w:p w14:paraId="70C111A1" w14:textId="57052DF1"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6A3D45A2" w14:textId="13279663"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4BA54253"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1DEE4844"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59571193"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Imbalance adjustment</w:t>
            </w:r>
          </w:p>
        </w:tc>
      </w:tr>
      <w:tr w:rsidR="00196FDA" w:rsidRPr="00B34A6E" w14:paraId="22DFD904" w14:textId="77777777" w:rsidTr="00196FDA">
        <w:trPr>
          <w:trHeight w:val="510"/>
          <w:jc w:val="center"/>
        </w:trPr>
        <w:tc>
          <w:tcPr>
            <w:tcW w:w="1514" w:type="dxa"/>
            <w:hideMark/>
          </w:tcPr>
          <w:p w14:paraId="3F4ADB1E"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Extended payment terms Fee</w:t>
            </w:r>
          </w:p>
        </w:tc>
        <w:tc>
          <w:tcPr>
            <w:tcW w:w="2450" w:type="dxa"/>
          </w:tcPr>
          <w:p w14:paraId="25F6A17F" w14:textId="7BD4F61A"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35C4F72C" w14:textId="1B1594B5"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604B34B0"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40313EBF"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3C40F410"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Extended payment terms Fee</w:t>
            </w:r>
          </w:p>
        </w:tc>
      </w:tr>
      <w:tr w:rsidR="00196FDA" w:rsidRPr="00B34A6E" w14:paraId="674410EE" w14:textId="77777777" w:rsidTr="00196FDA">
        <w:trPr>
          <w:trHeight w:val="510"/>
          <w:jc w:val="center"/>
        </w:trPr>
        <w:tc>
          <w:tcPr>
            <w:tcW w:w="1514" w:type="dxa"/>
            <w:hideMark/>
          </w:tcPr>
          <w:p w14:paraId="009521B5"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Extended Payment terms Days</w:t>
            </w:r>
          </w:p>
        </w:tc>
        <w:tc>
          <w:tcPr>
            <w:tcW w:w="2450" w:type="dxa"/>
          </w:tcPr>
          <w:p w14:paraId="6E71CFEB" w14:textId="0141CB72"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743AD985" w14:textId="679C3388"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Drop down (payment types)</w:t>
            </w:r>
          </w:p>
        </w:tc>
        <w:tc>
          <w:tcPr>
            <w:tcW w:w="2132" w:type="dxa"/>
            <w:noWrap/>
            <w:hideMark/>
          </w:tcPr>
          <w:p w14:paraId="10B7A913"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530" w:type="dxa"/>
            <w:noWrap/>
            <w:hideMark/>
          </w:tcPr>
          <w:p w14:paraId="70DDF02D"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fees</w:t>
            </w:r>
          </w:p>
          <w:p w14:paraId="0D53E9FC"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Extended Payment terms Days</w:t>
            </w:r>
          </w:p>
        </w:tc>
      </w:tr>
      <w:tr w:rsidR="00196FDA" w:rsidRPr="00B34A6E" w14:paraId="475D8DF9" w14:textId="77777777" w:rsidTr="00196FDA">
        <w:trPr>
          <w:trHeight w:val="255"/>
          <w:jc w:val="center"/>
        </w:trPr>
        <w:tc>
          <w:tcPr>
            <w:tcW w:w="1514" w:type="dxa"/>
            <w:hideMark/>
          </w:tcPr>
          <w:p w14:paraId="394A76FE"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Transmission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c>
          <w:tcPr>
            <w:tcW w:w="2450" w:type="dxa"/>
          </w:tcPr>
          <w:p w14:paraId="344B71A7" w14:textId="53700147"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78C3C3C3" w14:textId="4EDDF6A2"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w:t>
            </w:r>
          </w:p>
        </w:tc>
        <w:tc>
          <w:tcPr>
            <w:tcW w:w="2132" w:type="dxa"/>
            <w:noWrap/>
            <w:hideMark/>
          </w:tcPr>
          <w:p w14:paraId="093A19B6"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14F916FD"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Family- Gas Additional Price</w:t>
            </w:r>
          </w:p>
          <w:p w14:paraId="32F3A068"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Transmission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r>
      <w:tr w:rsidR="00196FDA" w:rsidRPr="00B34A6E" w14:paraId="69C60B93" w14:textId="77777777" w:rsidTr="00196FDA">
        <w:trPr>
          <w:trHeight w:val="510"/>
          <w:jc w:val="center"/>
        </w:trPr>
        <w:tc>
          <w:tcPr>
            <w:tcW w:w="1514" w:type="dxa"/>
            <w:hideMark/>
          </w:tcPr>
          <w:p w14:paraId="6B1C5B4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lastRenderedPageBreak/>
              <w:t xml:space="preserve">Transmission margin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c>
          <w:tcPr>
            <w:tcW w:w="2450" w:type="dxa"/>
          </w:tcPr>
          <w:p w14:paraId="773D91FE" w14:textId="7DDA571E"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39E69A1F" w14:textId="50A579C6"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5EB35D51"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220FE643"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57015927"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Attribute- Transmission margin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w:t>
            </w:r>
            <w:proofErr w:type="spellStart"/>
            <w:r w:rsidRPr="00B34A6E">
              <w:rPr>
                <w:rFonts w:ascii="Calibri" w:hAnsi="Calibri" w:cs="Calibri"/>
                <w:strike/>
                <w:sz w:val="22"/>
                <w:szCs w:val="22"/>
              </w:rPr>
              <w:t>nDMS</w:t>
            </w:r>
            <w:proofErr w:type="spellEnd"/>
            <w:r w:rsidRPr="00B34A6E">
              <w:rPr>
                <w:rFonts w:ascii="Calibri" w:hAnsi="Calibri" w:cs="Calibri"/>
                <w:strike/>
                <w:sz w:val="22"/>
                <w:szCs w:val="22"/>
              </w:rPr>
              <w:t>)</w:t>
            </w:r>
          </w:p>
        </w:tc>
      </w:tr>
      <w:tr w:rsidR="00196FDA" w:rsidRPr="00B34A6E" w14:paraId="7C6FC144" w14:textId="77777777" w:rsidTr="00196FDA">
        <w:trPr>
          <w:trHeight w:val="510"/>
          <w:jc w:val="center"/>
        </w:trPr>
        <w:tc>
          <w:tcPr>
            <w:tcW w:w="1514" w:type="dxa"/>
            <w:hideMark/>
          </w:tcPr>
          <w:p w14:paraId="6DB70182"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Transmission margin in DKK/md (DMS)</w:t>
            </w:r>
          </w:p>
        </w:tc>
        <w:tc>
          <w:tcPr>
            <w:tcW w:w="2450" w:type="dxa"/>
          </w:tcPr>
          <w:p w14:paraId="6FCF98EA" w14:textId="11404029"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20C1C2C7" w14:textId="1D12A84F"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445A0B28"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4D6AE695"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191CAEE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Transmission margin in DKK/md (DMS)</w:t>
            </w:r>
          </w:p>
        </w:tc>
      </w:tr>
      <w:tr w:rsidR="00196FDA" w:rsidRPr="00B34A6E" w14:paraId="7D466F7F" w14:textId="77777777" w:rsidTr="00196FDA">
        <w:trPr>
          <w:trHeight w:val="510"/>
          <w:jc w:val="center"/>
        </w:trPr>
        <w:tc>
          <w:tcPr>
            <w:tcW w:w="1514" w:type="dxa"/>
            <w:hideMark/>
          </w:tcPr>
          <w:p w14:paraId="6656419D"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Transmission margin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 (DMS)</w:t>
            </w:r>
          </w:p>
        </w:tc>
        <w:tc>
          <w:tcPr>
            <w:tcW w:w="2450" w:type="dxa"/>
          </w:tcPr>
          <w:p w14:paraId="554677A5" w14:textId="68712273"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1620243E" w14:textId="6F5970BA"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6A1B09D4"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2A5509C5"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1B6498C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Attribute- Transmission margin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/m³(DMS)</w:t>
            </w:r>
          </w:p>
        </w:tc>
      </w:tr>
      <w:tr w:rsidR="00196FDA" w:rsidRPr="00B34A6E" w14:paraId="1EB49D78" w14:textId="77777777" w:rsidTr="00196FDA">
        <w:trPr>
          <w:trHeight w:val="510"/>
          <w:jc w:val="center"/>
        </w:trPr>
        <w:tc>
          <w:tcPr>
            <w:tcW w:w="1514" w:type="dxa"/>
            <w:hideMark/>
          </w:tcPr>
          <w:p w14:paraId="12304D7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Transmission adjustment DKK/md (DMS)</w:t>
            </w:r>
          </w:p>
        </w:tc>
        <w:tc>
          <w:tcPr>
            <w:tcW w:w="2450" w:type="dxa"/>
          </w:tcPr>
          <w:p w14:paraId="3B85C4BC" w14:textId="71E6CDBB"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6219225A" w14:textId="315C4312"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hideMark/>
          </w:tcPr>
          <w:p w14:paraId="7947B926"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4F96DA91"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694BDEF0"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Transmission adjustment DKK/md (DMS)</w:t>
            </w:r>
          </w:p>
        </w:tc>
      </w:tr>
      <w:tr w:rsidR="00196FDA" w:rsidRPr="00B34A6E" w14:paraId="5B60672A" w14:textId="77777777" w:rsidTr="00196FDA">
        <w:trPr>
          <w:trHeight w:val="510"/>
          <w:jc w:val="center"/>
        </w:trPr>
        <w:tc>
          <w:tcPr>
            <w:tcW w:w="1514" w:type="dxa"/>
            <w:hideMark/>
          </w:tcPr>
          <w:p w14:paraId="1209B6E0"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Transmission adjustment DMS (DMS)</w:t>
            </w:r>
          </w:p>
        </w:tc>
        <w:tc>
          <w:tcPr>
            <w:tcW w:w="2450" w:type="dxa"/>
          </w:tcPr>
          <w:p w14:paraId="34C6E1F9" w14:textId="7AAF322C"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19B95E48" w14:textId="49755190"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7762BEC1"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223CE0B6"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14855D7E"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Transmission adjustment DMS (DMS)</w:t>
            </w:r>
          </w:p>
        </w:tc>
      </w:tr>
      <w:tr w:rsidR="00196FDA" w:rsidRPr="00B34A6E" w14:paraId="12B58EF4" w14:textId="77777777" w:rsidTr="00196FDA">
        <w:trPr>
          <w:trHeight w:val="765"/>
          <w:jc w:val="center"/>
        </w:trPr>
        <w:tc>
          <w:tcPr>
            <w:tcW w:w="1514" w:type="dxa"/>
            <w:hideMark/>
          </w:tcPr>
          <w:p w14:paraId="1C629F89"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Transmission model (DMS)</w:t>
            </w:r>
          </w:p>
        </w:tc>
        <w:tc>
          <w:tcPr>
            <w:tcW w:w="2450" w:type="dxa"/>
          </w:tcPr>
          <w:p w14:paraId="3466791E" w14:textId="31504819" w:rsidR="00196FDA" w:rsidRPr="00B34A6E" w:rsidRDefault="00815C23" w:rsidP="0058252C">
            <w:pPr>
              <w:ind w:left="0"/>
              <w:rPr>
                <w:rFonts w:ascii="Calibri" w:hAnsi="Calibri" w:cs="Calibri"/>
                <w:strike/>
                <w:sz w:val="22"/>
                <w:szCs w:val="22"/>
              </w:rPr>
            </w:pPr>
            <w:r w:rsidRPr="00B34A6E">
              <w:rPr>
                <w:rFonts w:ascii="Calibri" w:hAnsi="Calibri" w:cs="Calibri"/>
                <w:strike/>
                <w:sz w:val="22"/>
                <w:szCs w:val="22"/>
              </w:rPr>
              <w:t>Part of separate price</w:t>
            </w:r>
          </w:p>
        </w:tc>
        <w:tc>
          <w:tcPr>
            <w:tcW w:w="1391" w:type="dxa"/>
            <w:hideMark/>
          </w:tcPr>
          <w:p w14:paraId="0E8F061E" w14:textId="5A8B7DD0"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Hadrian model</w:t>
            </w:r>
          </w:p>
        </w:tc>
        <w:tc>
          <w:tcPr>
            <w:tcW w:w="2132" w:type="dxa"/>
            <w:hideMark/>
          </w:tcPr>
          <w:p w14:paraId="1FEA5AFB"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Calculation of Flex and Transportation Values</w:t>
            </w:r>
          </w:p>
        </w:tc>
        <w:tc>
          <w:tcPr>
            <w:tcW w:w="1530" w:type="dxa"/>
            <w:noWrap/>
            <w:hideMark/>
          </w:tcPr>
          <w:p w14:paraId="7CB11DDB"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Additional Price</w:t>
            </w:r>
          </w:p>
          <w:p w14:paraId="31D3501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Transmission model (DMS)</w:t>
            </w:r>
          </w:p>
        </w:tc>
      </w:tr>
      <w:tr w:rsidR="00196FDA" w:rsidRPr="00B34A6E" w14:paraId="7AB87541" w14:textId="77777777" w:rsidTr="00196FDA">
        <w:trPr>
          <w:trHeight w:val="510"/>
          <w:jc w:val="center"/>
        </w:trPr>
        <w:tc>
          <w:tcPr>
            <w:tcW w:w="1514" w:type="dxa"/>
            <w:hideMark/>
          </w:tcPr>
          <w:p w14:paraId="5A39EA60"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lastRenderedPageBreak/>
              <w:t xml:space="preserve">Invoice unit </w:t>
            </w:r>
            <w:r w:rsidRPr="00B34A6E">
              <w:rPr>
                <w:rFonts w:ascii="Calibri" w:hAnsi="Calibri" w:cs="Calibri"/>
                <w:strike/>
                <w:sz w:val="22"/>
                <w:szCs w:val="22"/>
              </w:rPr>
              <w:br/>
              <w:t>(if the product is for Swedish customers)</w:t>
            </w:r>
          </w:p>
        </w:tc>
        <w:tc>
          <w:tcPr>
            <w:tcW w:w="2450" w:type="dxa"/>
          </w:tcPr>
          <w:p w14:paraId="7A982F8D" w14:textId="5B6D7F22" w:rsidR="00196FDA" w:rsidRPr="00B34A6E" w:rsidRDefault="00A8194B" w:rsidP="0058252C">
            <w:pPr>
              <w:ind w:left="0"/>
              <w:jc w:val="center"/>
              <w:rPr>
                <w:rFonts w:ascii="Calibri" w:hAnsi="Calibri" w:cs="Calibri"/>
                <w:strike/>
                <w:sz w:val="22"/>
                <w:szCs w:val="22"/>
              </w:rPr>
            </w:pPr>
            <w:r w:rsidRPr="00B34A6E">
              <w:rPr>
                <w:rFonts w:ascii="Calibri" w:hAnsi="Calibri" w:cs="Calibri"/>
                <w:strike/>
                <w:sz w:val="22"/>
                <w:szCs w:val="22"/>
              </w:rPr>
              <w:t>N/A</w:t>
            </w:r>
          </w:p>
        </w:tc>
        <w:tc>
          <w:tcPr>
            <w:tcW w:w="1391" w:type="dxa"/>
            <w:hideMark/>
          </w:tcPr>
          <w:p w14:paraId="7AE14681" w14:textId="0CF3A89C"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Drop down</w:t>
            </w:r>
          </w:p>
        </w:tc>
        <w:tc>
          <w:tcPr>
            <w:tcW w:w="2132" w:type="dxa"/>
            <w:noWrap/>
            <w:hideMark/>
          </w:tcPr>
          <w:p w14:paraId="2F5AB6B4"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No Formula</w:t>
            </w:r>
          </w:p>
        </w:tc>
        <w:tc>
          <w:tcPr>
            <w:tcW w:w="1530" w:type="dxa"/>
            <w:noWrap/>
            <w:hideMark/>
          </w:tcPr>
          <w:p w14:paraId="461FEA56"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Family- Gas Price</w:t>
            </w:r>
          </w:p>
          <w:p w14:paraId="516DC201"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Invoice unit</w:t>
            </w:r>
          </w:p>
        </w:tc>
      </w:tr>
      <w:tr w:rsidR="00196FDA" w:rsidRPr="00B34A6E" w14:paraId="3CCBAD21" w14:textId="77777777" w:rsidTr="00196FDA">
        <w:trPr>
          <w:trHeight w:val="1275"/>
          <w:jc w:val="center"/>
        </w:trPr>
        <w:tc>
          <w:tcPr>
            <w:tcW w:w="1514" w:type="dxa"/>
            <w:hideMark/>
          </w:tcPr>
          <w:p w14:paraId="1177371A"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Currency TTF</w:t>
            </w:r>
            <w:r w:rsidRPr="00B34A6E">
              <w:rPr>
                <w:rFonts w:ascii="Calibri" w:hAnsi="Calibri" w:cs="Calibri"/>
                <w:strike/>
                <w:sz w:val="22"/>
                <w:szCs w:val="22"/>
              </w:rPr>
              <w:br/>
              <w:t>(if the product is for Swedish customers)</w:t>
            </w:r>
          </w:p>
        </w:tc>
        <w:tc>
          <w:tcPr>
            <w:tcW w:w="2450" w:type="dxa"/>
          </w:tcPr>
          <w:p w14:paraId="3496E22F" w14:textId="0D99A930"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258996EC" w14:textId="62AD7CBA" w:rsidR="00196FDA" w:rsidRPr="00B34A6E" w:rsidRDefault="00196FDA" w:rsidP="0058252C">
            <w:pPr>
              <w:ind w:left="0"/>
              <w:rPr>
                <w:rFonts w:ascii="Calibri" w:hAnsi="Calibri" w:cs="Calibri"/>
                <w:strike/>
                <w:sz w:val="22"/>
                <w:szCs w:val="22"/>
                <w:lang w:val="da-DK"/>
              </w:rPr>
            </w:pPr>
            <w:r w:rsidRPr="00B34A6E">
              <w:rPr>
                <w:rFonts w:ascii="Calibri" w:hAnsi="Calibri" w:cs="Calibri"/>
                <w:strike/>
                <w:sz w:val="22"/>
                <w:szCs w:val="22"/>
                <w:lang w:val="da-DK"/>
              </w:rPr>
              <w:t>DK: øre/m³</w:t>
            </w:r>
            <w:r w:rsidRPr="00B34A6E">
              <w:rPr>
                <w:rFonts w:ascii="Calibri" w:hAnsi="Calibri" w:cs="Calibri"/>
                <w:strike/>
                <w:sz w:val="22"/>
                <w:szCs w:val="22"/>
                <w:lang w:val="da-DK"/>
              </w:rPr>
              <w:br/>
              <w:t>SE: SEKøre/kWh or EUR/MWh</w:t>
            </w:r>
          </w:p>
        </w:tc>
        <w:tc>
          <w:tcPr>
            <w:tcW w:w="2132" w:type="dxa"/>
            <w:hideMark/>
          </w:tcPr>
          <w:p w14:paraId="2A6F913C"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B34A6E">
              <w:rPr>
                <w:rFonts w:ascii="Calibri" w:hAnsi="Calibri" w:cs="Calibri"/>
                <w:strike/>
                <w:sz w:val="22"/>
                <w:szCs w:val="22"/>
              </w:rPr>
              <w:t>øre</w:t>
            </w:r>
            <w:proofErr w:type="spellEnd"/>
            <w:r w:rsidRPr="00B34A6E">
              <w:rPr>
                <w:rFonts w:ascii="Calibri" w:hAnsi="Calibri" w:cs="Calibri"/>
                <w:strike/>
                <w:sz w:val="22"/>
                <w:szCs w:val="22"/>
              </w:rPr>
              <w:t>/m³.</w:t>
            </w:r>
          </w:p>
        </w:tc>
        <w:tc>
          <w:tcPr>
            <w:tcW w:w="1530" w:type="dxa"/>
            <w:noWrap/>
            <w:hideMark/>
          </w:tcPr>
          <w:p w14:paraId="152378CD"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Price</w:t>
            </w:r>
          </w:p>
          <w:p w14:paraId="0CDE0753"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Currency Fixed Price</w:t>
            </w:r>
          </w:p>
        </w:tc>
      </w:tr>
      <w:tr w:rsidR="00196FDA" w:rsidRPr="00B34A6E" w14:paraId="04EC3329" w14:textId="77777777" w:rsidTr="00196FDA">
        <w:trPr>
          <w:trHeight w:val="510"/>
          <w:jc w:val="center"/>
        </w:trPr>
        <w:tc>
          <w:tcPr>
            <w:tcW w:w="1514" w:type="dxa"/>
            <w:hideMark/>
          </w:tcPr>
          <w:p w14:paraId="6CBDAABF"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Currency risk adjustment</w:t>
            </w:r>
            <w:r w:rsidRPr="00B34A6E">
              <w:rPr>
                <w:rFonts w:ascii="Calibri" w:hAnsi="Calibri" w:cs="Calibri"/>
                <w:strike/>
                <w:sz w:val="22"/>
                <w:szCs w:val="22"/>
              </w:rPr>
              <w:br/>
              <w:t>(if the product is for Swedish customers)</w:t>
            </w:r>
          </w:p>
        </w:tc>
        <w:tc>
          <w:tcPr>
            <w:tcW w:w="2450" w:type="dxa"/>
          </w:tcPr>
          <w:p w14:paraId="63BBC61D" w14:textId="558B7E83" w:rsidR="00196FDA" w:rsidRPr="00B34A6E" w:rsidRDefault="00A8194B" w:rsidP="0058252C">
            <w:pPr>
              <w:ind w:left="0"/>
              <w:rPr>
                <w:rFonts w:ascii="Calibri" w:hAnsi="Calibri" w:cs="Calibri"/>
                <w:strike/>
                <w:sz w:val="22"/>
                <w:szCs w:val="22"/>
              </w:rPr>
            </w:pPr>
            <w:r w:rsidRPr="00B34A6E">
              <w:rPr>
                <w:rFonts w:ascii="Calibri" w:hAnsi="Calibri" w:cs="Calibri"/>
                <w:strike/>
                <w:sz w:val="22"/>
                <w:szCs w:val="22"/>
              </w:rPr>
              <w:t>Part of Delivery Fee</w:t>
            </w:r>
          </w:p>
        </w:tc>
        <w:tc>
          <w:tcPr>
            <w:tcW w:w="1391" w:type="dxa"/>
            <w:hideMark/>
          </w:tcPr>
          <w:p w14:paraId="434C4079" w14:textId="3B5C6C84"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Single value added by KAM/AM</w:t>
            </w:r>
          </w:p>
        </w:tc>
        <w:tc>
          <w:tcPr>
            <w:tcW w:w="2132" w:type="dxa"/>
            <w:noWrap/>
            <w:hideMark/>
          </w:tcPr>
          <w:p w14:paraId="5F5228C3" w14:textId="77777777" w:rsidR="00196FDA" w:rsidRPr="00B34A6E" w:rsidRDefault="00196FDA" w:rsidP="0058252C">
            <w:pPr>
              <w:ind w:left="0"/>
              <w:jc w:val="center"/>
              <w:rPr>
                <w:rFonts w:ascii="Calibri" w:hAnsi="Calibri" w:cs="Calibri"/>
                <w:strike/>
                <w:sz w:val="22"/>
                <w:szCs w:val="22"/>
              </w:rPr>
            </w:pPr>
            <w:r w:rsidRPr="00B34A6E">
              <w:rPr>
                <w:rFonts w:ascii="Calibri" w:hAnsi="Calibri" w:cs="Calibri"/>
                <w:strike/>
                <w:sz w:val="22"/>
                <w:szCs w:val="22"/>
              </w:rPr>
              <w:t>Added by KAM/AM</w:t>
            </w:r>
          </w:p>
        </w:tc>
        <w:tc>
          <w:tcPr>
            <w:tcW w:w="1530" w:type="dxa"/>
            <w:noWrap/>
            <w:hideMark/>
          </w:tcPr>
          <w:p w14:paraId="6DF2B3A1" w14:textId="77777777" w:rsidR="00196FDA" w:rsidRPr="00B34A6E" w:rsidRDefault="00196FDA" w:rsidP="0058252C">
            <w:pPr>
              <w:ind w:left="0"/>
              <w:jc w:val="left"/>
              <w:rPr>
                <w:rFonts w:ascii="Calibri" w:hAnsi="Calibri" w:cs="Calibri"/>
                <w:strike/>
                <w:sz w:val="22"/>
                <w:szCs w:val="22"/>
              </w:rPr>
            </w:pPr>
            <w:r w:rsidRPr="00B34A6E">
              <w:rPr>
                <w:rFonts w:ascii="Calibri" w:hAnsi="Calibri" w:cs="Calibri"/>
                <w:strike/>
                <w:sz w:val="22"/>
                <w:szCs w:val="22"/>
              </w:rPr>
              <w:t> Family- Gas Price</w:t>
            </w:r>
          </w:p>
          <w:p w14:paraId="12E20BD2" w14:textId="77777777" w:rsidR="00196FDA" w:rsidRPr="00B34A6E" w:rsidRDefault="00196FDA" w:rsidP="0058252C">
            <w:pPr>
              <w:ind w:left="0"/>
              <w:rPr>
                <w:rFonts w:ascii="Calibri" w:hAnsi="Calibri" w:cs="Calibri"/>
                <w:strike/>
                <w:sz w:val="22"/>
                <w:szCs w:val="22"/>
              </w:rPr>
            </w:pPr>
            <w:r w:rsidRPr="00B34A6E">
              <w:rPr>
                <w:rFonts w:ascii="Calibri" w:hAnsi="Calibri" w:cs="Calibri"/>
                <w:strike/>
                <w:sz w:val="22"/>
                <w:szCs w:val="22"/>
              </w:rPr>
              <w:t>Attribute- Currency risk adjustment</w:t>
            </w:r>
          </w:p>
        </w:tc>
      </w:tr>
    </w:tbl>
    <w:p w14:paraId="74736463" w14:textId="77777777" w:rsidR="00977068" w:rsidRPr="007D4ED4" w:rsidRDefault="00977068" w:rsidP="00977068">
      <w:pPr>
        <w:ind w:left="0"/>
        <w:rPr>
          <w:rFonts w:ascii="Calibri" w:hAnsi="Calibri" w:cs="Calibri"/>
          <w:sz w:val="22"/>
          <w:szCs w:val="22"/>
        </w:rPr>
      </w:pPr>
    </w:p>
    <w:p w14:paraId="09DF2886" w14:textId="674A3AA5"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t xml:space="preserve">THE </w:t>
      </w:r>
      <w:proofErr w:type="spellStart"/>
      <w:r w:rsidRPr="007D4ED4">
        <w:rPr>
          <w:rFonts w:ascii="Calibri" w:hAnsi="Calibri" w:cs="Calibri"/>
          <w:b/>
          <w:bCs/>
          <w:sz w:val="22"/>
          <w:szCs w:val="22"/>
        </w:rPr>
        <w:t>Dagspris</w:t>
      </w:r>
      <w:proofErr w:type="spellEnd"/>
      <w:r>
        <w:rPr>
          <w:rFonts w:ascii="Calibri" w:hAnsi="Calibri" w:cs="Calibri"/>
          <w:b/>
          <w:bCs/>
          <w:sz w:val="22"/>
          <w:szCs w:val="22"/>
        </w:rPr>
        <w:t xml:space="preserve"> </w:t>
      </w:r>
    </w:p>
    <w:p w14:paraId="51224836" w14:textId="77777777" w:rsidR="00977068" w:rsidRPr="007D4ED4" w:rsidRDefault="00977068" w:rsidP="00977068">
      <w:pPr>
        <w:ind w:left="0"/>
        <w:rPr>
          <w:rFonts w:ascii="Calibri" w:hAnsi="Calibri" w:cs="Calibri"/>
          <w:sz w:val="22"/>
          <w:szCs w:val="22"/>
        </w:rPr>
      </w:pPr>
    </w:p>
    <w:tbl>
      <w:tblPr>
        <w:tblStyle w:val="TableGrid"/>
        <w:tblW w:w="0" w:type="auto"/>
        <w:jc w:val="center"/>
        <w:tblLook w:val="04A0" w:firstRow="1" w:lastRow="0" w:firstColumn="1" w:lastColumn="0" w:noHBand="0" w:noVBand="1"/>
      </w:tblPr>
      <w:tblGrid>
        <w:gridCol w:w="1514"/>
        <w:gridCol w:w="2450"/>
        <w:gridCol w:w="1391"/>
        <w:gridCol w:w="2132"/>
        <w:gridCol w:w="1530"/>
      </w:tblGrid>
      <w:tr w:rsidR="00196FDA" w:rsidRPr="007D4ED4" w14:paraId="4DD6D6E3" w14:textId="77777777" w:rsidTr="005F106C">
        <w:trPr>
          <w:trHeight w:val="315"/>
          <w:jc w:val="center"/>
        </w:trPr>
        <w:tc>
          <w:tcPr>
            <w:tcW w:w="9017" w:type="dxa"/>
            <w:gridSpan w:val="5"/>
          </w:tcPr>
          <w:p w14:paraId="4BA32BDF" w14:textId="05673343" w:rsidR="00196FDA" w:rsidRPr="00196FDA" w:rsidRDefault="00196FDA" w:rsidP="0058252C">
            <w:pPr>
              <w:ind w:left="0"/>
              <w:rPr>
                <w:rFonts w:ascii="Calibri" w:hAnsi="Calibri" w:cs="Calibri"/>
                <w:b/>
                <w:bCs/>
                <w:sz w:val="22"/>
                <w:szCs w:val="22"/>
              </w:rPr>
            </w:pPr>
            <w:r w:rsidRPr="007D4ED4">
              <w:rPr>
                <w:rFonts w:ascii="Calibri" w:hAnsi="Calibri" w:cs="Calibri"/>
                <w:b/>
                <w:bCs/>
                <w:sz w:val="22"/>
                <w:szCs w:val="22"/>
              </w:rPr>
              <w:t xml:space="preserve">Category- THE </w:t>
            </w:r>
            <w:proofErr w:type="spellStart"/>
            <w:r w:rsidRPr="007D4ED4">
              <w:rPr>
                <w:rFonts w:ascii="Calibri" w:hAnsi="Calibri" w:cs="Calibri"/>
                <w:b/>
                <w:bCs/>
                <w:sz w:val="22"/>
                <w:szCs w:val="22"/>
              </w:rPr>
              <w:t>Dagspris</w:t>
            </w:r>
            <w:proofErr w:type="spellEnd"/>
          </w:p>
        </w:tc>
      </w:tr>
      <w:tr w:rsidR="00B0282C" w:rsidRPr="007D4ED4" w14:paraId="07B1C704" w14:textId="77777777" w:rsidTr="00B0282C">
        <w:trPr>
          <w:trHeight w:val="600"/>
          <w:jc w:val="center"/>
        </w:trPr>
        <w:tc>
          <w:tcPr>
            <w:tcW w:w="1514" w:type="dxa"/>
            <w:hideMark/>
          </w:tcPr>
          <w:p w14:paraId="45FEAA3E" w14:textId="33A16587"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Attributes</w:t>
            </w:r>
          </w:p>
        </w:tc>
        <w:tc>
          <w:tcPr>
            <w:tcW w:w="2450" w:type="dxa"/>
          </w:tcPr>
          <w:p w14:paraId="4E31C8AB" w14:textId="3B230FCE" w:rsidR="00B0282C" w:rsidRDefault="00B0282C" w:rsidP="00201C19">
            <w:pPr>
              <w:ind w:left="0"/>
              <w:jc w:val="center"/>
              <w:rPr>
                <w:rFonts w:ascii="Calibri" w:hAnsi="Calibri" w:cs="Calibri"/>
                <w:b/>
                <w:bCs/>
                <w:sz w:val="22"/>
                <w:szCs w:val="22"/>
              </w:rPr>
            </w:pPr>
            <w:r w:rsidRPr="00B0282C">
              <w:rPr>
                <w:rFonts w:ascii="Calibri" w:hAnsi="Calibri" w:cs="Calibri"/>
                <w:b/>
                <w:bCs/>
                <w:sz w:val="22"/>
                <w:szCs w:val="22"/>
              </w:rPr>
              <w:t>Part of Delivery Fee/ separately price fee</w:t>
            </w:r>
          </w:p>
        </w:tc>
        <w:tc>
          <w:tcPr>
            <w:tcW w:w="1391" w:type="dxa"/>
            <w:hideMark/>
          </w:tcPr>
          <w:p w14:paraId="55D5D5F4" w14:textId="7A1D3972" w:rsidR="00B0282C" w:rsidRPr="007D4ED4" w:rsidRDefault="00B0282C" w:rsidP="00201C19">
            <w:pPr>
              <w:ind w:left="0"/>
              <w:jc w:val="center"/>
              <w:rPr>
                <w:rFonts w:ascii="Calibri" w:hAnsi="Calibri" w:cs="Calibri"/>
                <w:b/>
                <w:bCs/>
                <w:sz w:val="22"/>
                <w:szCs w:val="22"/>
              </w:rPr>
            </w:pPr>
            <w:r>
              <w:rPr>
                <w:rFonts w:ascii="Calibri" w:hAnsi="Calibri" w:cs="Calibri"/>
                <w:b/>
                <w:bCs/>
                <w:sz w:val="22"/>
                <w:szCs w:val="22"/>
              </w:rPr>
              <w:t>Type of Attribute</w:t>
            </w:r>
          </w:p>
        </w:tc>
        <w:tc>
          <w:tcPr>
            <w:tcW w:w="2132" w:type="dxa"/>
            <w:noWrap/>
            <w:hideMark/>
          </w:tcPr>
          <w:p w14:paraId="077DCBC8" w14:textId="51C0AA9B" w:rsidR="00B0282C" w:rsidRPr="007D4ED4" w:rsidRDefault="00201C19" w:rsidP="00201C19">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530" w:type="dxa"/>
            <w:hideMark/>
          </w:tcPr>
          <w:p w14:paraId="7FFF7ED6" w14:textId="77777777"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0282C" w:rsidRPr="007D4ED4" w14:paraId="14745EE1" w14:textId="77777777" w:rsidTr="00B0282C">
        <w:trPr>
          <w:trHeight w:val="255"/>
          <w:jc w:val="center"/>
        </w:trPr>
        <w:tc>
          <w:tcPr>
            <w:tcW w:w="1514" w:type="dxa"/>
            <w:hideMark/>
          </w:tcPr>
          <w:p w14:paraId="4A2C8DE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Commission conditions</w:t>
            </w:r>
          </w:p>
        </w:tc>
        <w:tc>
          <w:tcPr>
            <w:tcW w:w="2450" w:type="dxa"/>
          </w:tcPr>
          <w:p w14:paraId="4936BC4C" w14:textId="580D256F"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2A4C2877" w14:textId="4431E54E"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noWrap/>
            <w:hideMark/>
          </w:tcPr>
          <w:p w14:paraId="46B91F6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46F62814"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Offer Wording</w:t>
            </w:r>
          </w:p>
          <w:p w14:paraId="6C6C5E8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B0282C" w:rsidRPr="007D4ED4" w14:paraId="077CEC21" w14:textId="77777777" w:rsidTr="00B0282C">
        <w:trPr>
          <w:trHeight w:val="255"/>
          <w:jc w:val="center"/>
        </w:trPr>
        <w:tc>
          <w:tcPr>
            <w:tcW w:w="1514" w:type="dxa"/>
            <w:hideMark/>
          </w:tcPr>
          <w:p w14:paraId="4F68A9C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Pro rata liability</w:t>
            </w:r>
          </w:p>
        </w:tc>
        <w:tc>
          <w:tcPr>
            <w:tcW w:w="2450" w:type="dxa"/>
          </w:tcPr>
          <w:p w14:paraId="02DED7FA" w14:textId="7329963C"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7D46923B" w14:textId="1A09BE86"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noWrap/>
            <w:hideMark/>
          </w:tcPr>
          <w:p w14:paraId="1764D83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12C6CC42"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Offer Wording</w:t>
            </w:r>
          </w:p>
          <w:p w14:paraId="6F96CE8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Pro rata liability</w:t>
            </w:r>
          </w:p>
        </w:tc>
      </w:tr>
      <w:tr w:rsidR="00B0282C" w:rsidRPr="007D4ED4" w14:paraId="722ECE11" w14:textId="77777777" w:rsidTr="00B0282C">
        <w:trPr>
          <w:trHeight w:val="510"/>
          <w:jc w:val="center"/>
        </w:trPr>
        <w:tc>
          <w:tcPr>
            <w:tcW w:w="1514" w:type="dxa"/>
            <w:hideMark/>
          </w:tcPr>
          <w:p w14:paraId="5E7B698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Biogas cost</w:t>
            </w:r>
          </w:p>
        </w:tc>
        <w:tc>
          <w:tcPr>
            <w:tcW w:w="2450" w:type="dxa"/>
          </w:tcPr>
          <w:p w14:paraId="1DED62FE" w14:textId="22E3260F"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separate price</w:t>
            </w:r>
          </w:p>
        </w:tc>
        <w:tc>
          <w:tcPr>
            <w:tcW w:w="1391" w:type="dxa"/>
            <w:hideMark/>
          </w:tcPr>
          <w:p w14:paraId="3F8D55EF" w14:textId="709BA3F2"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2C269A80"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6001F0D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45809DB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cost</w:t>
            </w:r>
          </w:p>
        </w:tc>
      </w:tr>
      <w:tr w:rsidR="00B0282C" w:rsidRPr="007D4ED4" w14:paraId="7C4C742E" w14:textId="77777777" w:rsidTr="00B0282C">
        <w:trPr>
          <w:trHeight w:val="510"/>
          <w:jc w:val="center"/>
        </w:trPr>
        <w:tc>
          <w:tcPr>
            <w:tcW w:w="1514" w:type="dxa"/>
            <w:hideMark/>
          </w:tcPr>
          <w:p w14:paraId="08A44D8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margin</w:t>
            </w:r>
          </w:p>
        </w:tc>
        <w:tc>
          <w:tcPr>
            <w:tcW w:w="2450" w:type="dxa"/>
          </w:tcPr>
          <w:p w14:paraId="0B7C4F94" w14:textId="0E46DA1F"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separate price</w:t>
            </w:r>
          </w:p>
        </w:tc>
        <w:tc>
          <w:tcPr>
            <w:tcW w:w="1391" w:type="dxa"/>
            <w:hideMark/>
          </w:tcPr>
          <w:p w14:paraId="223FD8F1" w14:textId="1E039BCA"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06724A4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6999410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3760168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margin</w:t>
            </w:r>
          </w:p>
        </w:tc>
      </w:tr>
      <w:tr w:rsidR="00B0282C" w:rsidRPr="007D4ED4" w14:paraId="64FA8CF5" w14:textId="77777777" w:rsidTr="00B0282C">
        <w:trPr>
          <w:trHeight w:val="255"/>
          <w:jc w:val="center"/>
        </w:trPr>
        <w:tc>
          <w:tcPr>
            <w:tcW w:w="1514" w:type="dxa"/>
            <w:hideMark/>
          </w:tcPr>
          <w:p w14:paraId="1C120BB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type</w:t>
            </w:r>
          </w:p>
        </w:tc>
        <w:tc>
          <w:tcPr>
            <w:tcW w:w="2450" w:type="dxa"/>
          </w:tcPr>
          <w:p w14:paraId="35EB2451" w14:textId="1D756633"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7B5725E4" w14:textId="05C6C7C9"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(GO types)</w:t>
            </w:r>
          </w:p>
        </w:tc>
        <w:tc>
          <w:tcPr>
            <w:tcW w:w="2132" w:type="dxa"/>
            <w:noWrap/>
            <w:hideMark/>
          </w:tcPr>
          <w:p w14:paraId="59559C8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30" w:type="dxa"/>
            <w:noWrap/>
            <w:hideMark/>
          </w:tcPr>
          <w:p w14:paraId="4463CFD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44289C2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type</w:t>
            </w:r>
          </w:p>
        </w:tc>
      </w:tr>
      <w:tr w:rsidR="00B0282C" w:rsidRPr="007D4ED4" w14:paraId="52F0F7B5" w14:textId="77777777" w:rsidTr="00B0282C">
        <w:trPr>
          <w:trHeight w:val="510"/>
          <w:jc w:val="center"/>
        </w:trPr>
        <w:tc>
          <w:tcPr>
            <w:tcW w:w="1514" w:type="dxa"/>
            <w:hideMark/>
          </w:tcPr>
          <w:p w14:paraId="7AFE6D3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450" w:type="dxa"/>
          </w:tcPr>
          <w:p w14:paraId="70B20B08" w14:textId="7EC9E40F"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0DB0CB7F" w14:textId="029D8989"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527B8BFF"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68B68CB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3E40B1C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Margin(</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5BFC02E7" w14:textId="77777777" w:rsidTr="00B0282C">
        <w:trPr>
          <w:trHeight w:val="510"/>
          <w:jc w:val="center"/>
        </w:trPr>
        <w:tc>
          <w:tcPr>
            <w:tcW w:w="1514" w:type="dxa"/>
            <w:hideMark/>
          </w:tcPr>
          <w:p w14:paraId="015BC17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(DMS)</w:t>
            </w:r>
          </w:p>
        </w:tc>
        <w:tc>
          <w:tcPr>
            <w:tcW w:w="2450" w:type="dxa"/>
          </w:tcPr>
          <w:p w14:paraId="36534676" w14:textId="08806408"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381A66A6" w14:textId="2027EA46"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67E0B569"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329C70E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36A4667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w:t>
            </w:r>
            <w:proofErr w:type="gramStart"/>
            <w:r w:rsidRPr="007D4ED4">
              <w:rPr>
                <w:rFonts w:ascii="Calibri" w:hAnsi="Calibri" w:cs="Calibri"/>
                <w:sz w:val="22"/>
                <w:szCs w:val="22"/>
              </w:rPr>
              <w:t>Margin(</w:t>
            </w:r>
            <w:proofErr w:type="gramEnd"/>
            <w:r w:rsidRPr="007D4ED4">
              <w:rPr>
                <w:rFonts w:ascii="Calibri" w:hAnsi="Calibri" w:cs="Calibri"/>
                <w:sz w:val="22"/>
                <w:szCs w:val="22"/>
              </w:rPr>
              <w:t>DMS)</w:t>
            </w:r>
          </w:p>
        </w:tc>
      </w:tr>
      <w:tr w:rsidR="00B0282C" w:rsidRPr="007D4ED4" w14:paraId="7B11355C" w14:textId="77777777" w:rsidTr="00B0282C">
        <w:trPr>
          <w:trHeight w:val="1020"/>
          <w:jc w:val="center"/>
        </w:trPr>
        <w:tc>
          <w:tcPr>
            <w:tcW w:w="1514" w:type="dxa"/>
            <w:hideMark/>
          </w:tcPr>
          <w:p w14:paraId="6E0834A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THE AV with currency </w:t>
            </w:r>
          </w:p>
        </w:tc>
        <w:tc>
          <w:tcPr>
            <w:tcW w:w="2450" w:type="dxa"/>
          </w:tcPr>
          <w:p w14:paraId="46B7C969" w14:textId="3BDE634E"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4BD9CC1B" w14:textId="17983F0E"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7D77FA0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7EBEDC2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7F8CB71" w14:textId="77777777" w:rsidTr="00B0282C">
        <w:trPr>
          <w:trHeight w:val="1020"/>
          <w:jc w:val="center"/>
        </w:trPr>
        <w:tc>
          <w:tcPr>
            <w:tcW w:w="1514" w:type="dxa"/>
            <w:hideMark/>
          </w:tcPr>
          <w:p w14:paraId="5E38FF3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THE AV without currency </w:t>
            </w:r>
          </w:p>
        </w:tc>
        <w:tc>
          <w:tcPr>
            <w:tcW w:w="2450" w:type="dxa"/>
          </w:tcPr>
          <w:p w14:paraId="6CAFD190" w14:textId="5D948AB0"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4BA48187" w14:textId="1E743F5F"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010A04F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786E3BC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65C77108" w14:textId="77777777" w:rsidTr="00B0282C">
        <w:trPr>
          <w:trHeight w:val="1020"/>
          <w:jc w:val="center"/>
        </w:trPr>
        <w:tc>
          <w:tcPr>
            <w:tcW w:w="1514" w:type="dxa"/>
            <w:hideMark/>
          </w:tcPr>
          <w:p w14:paraId="5EA1744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THE DA with currency </w:t>
            </w:r>
          </w:p>
        </w:tc>
        <w:tc>
          <w:tcPr>
            <w:tcW w:w="2450" w:type="dxa"/>
          </w:tcPr>
          <w:p w14:paraId="2039C821" w14:textId="26997C99"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72F5E961" w14:textId="5651EE8F"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5F07338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3250EE0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199D6A79" w14:textId="77777777" w:rsidTr="00B0282C">
        <w:trPr>
          <w:trHeight w:val="1020"/>
          <w:jc w:val="center"/>
        </w:trPr>
        <w:tc>
          <w:tcPr>
            <w:tcW w:w="1514" w:type="dxa"/>
            <w:hideMark/>
          </w:tcPr>
          <w:p w14:paraId="2F48237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THE DA without currency </w:t>
            </w:r>
          </w:p>
        </w:tc>
        <w:tc>
          <w:tcPr>
            <w:tcW w:w="2450" w:type="dxa"/>
          </w:tcPr>
          <w:p w14:paraId="4BC89F88" w14:textId="694DBA51"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7D86353E" w14:textId="4034FC8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20B58CA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6FE0AEC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43087394" w14:textId="77777777" w:rsidTr="00B0282C">
        <w:trPr>
          <w:trHeight w:val="510"/>
          <w:jc w:val="center"/>
        </w:trPr>
        <w:tc>
          <w:tcPr>
            <w:tcW w:w="1514" w:type="dxa"/>
            <w:hideMark/>
          </w:tcPr>
          <w:p w14:paraId="470A72B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Remove spot price example in offer wording</w:t>
            </w:r>
          </w:p>
        </w:tc>
        <w:tc>
          <w:tcPr>
            <w:tcW w:w="2450" w:type="dxa"/>
          </w:tcPr>
          <w:p w14:paraId="7DCB708F" w14:textId="65F1B33A"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76DF5FEB" w14:textId="05B14C5E"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hideMark/>
          </w:tcPr>
          <w:p w14:paraId="726FB63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42AEB2A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16EE7FAE" w14:textId="77777777" w:rsidTr="00B0282C">
        <w:trPr>
          <w:trHeight w:val="255"/>
          <w:jc w:val="center"/>
        </w:trPr>
        <w:tc>
          <w:tcPr>
            <w:tcW w:w="1514" w:type="dxa"/>
            <w:hideMark/>
          </w:tcPr>
          <w:p w14:paraId="3646D67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English offer wording</w:t>
            </w:r>
          </w:p>
        </w:tc>
        <w:tc>
          <w:tcPr>
            <w:tcW w:w="2450" w:type="dxa"/>
          </w:tcPr>
          <w:p w14:paraId="750085B2" w14:textId="0475B74D" w:rsidR="00B0282C" w:rsidRPr="007D4ED4" w:rsidRDefault="00A511BE" w:rsidP="0058252C">
            <w:pPr>
              <w:ind w:left="0"/>
              <w:rPr>
                <w:rFonts w:ascii="Calibri" w:hAnsi="Calibri" w:cs="Calibri"/>
                <w:sz w:val="22"/>
                <w:szCs w:val="22"/>
              </w:rPr>
            </w:pPr>
            <w:r>
              <w:rPr>
                <w:rFonts w:ascii="Calibri" w:hAnsi="Calibri" w:cs="Calibri"/>
                <w:sz w:val="22"/>
                <w:szCs w:val="22"/>
              </w:rPr>
              <w:t>N/A</w:t>
            </w:r>
          </w:p>
        </w:tc>
        <w:tc>
          <w:tcPr>
            <w:tcW w:w="1391" w:type="dxa"/>
            <w:hideMark/>
          </w:tcPr>
          <w:p w14:paraId="569EB466" w14:textId="56F0F554"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hideMark/>
          </w:tcPr>
          <w:p w14:paraId="217BA21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1F0641EC"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Offer Wording</w:t>
            </w:r>
          </w:p>
          <w:p w14:paraId="4E1BADF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B0282C" w:rsidRPr="007D4ED4" w14:paraId="2CC91B11" w14:textId="77777777" w:rsidTr="00B0282C">
        <w:trPr>
          <w:trHeight w:val="510"/>
          <w:jc w:val="center"/>
        </w:trPr>
        <w:tc>
          <w:tcPr>
            <w:tcW w:w="1514" w:type="dxa"/>
            <w:hideMark/>
          </w:tcPr>
          <w:p w14:paraId="56A4F59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Flex fee adjustment</w:t>
            </w:r>
          </w:p>
        </w:tc>
        <w:tc>
          <w:tcPr>
            <w:tcW w:w="2450" w:type="dxa"/>
          </w:tcPr>
          <w:p w14:paraId="7D6707C5" w14:textId="106E884B"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116EE20D" w14:textId="2051CE60"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65E2BCAD"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466D1C4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Gas Additional fees</w:t>
            </w:r>
          </w:p>
          <w:p w14:paraId="62E2AB0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Flex fee adjustment</w:t>
            </w:r>
          </w:p>
        </w:tc>
      </w:tr>
      <w:tr w:rsidR="00B0282C" w:rsidRPr="007D4ED4" w14:paraId="597D8A63" w14:textId="77777777" w:rsidTr="00B0282C">
        <w:trPr>
          <w:trHeight w:val="1275"/>
          <w:jc w:val="center"/>
        </w:trPr>
        <w:tc>
          <w:tcPr>
            <w:tcW w:w="1514" w:type="dxa"/>
            <w:hideMark/>
          </w:tcPr>
          <w:p w14:paraId="3A2032F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Flex fee THE</w:t>
            </w:r>
          </w:p>
        </w:tc>
        <w:tc>
          <w:tcPr>
            <w:tcW w:w="2450" w:type="dxa"/>
          </w:tcPr>
          <w:p w14:paraId="0CAA431A" w14:textId="2667A280"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00510F9F" w14:textId="6F1ED3A5"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40D0F5F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2B78EF3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20514B4" w14:textId="77777777" w:rsidTr="00B0282C">
        <w:trPr>
          <w:trHeight w:val="1275"/>
          <w:jc w:val="center"/>
        </w:trPr>
        <w:tc>
          <w:tcPr>
            <w:tcW w:w="1514" w:type="dxa"/>
            <w:hideMark/>
          </w:tcPr>
          <w:p w14:paraId="4032D26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Index fee THE</w:t>
            </w:r>
          </w:p>
        </w:tc>
        <w:tc>
          <w:tcPr>
            <w:tcW w:w="2450" w:type="dxa"/>
          </w:tcPr>
          <w:p w14:paraId="58508615" w14:textId="16F57753"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78BE9C78" w14:textId="30E83BF2"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4385ACB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7A40C65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09CE3A39" w14:textId="77777777" w:rsidTr="00B0282C">
        <w:trPr>
          <w:trHeight w:val="1275"/>
          <w:jc w:val="center"/>
        </w:trPr>
        <w:tc>
          <w:tcPr>
            <w:tcW w:w="1514" w:type="dxa"/>
            <w:hideMark/>
          </w:tcPr>
          <w:p w14:paraId="37F7F9D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ETF THE spread </w:t>
            </w:r>
          </w:p>
        </w:tc>
        <w:tc>
          <w:tcPr>
            <w:tcW w:w="2450" w:type="dxa"/>
          </w:tcPr>
          <w:p w14:paraId="656DFF6C" w14:textId="6DE15F04"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3F3936CD" w14:textId="6741E152"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10F8341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1CF1F84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76449A1F" w14:textId="77777777" w:rsidTr="00B0282C">
        <w:trPr>
          <w:trHeight w:val="510"/>
          <w:jc w:val="center"/>
        </w:trPr>
        <w:tc>
          <w:tcPr>
            <w:tcW w:w="1514" w:type="dxa"/>
            <w:hideMark/>
          </w:tcPr>
          <w:p w14:paraId="479C574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ETF THE spread adjustment</w:t>
            </w:r>
          </w:p>
        </w:tc>
        <w:tc>
          <w:tcPr>
            <w:tcW w:w="2450" w:type="dxa"/>
          </w:tcPr>
          <w:p w14:paraId="45433DCC" w14:textId="71E92356"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53CE0076" w14:textId="25082A15"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20F48064"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5EEE47C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637689EF" w14:textId="77777777" w:rsidTr="00B0282C">
        <w:trPr>
          <w:trHeight w:val="510"/>
          <w:jc w:val="center"/>
        </w:trPr>
        <w:tc>
          <w:tcPr>
            <w:tcW w:w="1514" w:type="dxa"/>
            <w:hideMark/>
          </w:tcPr>
          <w:p w14:paraId="40D988A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Conversion premium</w:t>
            </w:r>
          </w:p>
        </w:tc>
        <w:tc>
          <w:tcPr>
            <w:tcW w:w="2450" w:type="dxa"/>
          </w:tcPr>
          <w:p w14:paraId="21CAD0AA" w14:textId="798A2010"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745B5B95" w14:textId="2FEFE902"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6FD54DD3"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65178AAA"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532F951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Conversion premium</w:t>
            </w:r>
          </w:p>
        </w:tc>
      </w:tr>
      <w:tr w:rsidR="00B0282C" w:rsidRPr="007D4ED4" w14:paraId="4556BDA9" w14:textId="77777777" w:rsidTr="00B0282C">
        <w:trPr>
          <w:trHeight w:val="1275"/>
          <w:jc w:val="center"/>
        </w:trPr>
        <w:tc>
          <w:tcPr>
            <w:tcW w:w="1514" w:type="dxa"/>
            <w:hideMark/>
          </w:tcPr>
          <w:p w14:paraId="5596911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Credit fee</w:t>
            </w:r>
          </w:p>
        </w:tc>
        <w:tc>
          <w:tcPr>
            <w:tcW w:w="2450" w:type="dxa"/>
          </w:tcPr>
          <w:p w14:paraId="6427EC0A" w14:textId="47396DB2"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0C48A4C1" w14:textId="62F4CB4B"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59E5369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496BF45B"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4D8A150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Credit fee</w:t>
            </w:r>
          </w:p>
        </w:tc>
      </w:tr>
      <w:tr w:rsidR="00B0282C" w:rsidRPr="007D4ED4" w14:paraId="4BBF206C" w14:textId="77777777" w:rsidTr="00B0282C">
        <w:trPr>
          <w:trHeight w:val="1275"/>
          <w:jc w:val="center"/>
        </w:trPr>
        <w:tc>
          <w:tcPr>
            <w:tcW w:w="1514" w:type="dxa"/>
            <w:hideMark/>
          </w:tcPr>
          <w:p w14:paraId="2BB6D4B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Imbalance fee</w:t>
            </w:r>
          </w:p>
        </w:tc>
        <w:tc>
          <w:tcPr>
            <w:tcW w:w="2450" w:type="dxa"/>
          </w:tcPr>
          <w:p w14:paraId="5FD36FC6" w14:textId="24C6E7F7"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200C100F" w14:textId="2CAF6571"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09D0C82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299C06B8"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61BA864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Imbalance fee</w:t>
            </w:r>
          </w:p>
        </w:tc>
      </w:tr>
      <w:tr w:rsidR="00B0282C" w:rsidRPr="007D4ED4" w14:paraId="11D323AE" w14:textId="77777777" w:rsidTr="00B0282C">
        <w:trPr>
          <w:trHeight w:val="510"/>
          <w:jc w:val="center"/>
        </w:trPr>
        <w:tc>
          <w:tcPr>
            <w:tcW w:w="1514" w:type="dxa"/>
            <w:hideMark/>
          </w:tcPr>
          <w:p w14:paraId="7E4BB10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Imbalance adjustment</w:t>
            </w:r>
          </w:p>
        </w:tc>
        <w:tc>
          <w:tcPr>
            <w:tcW w:w="2450" w:type="dxa"/>
          </w:tcPr>
          <w:p w14:paraId="01B3FB1A" w14:textId="78F04AB6"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38D2C1DE" w14:textId="563671AE"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08642C35"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06009678"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5F99295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Imbalance adjustment</w:t>
            </w:r>
          </w:p>
        </w:tc>
      </w:tr>
      <w:tr w:rsidR="00B0282C" w:rsidRPr="007D4ED4" w14:paraId="3EF24835" w14:textId="77777777" w:rsidTr="00B0282C">
        <w:trPr>
          <w:trHeight w:val="510"/>
          <w:jc w:val="center"/>
        </w:trPr>
        <w:tc>
          <w:tcPr>
            <w:tcW w:w="1514" w:type="dxa"/>
            <w:hideMark/>
          </w:tcPr>
          <w:p w14:paraId="6C0C8B7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Extended payment terms Fee</w:t>
            </w:r>
          </w:p>
        </w:tc>
        <w:tc>
          <w:tcPr>
            <w:tcW w:w="2450" w:type="dxa"/>
          </w:tcPr>
          <w:p w14:paraId="4E3CEDC6" w14:textId="612700EE"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384F82D0" w14:textId="5CEEBFB2"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5D5A4817"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6B8C9516"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0B405B1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Extended payment terms Fee</w:t>
            </w:r>
          </w:p>
        </w:tc>
      </w:tr>
      <w:tr w:rsidR="00B0282C" w:rsidRPr="007D4ED4" w14:paraId="4C7B2979" w14:textId="77777777" w:rsidTr="00B0282C">
        <w:trPr>
          <w:trHeight w:val="510"/>
          <w:jc w:val="center"/>
        </w:trPr>
        <w:tc>
          <w:tcPr>
            <w:tcW w:w="1514" w:type="dxa"/>
            <w:hideMark/>
          </w:tcPr>
          <w:p w14:paraId="6FC8F97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Extended Payment terms Days</w:t>
            </w:r>
          </w:p>
        </w:tc>
        <w:tc>
          <w:tcPr>
            <w:tcW w:w="2450" w:type="dxa"/>
          </w:tcPr>
          <w:p w14:paraId="0471CC0D" w14:textId="3124BAD1"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0C170667" w14:textId="311B6EAE"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(payment types)</w:t>
            </w:r>
          </w:p>
        </w:tc>
        <w:tc>
          <w:tcPr>
            <w:tcW w:w="2132" w:type="dxa"/>
            <w:noWrap/>
            <w:hideMark/>
          </w:tcPr>
          <w:p w14:paraId="6A5D4B7F"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30" w:type="dxa"/>
            <w:noWrap/>
            <w:hideMark/>
          </w:tcPr>
          <w:p w14:paraId="18263C2D"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0DDF598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Extended Payment terms Days</w:t>
            </w:r>
          </w:p>
        </w:tc>
      </w:tr>
      <w:tr w:rsidR="00B0282C" w:rsidRPr="007D4ED4" w14:paraId="0F783B01" w14:textId="77777777" w:rsidTr="00B0282C">
        <w:trPr>
          <w:trHeight w:val="510"/>
          <w:jc w:val="center"/>
        </w:trPr>
        <w:tc>
          <w:tcPr>
            <w:tcW w:w="1514" w:type="dxa"/>
            <w:hideMark/>
          </w:tcPr>
          <w:p w14:paraId="2BF2EA1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Currency</w:t>
            </w:r>
          </w:p>
        </w:tc>
        <w:tc>
          <w:tcPr>
            <w:tcW w:w="2450" w:type="dxa"/>
          </w:tcPr>
          <w:p w14:paraId="40E6A108" w14:textId="44C7F6DB"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210B33BF" w14:textId="30FBA49B"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45CCF37D"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62A5D8B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8A23F45" w14:textId="77777777" w:rsidTr="00B0282C">
        <w:trPr>
          <w:trHeight w:val="255"/>
          <w:jc w:val="center"/>
        </w:trPr>
        <w:tc>
          <w:tcPr>
            <w:tcW w:w="1514" w:type="dxa"/>
            <w:hideMark/>
          </w:tcPr>
          <w:p w14:paraId="127C4A4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450" w:type="dxa"/>
          </w:tcPr>
          <w:p w14:paraId="1C5AF3AB" w14:textId="62875AC1"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4539CF52" w14:textId="740C711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w:t>
            </w:r>
          </w:p>
        </w:tc>
        <w:tc>
          <w:tcPr>
            <w:tcW w:w="2132" w:type="dxa"/>
            <w:noWrap/>
            <w:hideMark/>
          </w:tcPr>
          <w:p w14:paraId="55D3549B"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276193A7"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Gas Additional Price</w:t>
            </w:r>
          </w:p>
          <w:p w14:paraId="656A433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Attribute- 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543BA874" w14:textId="77777777" w:rsidTr="00B0282C">
        <w:trPr>
          <w:trHeight w:val="510"/>
          <w:jc w:val="center"/>
        </w:trPr>
        <w:tc>
          <w:tcPr>
            <w:tcW w:w="1514" w:type="dxa"/>
            <w:hideMark/>
          </w:tcPr>
          <w:p w14:paraId="4362182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450" w:type="dxa"/>
          </w:tcPr>
          <w:p w14:paraId="61B74D87" w14:textId="26363B3F"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25465595" w14:textId="28EE86D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164E09CD"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4ADABAB0"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4438DB2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578BA6D6" w14:textId="77777777" w:rsidTr="00B0282C">
        <w:trPr>
          <w:trHeight w:val="510"/>
          <w:jc w:val="center"/>
        </w:trPr>
        <w:tc>
          <w:tcPr>
            <w:tcW w:w="1514" w:type="dxa"/>
            <w:hideMark/>
          </w:tcPr>
          <w:p w14:paraId="0FBA42B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margin in DKK/md (DMS)</w:t>
            </w:r>
          </w:p>
        </w:tc>
        <w:tc>
          <w:tcPr>
            <w:tcW w:w="2450" w:type="dxa"/>
          </w:tcPr>
          <w:p w14:paraId="736DBCCF" w14:textId="41DE8792"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779DE80D" w14:textId="2CFCA5B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7FDC33C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3DBC540E"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7CF17E6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margin in DKK/md (DMS)</w:t>
            </w:r>
          </w:p>
        </w:tc>
      </w:tr>
      <w:tr w:rsidR="00B0282C" w:rsidRPr="007D4ED4" w14:paraId="6BDE23F8" w14:textId="77777777" w:rsidTr="00B0282C">
        <w:trPr>
          <w:trHeight w:val="510"/>
          <w:jc w:val="center"/>
        </w:trPr>
        <w:tc>
          <w:tcPr>
            <w:tcW w:w="1514" w:type="dxa"/>
            <w:hideMark/>
          </w:tcPr>
          <w:p w14:paraId="238C432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 (DMS)</w:t>
            </w:r>
          </w:p>
        </w:tc>
        <w:tc>
          <w:tcPr>
            <w:tcW w:w="2450" w:type="dxa"/>
          </w:tcPr>
          <w:p w14:paraId="11D8603B" w14:textId="5BFC3309"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56F9CA3F" w14:textId="12C1048D"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47D0B5D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2CDDDD77"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5685F39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/m³(DMS)</w:t>
            </w:r>
          </w:p>
        </w:tc>
      </w:tr>
      <w:tr w:rsidR="00B0282C" w:rsidRPr="007D4ED4" w14:paraId="246F6504" w14:textId="77777777" w:rsidTr="00B0282C">
        <w:trPr>
          <w:trHeight w:val="510"/>
          <w:jc w:val="center"/>
        </w:trPr>
        <w:tc>
          <w:tcPr>
            <w:tcW w:w="1514" w:type="dxa"/>
            <w:hideMark/>
          </w:tcPr>
          <w:p w14:paraId="4416CB9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adjustment DKK/md (DMS)</w:t>
            </w:r>
          </w:p>
        </w:tc>
        <w:tc>
          <w:tcPr>
            <w:tcW w:w="2450" w:type="dxa"/>
          </w:tcPr>
          <w:p w14:paraId="104FD7B4" w14:textId="45DB2195"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398C57DD" w14:textId="0355DEC5"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5813791F"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7E1A912B"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5C4028F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adjustment DKK/md (DMS)</w:t>
            </w:r>
          </w:p>
        </w:tc>
      </w:tr>
      <w:tr w:rsidR="00B0282C" w:rsidRPr="007D4ED4" w14:paraId="74A382A4" w14:textId="77777777" w:rsidTr="00B0282C">
        <w:trPr>
          <w:trHeight w:val="510"/>
          <w:jc w:val="center"/>
        </w:trPr>
        <w:tc>
          <w:tcPr>
            <w:tcW w:w="1514" w:type="dxa"/>
            <w:hideMark/>
          </w:tcPr>
          <w:p w14:paraId="60831E8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adjustment DMS (DMS)</w:t>
            </w:r>
          </w:p>
        </w:tc>
        <w:tc>
          <w:tcPr>
            <w:tcW w:w="2450" w:type="dxa"/>
          </w:tcPr>
          <w:p w14:paraId="79946183" w14:textId="29C03153"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2136CCE1" w14:textId="24D77AF2"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4E5E912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1CF46974"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677E558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adjustment DMS (DMS)</w:t>
            </w:r>
          </w:p>
        </w:tc>
      </w:tr>
      <w:tr w:rsidR="00B0282C" w:rsidRPr="007D4ED4" w14:paraId="2B5D3DC3" w14:textId="77777777" w:rsidTr="00B0282C">
        <w:trPr>
          <w:trHeight w:val="765"/>
          <w:jc w:val="center"/>
        </w:trPr>
        <w:tc>
          <w:tcPr>
            <w:tcW w:w="1514" w:type="dxa"/>
            <w:hideMark/>
          </w:tcPr>
          <w:p w14:paraId="3FD7B7A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model (DMS)</w:t>
            </w:r>
          </w:p>
        </w:tc>
        <w:tc>
          <w:tcPr>
            <w:tcW w:w="2450" w:type="dxa"/>
          </w:tcPr>
          <w:p w14:paraId="20BA5A28" w14:textId="166750A3" w:rsidR="00B0282C" w:rsidRPr="007D4ED4" w:rsidRDefault="0032729A" w:rsidP="0058252C">
            <w:pPr>
              <w:ind w:left="0"/>
              <w:rPr>
                <w:rFonts w:ascii="Calibri" w:hAnsi="Calibri" w:cs="Calibri"/>
                <w:sz w:val="22"/>
                <w:szCs w:val="22"/>
              </w:rPr>
            </w:pPr>
            <w:r w:rsidRPr="0032729A">
              <w:rPr>
                <w:rFonts w:ascii="Calibri" w:hAnsi="Calibri" w:cs="Calibri"/>
                <w:sz w:val="22"/>
                <w:szCs w:val="22"/>
              </w:rPr>
              <w:t>Part of separate price</w:t>
            </w:r>
          </w:p>
        </w:tc>
        <w:tc>
          <w:tcPr>
            <w:tcW w:w="1391" w:type="dxa"/>
            <w:hideMark/>
          </w:tcPr>
          <w:p w14:paraId="51AE497A" w14:textId="62D1ABD8" w:rsidR="00B0282C" w:rsidRPr="007D4ED4" w:rsidRDefault="00B0282C" w:rsidP="0058252C">
            <w:pPr>
              <w:ind w:left="0"/>
              <w:rPr>
                <w:rFonts w:ascii="Calibri" w:hAnsi="Calibri" w:cs="Calibri"/>
                <w:sz w:val="22"/>
                <w:szCs w:val="22"/>
              </w:rPr>
            </w:pPr>
            <w:r w:rsidRPr="007D4ED4">
              <w:rPr>
                <w:rFonts w:ascii="Calibri" w:hAnsi="Calibri" w:cs="Calibri"/>
                <w:sz w:val="22"/>
                <w:szCs w:val="22"/>
              </w:rPr>
              <w:t>Hadrian model</w:t>
            </w:r>
          </w:p>
        </w:tc>
        <w:tc>
          <w:tcPr>
            <w:tcW w:w="2132" w:type="dxa"/>
            <w:noWrap/>
            <w:hideMark/>
          </w:tcPr>
          <w:p w14:paraId="2645C12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2C3757">
              <w:rPr>
                <w:rFonts w:ascii="Calibri" w:hAnsi="Calibri" w:cs="Calibri"/>
                <w:sz w:val="22"/>
                <w:szCs w:val="22"/>
              </w:rPr>
              <w:t>Calculation of Flex and Transportation Values</w:t>
            </w:r>
          </w:p>
        </w:tc>
        <w:tc>
          <w:tcPr>
            <w:tcW w:w="1530" w:type="dxa"/>
            <w:noWrap/>
            <w:hideMark/>
          </w:tcPr>
          <w:p w14:paraId="5D1014B0"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4CF6992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Attribute- Transmission model (DMS)</w:t>
            </w:r>
          </w:p>
        </w:tc>
      </w:tr>
      <w:tr w:rsidR="00B0282C" w:rsidRPr="007D4ED4" w14:paraId="02D274AB" w14:textId="77777777" w:rsidTr="00B0282C">
        <w:trPr>
          <w:trHeight w:val="510"/>
          <w:jc w:val="center"/>
        </w:trPr>
        <w:tc>
          <w:tcPr>
            <w:tcW w:w="1514" w:type="dxa"/>
            <w:hideMark/>
          </w:tcPr>
          <w:p w14:paraId="3317333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Invoice unit </w:t>
            </w:r>
            <w:r w:rsidRPr="007D4ED4">
              <w:rPr>
                <w:rFonts w:ascii="Calibri" w:hAnsi="Calibri" w:cs="Calibri"/>
                <w:sz w:val="22"/>
                <w:szCs w:val="22"/>
              </w:rPr>
              <w:br/>
              <w:t>(if the product is for Swedish customers)</w:t>
            </w:r>
          </w:p>
        </w:tc>
        <w:tc>
          <w:tcPr>
            <w:tcW w:w="2450" w:type="dxa"/>
          </w:tcPr>
          <w:p w14:paraId="46D65737" w14:textId="50673618" w:rsidR="00B0282C" w:rsidRPr="007D4ED4" w:rsidRDefault="00597A40" w:rsidP="0058252C">
            <w:pPr>
              <w:ind w:left="0"/>
              <w:rPr>
                <w:rFonts w:ascii="Calibri" w:hAnsi="Calibri" w:cs="Calibri"/>
                <w:sz w:val="22"/>
                <w:szCs w:val="22"/>
              </w:rPr>
            </w:pPr>
            <w:r>
              <w:rPr>
                <w:rFonts w:ascii="Calibri" w:hAnsi="Calibri" w:cs="Calibri"/>
                <w:sz w:val="22"/>
                <w:szCs w:val="22"/>
              </w:rPr>
              <w:t>N/A</w:t>
            </w:r>
          </w:p>
        </w:tc>
        <w:tc>
          <w:tcPr>
            <w:tcW w:w="1391" w:type="dxa"/>
            <w:hideMark/>
          </w:tcPr>
          <w:p w14:paraId="1C148280" w14:textId="35778FD9"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2132" w:type="dxa"/>
            <w:hideMark/>
          </w:tcPr>
          <w:p w14:paraId="59DF20D8"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30" w:type="dxa"/>
            <w:noWrap/>
            <w:hideMark/>
          </w:tcPr>
          <w:p w14:paraId="5FFBEF16"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Gas Price</w:t>
            </w:r>
          </w:p>
          <w:p w14:paraId="5F0FF90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Invoice unit</w:t>
            </w:r>
          </w:p>
        </w:tc>
      </w:tr>
      <w:tr w:rsidR="00B0282C" w:rsidRPr="007D4ED4" w14:paraId="713C86E5" w14:textId="77777777" w:rsidTr="00B0282C">
        <w:trPr>
          <w:trHeight w:val="1275"/>
          <w:jc w:val="center"/>
        </w:trPr>
        <w:tc>
          <w:tcPr>
            <w:tcW w:w="1514" w:type="dxa"/>
            <w:hideMark/>
          </w:tcPr>
          <w:p w14:paraId="5ED26AC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Currency THE</w:t>
            </w:r>
            <w:r w:rsidRPr="007D4ED4">
              <w:rPr>
                <w:rFonts w:ascii="Calibri" w:hAnsi="Calibri" w:cs="Calibri"/>
                <w:sz w:val="22"/>
                <w:szCs w:val="22"/>
              </w:rPr>
              <w:br/>
              <w:t>(if the product is for Swedish customers)</w:t>
            </w:r>
          </w:p>
        </w:tc>
        <w:tc>
          <w:tcPr>
            <w:tcW w:w="2450" w:type="dxa"/>
          </w:tcPr>
          <w:p w14:paraId="4627716D" w14:textId="0DCB4AC9"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4957705F" w14:textId="7CFE62F6" w:rsidR="00B0282C" w:rsidRPr="00843B51" w:rsidRDefault="00B0282C" w:rsidP="0058252C">
            <w:pPr>
              <w:ind w:left="0"/>
              <w:rPr>
                <w:rFonts w:ascii="Calibri" w:hAnsi="Calibri" w:cs="Calibri"/>
                <w:sz w:val="22"/>
                <w:szCs w:val="22"/>
                <w:lang w:val="da-DK"/>
              </w:rPr>
            </w:pPr>
            <w:r w:rsidRPr="00843B51">
              <w:rPr>
                <w:rFonts w:ascii="Calibri" w:hAnsi="Calibri" w:cs="Calibri"/>
                <w:sz w:val="22"/>
                <w:szCs w:val="22"/>
                <w:lang w:val="da-DK"/>
              </w:rPr>
              <w:t>DK: øre/m³</w:t>
            </w:r>
            <w:r w:rsidRPr="00843B51">
              <w:rPr>
                <w:rFonts w:ascii="Calibri" w:hAnsi="Calibri" w:cs="Calibri"/>
                <w:sz w:val="22"/>
                <w:szCs w:val="22"/>
                <w:lang w:val="da-DK"/>
              </w:rPr>
              <w:br/>
              <w:t>SE: SEKøre/kWh or EUR/MWh</w:t>
            </w:r>
          </w:p>
        </w:tc>
        <w:tc>
          <w:tcPr>
            <w:tcW w:w="2132" w:type="dxa"/>
            <w:hideMark/>
          </w:tcPr>
          <w:p w14:paraId="3A7EC4B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2C4CFF37"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Price</w:t>
            </w:r>
          </w:p>
          <w:p w14:paraId="20E7A1F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Currency Fixed Price</w:t>
            </w:r>
          </w:p>
        </w:tc>
      </w:tr>
      <w:tr w:rsidR="00B0282C" w:rsidRPr="007D4ED4" w14:paraId="48E5E388" w14:textId="77777777" w:rsidTr="00B0282C">
        <w:trPr>
          <w:trHeight w:val="510"/>
          <w:jc w:val="center"/>
        </w:trPr>
        <w:tc>
          <w:tcPr>
            <w:tcW w:w="1514" w:type="dxa"/>
            <w:hideMark/>
          </w:tcPr>
          <w:p w14:paraId="3A0FF20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Currency risk adjustment</w:t>
            </w:r>
            <w:r w:rsidRPr="007D4ED4">
              <w:rPr>
                <w:rFonts w:ascii="Calibri" w:hAnsi="Calibri" w:cs="Calibri"/>
                <w:sz w:val="22"/>
                <w:szCs w:val="22"/>
              </w:rPr>
              <w:br/>
              <w:t>(if the product is for Swedish customers)</w:t>
            </w:r>
          </w:p>
        </w:tc>
        <w:tc>
          <w:tcPr>
            <w:tcW w:w="2450" w:type="dxa"/>
          </w:tcPr>
          <w:p w14:paraId="16AFFED7" w14:textId="7C6A22A9" w:rsidR="00B0282C" w:rsidRPr="007D4ED4" w:rsidRDefault="00597A40" w:rsidP="0058252C">
            <w:pPr>
              <w:ind w:left="0"/>
              <w:rPr>
                <w:rFonts w:ascii="Calibri" w:hAnsi="Calibri" w:cs="Calibri"/>
                <w:sz w:val="22"/>
                <w:szCs w:val="22"/>
              </w:rPr>
            </w:pPr>
            <w:r w:rsidRPr="00597A40">
              <w:rPr>
                <w:rFonts w:ascii="Calibri" w:hAnsi="Calibri" w:cs="Calibri"/>
                <w:sz w:val="22"/>
                <w:szCs w:val="22"/>
              </w:rPr>
              <w:t>Part of Delivery Fee</w:t>
            </w:r>
          </w:p>
        </w:tc>
        <w:tc>
          <w:tcPr>
            <w:tcW w:w="1391" w:type="dxa"/>
            <w:hideMark/>
          </w:tcPr>
          <w:p w14:paraId="10C5EE76" w14:textId="4F875AB7"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1459E383"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5779C65F"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Price</w:t>
            </w:r>
          </w:p>
          <w:p w14:paraId="75BC03A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Currency risk adjustment</w:t>
            </w:r>
          </w:p>
        </w:tc>
      </w:tr>
    </w:tbl>
    <w:p w14:paraId="3656B099" w14:textId="77777777" w:rsidR="00977068" w:rsidRPr="007D4ED4" w:rsidRDefault="00977068" w:rsidP="00977068">
      <w:pPr>
        <w:ind w:left="0"/>
        <w:rPr>
          <w:rFonts w:ascii="Calibri" w:hAnsi="Calibri" w:cs="Calibri"/>
          <w:sz w:val="22"/>
          <w:szCs w:val="22"/>
        </w:rPr>
      </w:pPr>
    </w:p>
    <w:p w14:paraId="36C1AF68" w14:textId="77777777" w:rsidR="00977068" w:rsidRPr="007D4ED4" w:rsidRDefault="00977068" w:rsidP="00977068">
      <w:pPr>
        <w:ind w:left="0"/>
        <w:rPr>
          <w:rFonts w:ascii="Calibri" w:hAnsi="Calibri" w:cs="Calibri"/>
          <w:sz w:val="22"/>
          <w:szCs w:val="22"/>
        </w:rPr>
      </w:pPr>
    </w:p>
    <w:p w14:paraId="3F72E9BF" w14:textId="77777777" w:rsidR="00977068" w:rsidRPr="007D4ED4" w:rsidRDefault="00977068" w:rsidP="00977068">
      <w:pPr>
        <w:ind w:left="0"/>
        <w:rPr>
          <w:rFonts w:ascii="Calibri" w:hAnsi="Calibri" w:cs="Calibri"/>
          <w:sz w:val="22"/>
          <w:szCs w:val="22"/>
        </w:rPr>
      </w:pPr>
    </w:p>
    <w:p w14:paraId="367E0A5F" w14:textId="77777777" w:rsidR="00977068" w:rsidRPr="007D4ED4" w:rsidRDefault="00977068" w:rsidP="00977068">
      <w:pPr>
        <w:ind w:left="0"/>
        <w:rPr>
          <w:rFonts w:ascii="Calibri" w:hAnsi="Calibri" w:cs="Calibri"/>
          <w:sz w:val="22"/>
          <w:szCs w:val="22"/>
        </w:rPr>
      </w:pPr>
    </w:p>
    <w:p w14:paraId="1C60AB04" w14:textId="77777777" w:rsidR="00977068" w:rsidRPr="007D4ED4" w:rsidRDefault="00977068" w:rsidP="00977068">
      <w:pPr>
        <w:ind w:left="0"/>
        <w:rPr>
          <w:rFonts w:ascii="Calibri" w:hAnsi="Calibri" w:cs="Calibri"/>
          <w:sz w:val="22"/>
          <w:szCs w:val="22"/>
        </w:rPr>
      </w:pPr>
    </w:p>
    <w:p w14:paraId="438D7D63" w14:textId="77777777" w:rsidR="00977068" w:rsidRPr="007D4ED4" w:rsidRDefault="00977068" w:rsidP="00977068">
      <w:pPr>
        <w:ind w:left="0"/>
        <w:rPr>
          <w:rFonts w:ascii="Calibri" w:hAnsi="Calibri" w:cs="Calibri"/>
          <w:sz w:val="22"/>
          <w:szCs w:val="22"/>
        </w:rPr>
      </w:pPr>
    </w:p>
    <w:p w14:paraId="26101D00" w14:textId="77777777" w:rsidR="00977068" w:rsidRPr="007D4ED4" w:rsidRDefault="00977068" w:rsidP="00977068">
      <w:pPr>
        <w:ind w:left="0"/>
        <w:rPr>
          <w:rFonts w:ascii="Calibri" w:hAnsi="Calibri" w:cs="Calibri"/>
          <w:sz w:val="22"/>
          <w:szCs w:val="22"/>
        </w:rPr>
      </w:pPr>
    </w:p>
    <w:p w14:paraId="53356144" w14:textId="0871F912"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t xml:space="preserve">ETF </w:t>
      </w:r>
      <w:proofErr w:type="spellStart"/>
      <w:r w:rsidRPr="007D4ED4">
        <w:rPr>
          <w:rFonts w:ascii="Calibri" w:hAnsi="Calibri" w:cs="Calibri"/>
          <w:b/>
          <w:bCs/>
          <w:sz w:val="22"/>
          <w:szCs w:val="22"/>
        </w:rPr>
        <w:t>Dagspris</w:t>
      </w:r>
      <w:proofErr w:type="spellEnd"/>
      <w:r>
        <w:rPr>
          <w:rFonts w:ascii="Calibri" w:hAnsi="Calibri" w:cs="Calibri"/>
          <w:b/>
          <w:bCs/>
          <w:sz w:val="22"/>
          <w:szCs w:val="22"/>
        </w:rPr>
        <w:t xml:space="preserve"> </w:t>
      </w:r>
    </w:p>
    <w:p w14:paraId="41E1467E" w14:textId="77777777" w:rsidR="00977068" w:rsidRPr="007D4ED4" w:rsidRDefault="00977068" w:rsidP="00977068">
      <w:pPr>
        <w:ind w:left="0"/>
        <w:rPr>
          <w:rFonts w:ascii="Calibri" w:hAnsi="Calibri" w:cs="Calibri"/>
          <w:sz w:val="22"/>
          <w:szCs w:val="22"/>
        </w:rPr>
      </w:pPr>
    </w:p>
    <w:tbl>
      <w:tblPr>
        <w:tblStyle w:val="TableGrid"/>
        <w:tblW w:w="0" w:type="auto"/>
        <w:jc w:val="center"/>
        <w:tblLook w:val="04A0" w:firstRow="1" w:lastRow="0" w:firstColumn="1" w:lastColumn="0" w:noHBand="0" w:noVBand="1"/>
      </w:tblPr>
      <w:tblGrid>
        <w:gridCol w:w="1514"/>
        <w:gridCol w:w="2450"/>
        <w:gridCol w:w="1391"/>
        <w:gridCol w:w="2132"/>
        <w:gridCol w:w="1530"/>
      </w:tblGrid>
      <w:tr w:rsidR="00B0282C" w:rsidRPr="007D4ED4" w14:paraId="6CDCD68C" w14:textId="77777777" w:rsidTr="005F106C">
        <w:trPr>
          <w:trHeight w:val="315"/>
          <w:jc w:val="center"/>
        </w:trPr>
        <w:tc>
          <w:tcPr>
            <w:tcW w:w="9017" w:type="dxa"/>
            <w:gridSpan w:val="5"/>
          </w:tcPr>
          <w:p w14:paraId="71628D8A" w14:textId="55B66934" w:rsidR="00B0282C" w:rsidRPr="00B0282C" w:rsidRDefault="00B0282C" w:rsidP="0058252C">
            <w:pPr>
              <w:ind w:left="0"/>
              <w:rPr>
                <w:rFonts w:ascii="Calibri" w:hAnsi="Calibri" w:cs="Calibri"/>
                <w:b/>
                <w:bCs/>
                <w:sz w:val="22"/>
                <w:szCs w:val="22"/>
              </w:rPr>
            </w:pPr>
            <w:r w:rsidRPr="007D4ED4">
              <w:rPr>
                <w:rFonts w:ascii="Calibri" w:hAnsi="Calibri" w:cs="Calibri"/>
                <w:b/>
                <w:bCs/>
                <w:sz w:val="22"/>
                <w:szCs w:val="22"/>
              </w:rPr>
              <w:t xml:space="preserve">Category- ETF </w:t>
            </w:r>
            <w:proofErr w:type="spellStart"/>
            <w:r w:rsidRPr="007D4ED4">
              <w:rPr>
                <w:rFonts w:ascii="Calibri" w:hAnsi="Calibri" w:cs="Calibri"/>
                <w:b/>
                <w:bCs/>
                <w:sz w:val="22"/>
                <w:szCs w:val="22"/>
              </w:rPr>
              <w:t>Dagspris</w:t>
            </w:r>
            <w:proofErr w:type="spellEnd"/>
          </w:p>
        </w:tc>
      </w:tr>
      <w:tr w:rsidR="00B0282C" w:rsidRPr="007D4ED4" w14:paraId="10EE4E0B" w14:textId="77777777" w:rsidTr="00B0282C">
        <w:trPr>
          <w:trHeight w:val="600"/>
          <w:jc w:val="center"/>
        </w:trPr>
        <w:tc>
          <w:tcPr>
            <w:tcW w:w="1514" w:type="dxa"/>
            <w:hideMark/>
          </w:tcPr>
          <w:p w14:paraId="6F1FBCF5" w14:textId="6AA625C9"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Attributes</w:t>
            </w:r>
          </w:p>
        </w:tc>
        <w:tc>
          <w:tcPr>
            <w:tcW w:w="2450" w:type="dxa"/>
          </w:tcPr>
          <w:p w14:paraId="025D4B81" w14:textId="2A3218C7" w:rsidR="00B0282C" w:rsidRDefault="00B0282C" w:rsidP="00201C19">
            <w:pPr>
              <w:ind w:left="0"/>
              <w:jc w:val="center"/>
              <w:rPr>
                <w:rFonts w:ascii="Calibri" w:hAnsi="Calibri" w:cs="Calibri"/>
                <w:b/>
                <w:bCs/>
                <w:sz w:val="22"/>
                <w:szCs w:val="22"/>
              </w:rPr>
            </w:pPr>
            <w:r w:rsidRPr="00B0282C">
              <w:rPr>
                <w:rFonts w:ascii="Calibri" w:hAnsi="Calibri" w:cs="Calibri"/>
                <w:b/>
                <w:bCs/>
                <w:sz w:val="22"/>
                <w:szCs w:val="22"/>
              </w:rPr>
              <w:t>Part of Delivery Fee/ separately price fee</w:t>
            </w:r>
          </w:p>
        </w:tc>
        <w:tc>
          <w:tcPr>
            <w:tcW w:w="1391" w:type="dxa"/>
            <w:hideMark/>
          </w:tcPr>
          <w:p w14:paraId="2FA0E5D6" w14:textId="55A05157" w:rsidR="00B0282C" w:rsidRPr="007D4ED4" w:rsidRDefault="00B0282C" w:rsidP="00201C19">
            <w:pPr>
              <w:ind w:left="0"/>
              <w:jc w:val="center"/>
              <w:rPr>
                <w:rFonts w:ascii="Calibri" w:hAnsi="Calibri" w:cs="Calibri"/>
                <w:b/>
                <w:bCs/>
                <w:sz w:val="22"/>
                <w:szCs w:val="22"/>
              </w:rPr>
            </w:pPr>
            <w:r>
              <w:rPr>
                <w:rFonts w:ascii="Calibri" w:hAnsi="Calibri" w:cs="Calibri"/>
                <w:b/>
                <w:bCs/>
                <w:sz w:val="22"/>
                <w:szCs w:val="22"/>
              </w:rPr>
              <w:t>Type of Attribute</w:t>
            </w:r>
          </w:p>
        </w:tc>
        <w:tc>
          <w:tcPr>
            <w:tcW w:w="2132" w:type="dxa"/>
            <w:noWrap/>
            <w:hideMark/>
          </w:tcPr>
          <w:p w14:paraId="4A9E0CB2" w14:textId="03046FA2" w:rsidR="00B0282C" w:rsidRPr="007D4ED4" w:rsidRDefault="00201C19" w:rsidP="00201C19">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530" w:type="dxa"/>
            <w:hideMark/>
          </w:tcPr>
          <w:p w14:paraId="2C59ED38" w14:textId="77777777"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0282C" w:rsidRPr="007D4ED4" w14:paraId="132EF535" w14:textId="77777777" w:rsidTr="00B0282C">
        <w:trPr>
          <w:trHeight w:val="255"/>
          <w:jc w:val="center"/>
        </w:trPr>
        <w:tc>
          <w:tcPr>
            <w:tcW w:w="1514" w:type="dxa"/>
            <w:hideMark/>
          </w:tcPr>
          <w:p w14:paraId="2134C78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Commission conditions</w:t>
            </w:r>
          </w:p>
        </w:tc>
        <w:tc>
          <w:tcPr>
            <w:tcW w:w="2450" w:type="dxa"/>
          </w:tcPr>
          <w:p w14:paraId="5F1BCBB6" w14:textId="08C2CEA0"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00D73D1F" w14:textId="15224773"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noWrap/>
            <w:hideMark/>
          </w:tcPr>
          <w:p w14:paraId="5C506EC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14B6C20E"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Offer Wording</w:t>
            </w:r>
          </w:p>
          <w:p w14:paraId="423F586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Commission conditions</w:t>
            </w:r>
          </w:p>
        </w:tc>
      </w:tr>
      <w:tr w:rsidR="00B0282C" w:rsidRPr="007D4ED4" w14:paraId="707A2AFD" w14:textId="77777777" w:rsidTr="00B0282C">
        <w:trPr>
          <w:trHeight w:val="255"/>
          <w:jc w:val="center"/>
        </w:trPr>
        <w:tc>
          <w:tcPr>
            <w:tcW w:w="1514" w:type="dxa"/>
            <w:hideMark/>
          </w:tcPr>
          <w:p w14:paraId="0B81B5E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Pro rata liability</w:t>
            </w:r>
          </w:p>
        </w:tc>
        <w:tc>
          <w:tcPr>
            <w:tcW w:w="2450" w:type="dxa"/>
          </w:tcPr>
          <w:p w14:paraId="76EB89BD" w14:textId="71F2071B"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0A2CACAD" w14:textId="6B42A61D"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noWrap/>
            <w:hideMark/>
          </w:tcPr>
          <w:p w14:paraId="6EE9141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7EB43C0C"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Offer Wording</w:t>
            </w:r>
          </w:p>
          <w:p w14:paraId="6370911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Pro rata liability</w:t>
            </w:r>
          </w:p>
        </w:tc>
      </w:tr>
      <w:tr w:rsidR="00B0282C" w:rsidRPr="007D4ED4" w14:paraId="4F7803CD" w14:textId="77777777" w:rsidTr="00B0282C">
        <w:trPr>
          <w:trHeight w:val="510"/>
          <w:jc w:val="center"/>
        </w:trPr>
        <w:tc>
          <w:tcPr>
            <w:tcW w:w="1514" w:type="dxa"/>
            <w:hideMark/>
          </w:tcPr>
          <w:p w14:paraId="19D028B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cost</w:t>
            </w:r>
          </w:p>
        </w:tc>
        <w:tc>
          <w:tcPr>
            <w:tcW w:w="2450" w:type="dxa"/>
          </w:tcPr>
          <w:p w14:paraId="5E0E5016" w14:textId="3B6741B1"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61B7CC2D" w14:textId="1077C6B2"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6320BB4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79BE7AD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1B7AC22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cost</w:t>
            </w:r>
          </w:p>
        </w:tc>
      </w:tr>
      <w:tr w:rsidR="00B0282C" w:rsidRPr="007D4ED4" w14:paraId="60B69125" w14:textId="77777777" w:rsidTr="00B0282C">
        <w:trPr>
          <w:trHeight w:val="510"/>
          <w:jc w:val="center"/>
        </w:trPr>
        <w:tc>
          <w:tcPr>
            <w:tcW w:w="1514" w:type="dxa"/>
            <w:hideMark/>
          </w:tcPr>
          <w:p w14:paraId="4A36A5F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margin</w:t>
            </w:r>
          </w:p>
        </w:tc>
        <w:tc>
          <w:tcPr>
            <w:tcW w:w="2450" w:type="dxa"/>
          </w:tcPr>
          <w:p w14:paraId="0E4875D6" w14:textId="138D0198"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2D88D98E" w14:textId="46ED0793"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760EEF9A"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360AF10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5CCDDD7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margin</w:t>
            </w:r>
          </w:p>
        </w:tc>
      </w:tr>
      <w:tr w:rsidR="00B0282C" w:rsidRPr="007D4ED4" w14:paraId="6F1A5DA2" w14:textId="77777777" w:rsidTr="00B0282C">
        <w:trPr>
          <w:trHeight w:val="255"/>
          <w:jc w:val="center"/>
        </w:trPr>
        <w:tc>
          <w:tcPr>
            <w:tcW w:w="1514" w:type="dxa"/>
            <w:hideMark/>
          </w:tcPr>
          <w:p w14:paraId="56EB33F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type</w:t>
            </w:r>
          </w:p>
        </w:tc>
        <w:tc>
          <w:tcPr>
            <w:tcW w:w="2450" w:type="dxa"/>
          </w:tcPr>
          <w:p w14:paraId="664D2758" w14:textId="6D07821A"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1836ABA2" w14:textId="0819F15D"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(GO types)</w:t>
            </w:r>
          </w:p>
        </w:tc>
        <w:tc>
          <w:tcPr>
            <w:tcW w:w="2132" w:type="dxa"/>
            <w:noWrap/>
            <w:hideMark/>
          </w:tcPr>
          <w:p w14:paraId="04633235"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30" w:type="dxa"/>
            <w:noWrap/>
            <w:hideMark/>
          </w:tcPr>
          <w:p w14:paraId="6C89D24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7E53C78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type</w:t>
            </w:r>
          </w:p>
        </w:tc>
      </w:tr>
      <w:tr w:rsidR="00B0282C" w:rsidRPr="007D4ED4" w14:paraId="3E509AF5" w14:textId="77777777" w:rsidTr="00B0282C">
        <w:trPr>
          <w:trHeight w:val="510"/>
          <w:jc w:val="center"/>
        </w:trPr>
        <w:tc>
          <w:tcPr>
            <w:tcW w:w="1514" w:type="dxa"/>
            <w:hideMark/>
          </w:tcPr>
          <w:p w14:paraId="6186F6B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450" w:type="dxa"/>
          </w:tcPr>
          <w:p w14:paraId="10DF8D7D" w14:textId="495E8DD3"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11B4268C" w14:textId="06233CC9"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47378EB1"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396A013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32BE019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Margin(</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7595CB24" w14:textId="77777777" w:rsidTr="00B0282C">
        <w:trPr>
          <w:trHeight w:val="510"/>
          <w:jc w:val="center"/>
        </w:trPr>
        <w:tc>
          <w:tcPr>
            <w:tcW w:w="1514" w:type="dxa"/>
            <w:hideMark/>
          </w:tcPr>
          <w:p w14:paraId="3555885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(DMS)</w:t>
            </w:r>
          </w:p>
        </w:tc>
        <w:tc>
          <w:tcPr>
            <w:tcW w:w="2450" w:type="dxa"/>
          </w:tcPr>
          <w:p w14:paraId="7670945C" w14:textId="6A0A4B45"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2D5B40B4" w14:textId="08606E35"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20CDF27D"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17DC68A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7DA672F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w:t>
            </w:r>
            <w:proofErr w:type="gramStart"/>
            <w:r w:rsidRPr="007D4ED4">
              <w:rPr>
                <w:rFonts w:ascii="Calibri" w:hAnsi="Calibri" w:cs="Calibri"/>
                <w:sz w:val="22"/>
                <w:szCs w:val="22"/>
              </w:rPr>
              <w:t>Margin(</w:t>
            </w:r>
            <w:proofErr w:type="gramEnd"/>
            <w:r w:rsidRPr="007D4ED4">
              <w:rPr>
                <w:rFonts w:ascii="Calibri" w:hAnsi="Calibri" w:cs="Calibri"/>
                <w:sz w:val="22"/>
                <w:szCs w:val="22"/>
              </w:rPr>
              <w:t>DMS)</w:t>
            </w:r>
          </w:p>
        </w:tc>
      </w:tr>
      <w:tr w:rsidR="00B0282C" w:rsidRPr="007D4ED4" w14:paraId="37BA8674" w14:textId="77777777" w:rsidTr="00B0282C">
        <w:trPr>
          <w:trHeight w:val="1020"/>
          <w:jc w:val="center"/>
        </w:trPr>
        <w:tc>
          <w:tcPr>
            <w:tcW w:w="1514" w:type="dxa"/>
            <w:hideMark/>
          </w:tcPr>
          <w:p w14:paraId="0E9F1AB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ETF AV with currency </w:t>
            </w:r>
          </w:p>
        </w:tc>
        <w:tc>
          <w:tcPr>
            <w:tcW w:w="2450" w:type="dxa"/>
          </w:tcPr>
          <w:p w14:paraId="1842C5E5" w14:textId="541723D8"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08CFC076" w14:textId="530F97E3"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25171F4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031780F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B70A307" w14:textId="77777777" w:rsidTr="00B0282C">
        <w:trPr>
          <w:trHeight w:val="1020"/>
          <w:jc w:val="center"/>
        </w:trPr>
        <w:tc>
          <w:tcPr>
            <w:tcW w:w="1514" w:type="dxa"/>
            <w:hideMark/>
          </w:tcPr>
          <w:p w14:paraId="09C4CF0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 xml:space="preserve">ETF AV without currency </w:t>
            </w:r>
          </w:p>
        </w:tc>
        <w:tc>
          <w:tcPr>
            <w:tcW w:w="2450" w:type="dxa"/>
          </w:tcPr>
          <w:p w14:paraId="41A94F5E" w14:textId="16C6EDD0"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5E46596A" w14:textId="7D9E6C2F"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4BE1219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16D318F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158D84E5" w14:textId="77777777" w:rsidTr="00B0282C">
        <w:trPr>
          <w:trHeight w:val="1020"/>
          <w:jc w:val="center"/>
        </w:trPr>
        <w:tc>
          <w:tcPr>
            <w:tcW w:w="1514" w:type="dxa"/>
            <w:hideMark/>
          </w:tcPr>
          <w:p w14:paraId="6B2B165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ETF DA with currency </w:t>
            </w:r>
          </w:p>
        </w:tc>
        <w:tc>
          <w:tcPr>
            <w:tcW w:w="2450" w:type="dxa"/>
          </w:tcPr>
          <w:p w14:paraId="5ABC3CCA" w14:textId="689DFDF5"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6F04D66D" w14:textId="442857C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27A3171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36B9EB8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0AB388FF" w14:textId="77777777" w:rsidTr="00B0282C">
        <w:trPr>
          <w:trHeight w:val="1020"/>
          <w:jc w:val="center"/>
        </w:trPr>
        <w:tc>
          <w:tcPr>
            <w:tcW w:w="1514" w:type="dxa"/>
            <w:hideMark/>
          </w:tcPr>
          <w:p w14:paraId="712FF96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ETF DA without currency </w:t>
            </w:r>
          </w:p>
        </w:tc>
        <w:tc>
          <w:tcPr>
            <w:tcW w:w="2450" w:type="dxa"/>
          </w:tcPr>
          <w:p w14:paraId="07350D8A" w14:textId="10247F17"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58804880" w14:textId="254FF349"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w:t>
            </w:r>
          </w:p>
        </w:tc>
        <w:tc>
          <w:tcPr>
            <w:tcW w:w="2132" w:type="dxa"/>
            <w:hideMark/>
          </w:tcPr>
          <w:p w14:paraId="4C6A2D0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(spot pris example): In Prep you can find price curves with the latest daily spot prices and monthly prices for ETF, TTF and THE. This is used for price examples in quotes/contracts.</w:t>
            </w:r>
          </w:p>
        </w:tc>
        <w:tc>
          <w:tcPr>
            <w:tcW w:w="1530" w:type="dxa"/>
            <w:noWrap/>
            <w:hideMark/>
          </w:tcPr>
          <w:p w14:paraId="204ED0F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176504AC" w14:textId="77777777" w:rsidTr="00B0282C">
        <w:trPr>
          <w:trHeight w:val="510"/>
          <w:jc w:val="center"/>
        </w:trPr>
        <w:tc>
          <w:tcPr>
            <w:tcW w:w="1514" w:type="dxa"/>
            <w:hideMark/>
          </w:tcPr>
          <w:p w14:paraId="249B5C6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Remove spot price example in offer wording</w:t>
            </w:r>
          </w:p>
        </w:tc>
        <w:tc>
          <w:tcPr>
            <w:tcW w:w="2450" w:type="dxa"/>
          </w:tcPr>
          <w:p w14:paraId="04189711" w14:textId="632C5C16"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7733C27C" w14:textId="6666780E"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hideMark/>
          </w:tcPr>
          <w:p w14:paraId="17B919A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331A6A1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5C1B7B6B" w14:textId="77777777" w:rsidTr="00B0282C">
        <w:trPr>
          <w:trHeight w:val="255"/>
          <w:jc w:val="center"/>
        </w:trPr>
        <w:tc>
          <w:tcPr>
            <w:tcW w:w="1514" w:type="dxa"/>
            <w:hideMark/>
          </w:tcPr>
          <w:p w14:paraId="1970E7D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English offer wording</w:t>
            </w:r>
          </w:p>
        </w:tc>
        <w:tc>
          <w:tcPr>
            <w:tcW w:w="2450" w:type="dxa"/>
          </w:tcPr>
          <w:p w14:paraId="162B5EF7" w14:textId="37D5A3D1"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1B7A12A5" w14:textId="4AD2DB14"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132" w:type="dxa"/>
            <w:hideMark/>
          </w:tcPr>
          <w:p w14:paraId="352A15F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30" w:type="dxa"/>
            <w:noWrap/>
            <w:hideMark/>
          </w:tcPr>
          <w:p w14:paraId="2A9A60C8"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Offer Wording</w:t>
            </w:r>
          </w:p>
          <w:p w14:paraId="7F7F924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B0282C" w:rsidRPr="007D4ED4" w14:paraId="1372E43C" w14:textId="77777777" w:rsidTr="00B0282C">
        <w:trPr>
          <w:trHeight w:val="510"/>
          <w:jc w:val="center"/>
        </w:trPr>
        <w:tc>
          <w:tcPr>
            <w:tcW w:w="1514" w:type="dxa"/>
            <w:hideMark/>
          </w:tcPr>
          <w:p w14:paraId="255A989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Flex fee adjustment</w:t>
            </w:r>
          </w:p>
        </w:tc>
        <w:tc>
          <w:tcPr>
            <w:tcW w:w="2450" w:type="dxa"/>
          </w:tcPr>
          <w:p w14:paraId="20E086E0" w14:textId="7F1A28A2"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1F9D38E5" w14:textId="2E3E236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6D9C60B6"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233716D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62B0648" w14:textId="77777777" w:rsidTr="00B0282C">
        <w:trPr>
          <w:trHeight w:val="1275"/>
          <w:jc w:val="center"/>
        </w:trPr>
        <w:tc>
          <w:tcPr>
            <w:tcW w:w="1514" w:type="dxa"/>
            <w:hideMark/>
          </w:tcPr>
          <w:p w14:paraId="39AA8DE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Flex fee ETF</w:t>
            </w:r>
          </w:p>
        </w:tc>
        <w:tc>
          <w:tcPr>
            <w:tcW w:w="2450" w:type="dxa"/>
          </w:tcPr>
          <w:p w14:paraId="668D30CE" w14:textId="07031089"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5F12313A" w14:textId="32404469"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57F7704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4A9A8D4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75C1D286" w14:textId="77777777" w:rsidTr="00B0282C">
        <w:trPr>
          <w:trHeight w:val="1275"/>
          <w:jc w:val="center"/>
        </w:trPr>
        <w:tc>
          <w:tcPr>
            <w:tcW w:w="1514" w:type="dxa"/>
            <w:hideMark/>
          </w:tcPr>
          <w:p w14:paraId="5B9CCD0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Index fee ETF</w:t>
            </w:r>
          </w:p>
        </w:tc>
        <w:tc>
          <w:tcPr>
            <w:tcW w:w="2450" w:type="dxa"/>
          </w:tcPr>
          <w:p w14:paraId="5CD76D73" w14:textId="740466B4"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29733DD9" w14:textId="2F474965"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4518644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53CCE03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8758706" w14:textId="77777777" w:rsidTr="00B0282C">
        <w:trPr>
          <w:trHeight w:val="510"/>
          <w:jc w:val="center"/>
        </w:trPr>
        <w:tc>
          <w:tcPr>
            <w:tcW w:w="1514" w:type="dxa"/>
            <w:hideMark/>
          </w:tcPr>
          <w:p w14:paraId="27B6624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Conversion premium</w:t>
            </w:r>
          </w:p>
        </w:tc>
        <w:tc>
          <w:tcPr>
            <w:tcW w:w="2450" w:type="dxa"/>
          </w:tcPr>
          <w:p w14:paraId="66014FD6" w14:textId="1FA4BA0D"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1AE42FF5" w14:textId="32C90CEB"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3F108366"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778DBF23"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13EA8ED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Conversion premium</w:t>
            </w:r>
          </w:p>
        </w:tc>
      </w:tr>
      <w:tr w:rsidR="00B0282C" w:rsidRPr="007D4ED4" w14:paraId="3809BB4B" w14:textId="77777777" w:rsidTr="00B0282C">
        <w:trPr>
          <w:trHeight w:val="1275"/>
          <w:jc w:val="center"/>
        </w:trPr>
        <w:tc>
          <w:tcPr>
            <w:tcW w:w="1514" w:type="dxa"/>
            <w:hideMark/>
          </w:tcPr>
          <w:p w14:paraId="3FC9B34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Credit fee</w:t>
            </w:r>
          </w:p>
        </w:tc>
        <w:tc>
          <w:tcPr>
            <w:tcW w:w="2450" w:type="dxa"/>
          </w:tcPr>
          <w:p w14:paraId="25E56924" w14:textId="32DD3103"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37EF197C" w14:textId="702DBE2B"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6AB1857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3759CA6C"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0AB760D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Credit fee</w:t>
            </w:r>
          </w:p>
        </w:tc>
      </w:tr>
      <w:tr w:rsidR="00B0282C" w:rsidRPr="007D4ED4" w14:paraId="3E234880" w14:textId="77777777" w:rsidTr="00B0282C">
        <w:trPr>
          <w:trHeight w:val="1275"/>
          <w:jc w:val="center"/>
        </w:trPr>
        <w:tc>
          <w:tcPr>
            <w:tcW w:w="1514" w:type="dxa"/>
            <w:hideMark/>
          </w:tcPr>
          <w:p w14:paraId="6862FAC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Imbalance fee</w:t>
            </w:r>
          </w:p>
        </w:tc>
        <w:tc>
          <w:tcPr>
            <w:tcW w:w="2450" w:type="dxa"/>
          </w:tcPr>
          <w:p w14:paraId="7FEE3294" w14:textId="51DAD328"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383B3F31" w14:textId="68076D04"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132" w:type="dxa"/>
            <w:hideMark/>
          </w:tcPr>
          <w:p w14:paraId="53F41CA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56FC3B69"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258017F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Imbalance fee</w:t>
            </w:r>
          </w:p>
        </w:tc>
      </w:tr>
      <w:tr w:rsidR="00B0282C" w:rsidRPr="007D4ED4" w14:paraId="77783F9F" w14:textId="77777777" w:rsidTr="00B0282C">
        <w:trPr>
          <w:trHeight w:val="510"/>
          <w:jc w:val="center"/>
        </w:trPr>
        <w:tc>
          <w:tcPr>
            <w:tcW w:w="1514" w:type="dxa"/>
            <w:hideMark/>
          </w:tcPr>
          <w:p w14:paraId="6AA1291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Imbalance adjustment</w:t>
            </w:r>
          </w:p>
        </w:tc>
        <w:tc>
          <w:tcPr>
            <w:tcW w:w="2450" w:type="dxa"/>
          </w:tcPr>
          <w:p w14:paraId="38D5B43F" w14:textId="0F752A86"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43B177D2" w14:textId="0A9608A1"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0A4E9CCB"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04E1C1A3"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63CE2BE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Imbalance adjustment</w:t>
            </w:r>
          </w:p>
        </w:tc>
      </w:tr>
      <w:tr w:rsidR="00B0282C" w:rsidRPr="007D4ED4" w14:paraId="649B014C" w14:textId="77777777" w:rsidTr="00B0282C">
        <w:trPr>
          <w:trHeight w:val="510"/>
          <w:jc w:val="center"/>
        </w:trPr>
        <w:tc>
          <w:tcPr>
            <w:tcW w:w="1514" w:type="dxa"/>
            <w:hideMark/>
          </w:tcPr>
          <w:p w14:paraId="5B2DA1C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Extended payment terms Fee</w:t>
            </w:r>
          </w:p>
        </w:tc>
        <w:tc>
          <w:tcPr>
            <w:tcW w:w="2450" w:type="dxa"/>
          </w:tcPr>
          <w:p w14:paraId="7D223D28" w14:textId="2D0A4871"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Delivery Fee</w:t>
            </w:r>
          </w:p>
        </w:tc>
        <w:tc>
          <w:tcPr>
            <w:tcW w:w="1391" w:type="dxa"/>
            <w:hideMark/>
          </w:tcPr>
          <w:p w14:paraId="00A37801" w14:textId="1A139AB1"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1A3F80C1"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113B1D0C"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23D6056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Attribute- Extended payment terms Fee</w:t>
            </w:r>
          </w:p>
        </w:tc>
      </w:tr>
      <w:tr w:rsidR="00B0282C" w:rsidRPr="007D4ED4" w14:paraId="6D9F4959" w14:textId="77777777" w:rsidTr="00B0282C">
        <w:trPr>
          <w:trHeight w:val="510"/>
          <w:jc w:val="center"/>
        </w:trPr>
        <w:tc>
          <w:tcPr>
            <w:tcW w:w="1514" w:type="dxa"/>
            <w:hideMark/>
          </w:tcPr>
          <w:p w14:paraId="298DA8E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Extended Payment terms Days</w:t>
            </w:r>
          </w:p>
        </w:tc>
        <w:tc>
          <w:tcPr>
            <w:tcW w:w="2450" w:type="dxa"/>
          </w:tcPr>
          <w:p w14:paraId="6B871E8C" w14:textId="54169646"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3A945684" w14:textId="603EFD45"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(payment types)</w:t>
            </w:r>
          </w:p>
        </w:tc>
        <w:tc>
          <w:tcPr>
            <w:tcW w:w="2132" w:type="dxa"/>
            <w:noWrap/>
            <w:hideMark/>
          </w:tcPr>
          <w:p w14:paraId="67C7E82F"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30" w:type="dxa"/>
            <w:noWrap/>
            <w:hideMark/>
          </w:tcPr>
          <w:p w14:paraId="7B2331EE"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103F760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Extended Payment terms Days</w:t>
            </w:r>
          </w:p>
        </w:tc>
      </w:tr>
      <w:tr w:rsidR="00B0282C" w:rsidRPr="007D4ED4" w14:paraId="2B355719" w14:textId="77777777" w:rsidTr="00B0282C">
        <w:trPr>
          <w:trHeight w:val="510"/>
          <w:jc w:val="center"/>
        </w:trPr>
        <w:tc>
          <w:tcPr>
            <w:tcW w:w="1514" w:type="dxa"/>
            <w:hideMark/>
          </w:tcPr>
          <w:p w14:paraId="12CDC9A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Currency</w:t>
            </w:r>
          </w:p>
        </w:tc>
        <w:tc>
          <w:tcPr>
            <w:tcW w:w="2450" w:type="dxa"/>
          </w:tcPr>
          <w:p w14:paraId="5100F5FB" w14:textId="58FFFEFE"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7BBCE759" w14:textId="02C169B5"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19043493"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5161ACF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FFCA268" w14:textId="77777777" w:rsidTr="00B0282C">
        <w:trPr>
          <w:trHeight w:val="255"/>
          <w:jc w:val="center"/>
        </w:trPr>
        <w:tc>
          <w:tcPr>
            <w:tcW w:w="1514" w:type="dxa"/>
            <w:hideMark/>
          </w:tcPr>
          <w:p w14:paraId="385B2BF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450" w:type="dxa"/>
          </w:tcPr>
          <w:p w14:paraId="4A76733B" w14:textId="0E002BB6"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1CB3041E" w14:textId="2A423EF8"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w:t>
            </w:r>
          </w:p>
        </w:tc>
        <w:tc>
          <w:tcPr>
            <w:tcW w:w="2132" w:type="dxa"/>
            <w:noWrap/>
            <w:hideMark/>
          </w:tcPr>
          <w:p w14:paraId="1AB1B4C3"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2E7069B8"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Gas Additional Price</w:t>
            </w:r>
          </w:p>
          <w:p w14:paraId="2994794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649EECD4" w14:textId="77777777" w:rsidTr="00B0282C">
        <w:trPr>
          <w:trHeight w:val="510"/>
          <w:jc w:val="center"/>
        </w:trPr>
        <w:tc>
          <w:tcPr>
            <w:tcW w:w="1514" w:type="dxa"/>
            <w:hideMark/>
          </w:tcPr>
          <w:p w14:paraId="59EF49E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c>
          <w:tcPr>
            <w:tcW w:w="2450" w:type="dxa"/>
          </w:tcPr>
          <w:p w14:paraId="619B2B03" w14:textId="61B16EF8"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4BF3A9EA" w14:textId="62EAB7D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5DCA6546"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389C2484"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5931BFF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Transmission margin in </w:t>
            </w:r>
            <w:proofErr w:type="spellStart"/>
            <w:r w:rsidRPr="007D4ED4">
              <w:rPr>
                <w:rFonts w:ascii="Calibri" w:hAnsi="Calibri" w:cs="Calibri"/>
                <w:sz w:val="22"/>
                <w:szCs w:val="22"/>
              </w:rPr>
              <w:t>øre</w:t>
            </w:r>
            <w:proofErr w:type="spellEnd"/>
            <w:r w:rsidRPr="007D4ED4">
              <w:rPr>
                <w:rFonts w:ascii="Calibri" w:hAnsi="Calibri" w:cs="Calibri"/>
                <w:sz w:val="22"/>
                <w:szCs w:val="22"/>
              </w:rPr>
              <w:t>/m³ (</w:t>
            </w:r>
            <w:proofErr w:type="spellStart"/>
            <w:r w:rsidRPr="007D4ED4">
              <w:rPr>
                <w:rFonts w:ascii="Calibri" w:hAnsi="Calibri" w:cs="Calibri"/>
                <w:sz w:val="22"/>
                <w:szCs w:val="22"/>
              </w:rPr>
              <w:t>nDMS</w:t>
            </w:r>
            <w:proofErr w:type="spellEnd"/>
            <w:r w:rsidRPr="007D4ED4">
              <w:rPr>
                <w:rFonts w:ascii="Calibri" w:hAnsi="Calibri" w:cs="Calibri"/>
                <w:sz w:val="22"/>
                <w:szCs w:val="22"/>
              </w:rPr>
              <w:t>)</w:t>
            </w:r>
          </w:p>
        </w:tc>
      </w:tr>
      <w:tr w:rsidR="00B0282C" w:rsidRPr="007D4ED4" w14:paraId="4AF1999A" w14:textId="77777777" w:rsidTr="00B0282C">
        <w:trPr>
          <w:trHeight w:val="510"/>
          <w:jc w:val="center"/>
        </w:trPr>
        <w:tc>
          <w:tcPr>
            <w:tcW w:w="1514" w:type="dxa"/>
            <w:hideMark/>
          </w:tcPr>
          <w:p w14:paraId="3FF0696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margin in DKK/md (DMS)</w:t>
            </w:r>
          </w:p>
        </w:tc>
        <w:tc>
          <w:tcPr>
            <w:tcW w:w="2450" w:type="dxa"/>
          </w:tcPr>
          <w:p w14:paraId="561C2EFD" w14:textId="051A6550"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0507FC25" w14:textId="712C934F"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1E60D09D"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032FE138"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5EDFCE1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margin in DKK/md (DMS)</w:t>
            </w:r>
          </w:p>
        </w:tc>
      </w:tr>
      <w:tr w:rsidR="00B0282C" w:rsidRPr="007D4ED4" w14:paraId="2F18E1D5" w14:textId="77777777" w:rsidTr="00B0282C">
        <w:trPr>
          <w:trHeight w:val="510"/>
          <w:jc w:val="center"/>
        </w:trPr>
        <w:tc>
          <w:tcPr>
            <w:tcW w:w="1514" w:type="dxa"/>
            <w:hideMark/>
          </w:tcPr>
          <w:p w14:paraId="319E8C9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 (DMS)</w:t>
            </w:r>
          </w:p>
        </w:tc>
        <w:tc>
          <w:tcPr>
            <w:tcW w:w="2450" w:type="dxa"/>
          </w:tcPr>
          <w:p w14:paraId="7BA35EDB" w14:textId="07F36285"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2A84B9C0" w14:textId="5E2990C3"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40D6D15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0C2ADC18"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634A292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Transmission margin </w:t>
            </w:r>
            <w:proofErr w:type="spellStart"/>
            <w:r w:rsidRPr="007D4ED4">
              <w:rPr>
                <w:rFonts w:ascii="Calibri" w:hAnsi="Calibri" w:cs="Calibri"/>
                <w:sz w:val="22"/>
                <w:szCs w:val="22"/>
              </w:rPr>
              <w:t>øre</w:t>
            </w:r>
            <w:proofErr w:type="spellEnd"/>
            <w:r w:rsidRPr="007D4ED4">
              <w:rPr>
                <w:rFonts w:ascii="Calibri" w:hAnsi="Calibri" w:cs="Calibri"/>
                <w:sz w:val="22"/>
                <w:szCs w:val="22"/>
              </w:rPr>
              <w:t>/m³(DMS)</w:t>
            </w:r>
          </w:p>
        </w:tc>
      </w:tr>
      <w:tr w:rsidR="00B0282C" w:rsidRPr="007D4ED4" w14:paraId="120F71F7" w14:textId="77777777" w:rsidTr="00B0282C">
        <w:trPr>
          <w:trHeight w:val="510"/>
          <w:jc w:val="center"/>
        </w:trPr>
        <w:tc>
          <w:tcPr>
            <w:tcW w:w="1514" w:type="dxa"/>
            <w:hideMark/>
          </w:tcPr>
          <w:p w14:paraId="689C721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Transmission adjustment DKK/md (DMS)</w:t>
            </w:r>
          </w:p>
        </w:tc>
        <w:tc>
          <w:tcPr>
            <w:tcW w:w="2450" w:type="dxa"/>
          </w:tcPr>
          <w:p w14:paraId="666762D3" w14:textId="63C7A8B3"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54D26BD2" w14:textId="3AAEFE87"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noWrap/>
            <w:hideMark/>
          </w:tcPr>
          <w:p w14:paraId="277F345A"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56082B19"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126A461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adjustment DKK/md (DMS)</w:t>
            </w:r>
          </w:p>
        </w:tc>
      </w:tr>
      <w:tr w:rsidR="00B0282C" w:rsidRPr="007D4ED4" w14:paraId="53C7926F" w14:textId="77777777" w:rsidTr="00B0282C">
        <w:trPr>
          <w:trHeight w:val="510"/>
          <w:jc w:val="center"/>
        </w:trPr>
        <w:tc>
          <w:tcPr>
            <w:tcW w:w="1514" w:type="dxa"/>
            <w:hideMark/>
          </w:tcPr>
          <w:p w14:paraId="7593DE8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adjustment DMS (DMS)</w:t>
            </w:r>
          </w:p>
        </w:tc>
        <w:tc>
          <w:tcPr>
            <w:tcW w:w="2450" w:type="dxa"/>
          </w:tcPr>
          <w:p w14:paraId="0C1F9C79" w14:textId="7649CC69"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44CBE988" w14:textId="7311C781"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5DCAEB2F"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4CAD4FAD"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2FD6856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adjustment DMS (DMS)</w:t>
            </w:r>
          </w:p>
        </w:tc>
      </w:tr>
      <w:tr w:rsidR="00B0282C" w:rsidRPr="007D4ED4" w14:paraId="3BA2D8D9" w14:textId="77777777" w:rsidTr="00B0282C">
        <w:trPr>
          <w:trHeight w:val="765"/>
          <w:jc w:val="center"/>
        </w:trPr>
        <w:tc>
          <w:tcPr>
            <w:tcW w:w="1514" w:type="dxa"/>
            <w:hideMark/>
          </w:tcPr>
          <w:p w14:paraId="2A498F0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Transmission model (DMS)</w:t>
            </w:r>
          </w:p>
        </w:tc>
        <w:tc>
          <w:tcPr>
            <w:tcW w:w="2450" w:type="dxa"/>
          </w:tcPr>
          <w:p w14:paraId="2750C212" w14:textId="33428FFD" w:rsidR="00B0282C" w:rsidRPr="007D4ED4" w:rsidRDefault="00BD4F0E" w:rsidP="0058252C">
            <w:pPr>
              <w:ind w:left="0"/>
              <w:rPr>
                <w:rFonts w:ascii="Calibri" w:hAnsi="Calibri" w:cs="Calibri"/>
                <w:sz w:val="22"/>
                <w:szCs w:val="22"/>
              </w:rPr>
            </w:pPr>
            <w:r w:rsidRPr="00BD4F0E">
              <w:rPr>
                <w:rFonts w:ascii="Calibri" w:hAnsi="Calibri" w:cs="Calibri"/>
                <w:sz w:val="22"/>
                <w:szCs w:val="22"/>
              </w:rPr>
              <w:t>Part of separate price</w:t>
            </w:r>
          </w:p>
        </w:tc>
        <w:tc>
          <w:tcPr>
            <w:tcW w:w="1391" w:type="dxa"/>
            <w:hideMark/>
          </w:tcPr>
          <w:p w14:paraId="62FFFBAB" w14:textId="51D30417" w:rsidR="00B0282C" w:rsidRPr="007D4ED4" w:rsidRDefault="00B0282C" w:rsidP="0058252C">
            <w:pPr>
              <w:ind w:left="0"/>
              <w:rPr>
                <w:rFonts w:ascii="Calibri" w:hAnsi="Calibri" w:cs="Calibri"/>
                <w:sz w:val="22"/>
                <w:szCs w:val="22"/>
              </w:rPr>
            </w:pPr>
            <w:r w:rsidRPr="007D4ED4">
              <w:rPr>
                <w:rFonts w:ascii="Calibri" w:hAnsi="Calibri" w:cs="Calibri"/>
                <w:sz w:val="22"/>
                <w:szCs w:val="22"/>
              </w:rPr>
              <w:t>Hadrian model</w:t>
            </w:r>
          </w:p>
        </w:tc>
        <w:tc>
          <w:tcPr>
            <w:tcW w:w="2132" w:type="dxa"/>
            <w:noWrap/>
            <w:hideMark/>
          </w:tcPr>
          <w:p w14:paraId="1166B4F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2C3757">
              <w:rPr>
                <w:rFonts w:ascii="Calibri" w:hAnsi="Calibri" w:cs="Calibri"/>
                <w:sz w:val="22"/>
                <w:szCs w:val="22"/>
              </w:rPr>
              <w:t>Calculation of Flex and Transportation Values</w:t>
            </w:r>
          </w:p>
        </w:tc>
        <w:tc>
          <w:tcPr>
            <w:tcW w:w="1530" w:type="dxa"/>
            <w:noWrap/>
            <w:hideMark/>
          </w:tcPr>
          <w:p w14:paraId="2C38A259"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Price</w:t>
            </w:r>
          </w:p>
          <w:p w14:paraId="13B9028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Transmission model (DMS)</w:t>
            </w:r>
          </w:p>
        </w:tc>
      </w:tr>
      <w:tr w:rsidR="00B0282C" w:rsidRPr="007D4ED4" w14:paraId="529B5143" w14:textId="77777777" w:rsidTr="00B0282C">
        <w:trPr>
          <w:trHeight w:val="510"/>
          <w:jc w:val="center"/>
        </w:trPr>
        <w:tc>
          <w:tcPr>
            <w:tcW w:w="1514" w:type="dxa"/>
            <w:hideMark/>
          </w:tcPr>
          <w:p w14:paraId="7165D49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Invoice unit </w:t>
            </w:r>
            <w:r w:rsidRPr="007D4ED4">
              <w:rPr>
                <w:rFonts w:ascii="Calibri" w:hAnsi="Calibri" w:cs="Calibri"/>
                <w:sz w:val="22"/>
                <w:szCs w:val="22"/>
              </w:rPr>
              <w:br/>
              <w:t>(if the product is for Swedish customers)</w:t>
            </w:r>
          </w:p>
        </w:tc>
        <w:tc>
          <w:tcPr>
            <w:tcW w:w="2450" w:type="dxa"/>
          </w:tcPr>
          <w:p w14:paraId="2B8A5DD2" w14:textId="19FA4B04" w:rsidR="00B0282C" w:rsidRPr="007D4ED4" w:rsidRDefault="009C2CEA" w:rsidP="0058252C">
            <w:pPr>
              <w:ind w:left="0"/>
              <w:rPr>
                <w:rFonts w:ascii="Calibri" w:hAnsi="Calibri" w:cs="Calibri"/>
                <w:sz w:val="22"/>
                <w:szCs w:val="22"/>
              </w:rPr>
            </w:pPr>
            <w:r>
              <w:rPr>
                <w:rFonts w:ascii="Calibri" w:hAnsi="Calibri" w:cs="Calibri"/>
                <w:sz w:val="22"/>
                <w:szCs w:val="22"/>
              </w:rPr>
              <w:t>N/A</w:t>
            </w:r>
          </w:p>
        </w:tc>
        <w:tc>
          <w:tcPr>
            <w:tcW w:w="1391" w:type="dxa"/>
            <w:hideMark/>
          </w:tcPr>
          <w:p w14:paraId="6A98D9C6" w14:textId="4491E1A5"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2132" w:type="dxa"/>
            <w:hideMark/>
          </w:tcPr>
          <w:p w14:paraId="04E78123"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30" w:type="dxa"/>
            <w:noWrap/>
            <w:hideMark/>
          </w:tcPr>
          <w:p w14:paraId="4051C706"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Family- Gas Price</w:t>
            </w:r>
          </w:p>
          <w:p w14:paraId="1C4D0A9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Invoice unit</w:t>
            </w:r>
          </w:p>
        </w:tc>
      </w:tr>
      <w:tr w:rsidR="00B0282C" w:rsidRPr="007D4ED4" w14:paraId="7FCA9246" w14:textId="77777777" w:rsidTr="00B0282C">
        <w:trPr>
          <w:trHeight w:val="1275"/>
          <w:jc w:val="center"/>
        </w:trPr>
        <w:tc>
          <w:tcPr>
            <w:tcW w:w="1514" w:type="dxa"/>
            <w:hideMark/>
          </w:tcPr>
          <w:p w14:paraId="2B89697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Currency ETF</w:t>
            </w:r>
            <w:r w:rsidRPr="007D4ED4">
              <w:rPr>
                <w:rFonts w:ascii="Calibri" w:hAnsi="Calibri" w:cs="Calibri"/>
                <w:sz w:val="22"/>
                <w:szCs w:val="22"/>
              </w:rPr>
              <w:br/>
              <w:t>(if the product is for Swedish customers)</w:t>
            </w:r>
          </w:p>
        </w:tc>
        <w:tc>
          <w:tcPr>
            <w:tcW w:w="2450" w:type="dxa"/>
          </w:tcPr>
          <w:p w14:paraId="1115FC0F" w14:textId="339E1580" w:rsidR="00B0282C" w:rsidRPr="007D4ED4" w:rsidRDefault="005435A9" w:rsidP="0058252C">
            <w:pPr>
              <w:ind w:left="0"/>
              <w:rPr>
                <w:rFonts w:ascii="Calibri" w:hAnsi="Calibri" w:cs="Calibri"/>
                <w:sz w:val="22"/>
                <w:szCs w:val="22"/>
              </w:rPr>
            </w:pPr>
            <w:r w:rsidRPr="005435A9">
              <w:rPr>
                <w:rFonts w:ascii="Calibri" w:hAnsi="Calibri" w:cs="Calibri"/>
                <w:sz w:val="22"/>
                <w:szCs w:val="22"/>
              </w:rPr>
              <w:t>Part of Delivery Fee</w:t>
            </w:r>
          </w:p>
        </w:tc>
        <w:tc>
          <w:tcPr>
            <w:tcW w:w="1391" w:type="dxa"/>
            <w:hideMark/>
          </w:tcPr>
          <w:p w14:paraId="519F797B" w14:textId="71B392DC" w:rsidR="00B0282C" w:rsidRPr="00843B51" w:rsidRDefault="00B0282C" w:rsidP="0058252C">
            <w:pPr>
              <w:ind w:left="0"/>
              <w:rPr>
                <w:rFonts w:ascii="Calibri" w:hAnsi="Calibri" w:cs="Calibri"/>
                <w:sz w:val="22"/>
                <w:szCs w:val="22"/>
                <w:lang w:val="da-DK"/>
              </w:rPr>
            </w:pPr>
            <w:r w:rsidRPr="00843B51">
              <w:rPr>
                <w:rFonts w:ascii="Calibri" w:hAnsi="Calibri" w:cs="Calibri"/>
                <w:sz w:val="22"/>
                <w:szCs w:val="22"/>
                <w:lang w:val="da-DK"/>
              </w:rPr>
              <w:t>DK: øre/m³</w:t>
            </w:r>
            <w:r w:rsidRPr="00843B51">
              <w:rPr>
                <w:rFonts w:ascii="Calibri" w:hAnsi="Calibri" w:cs="Calibri"/>
                <w:sz w:val="22"/>
                <w:szCs w:val="22"/>
                <w:lang w:val="da-DK"/>
              </w:rPr>
              <w:br/>
              <w:t>SE: SEKøre/kWh or EUR/MWh</w:t>
            </w:r>
          </w:p>
        </w:tc>
        <w:tc>
          <w:tcPr>
            <w:tcW w:w="2132" w:type="dxa"/>
            <w:hideMark/>
          </w:tcPr>
          <w:p w14:paraId="6E04449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30" w:type="dxa"/>
            <w:noWrap/>
            <w:hideMark/>
          </w:tcPr>
          <w:p w14:paraId="34C74332"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Price</w:t>
            </w:r>
          </w:p>
          <w:p w14:paraId="5B69AAC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Currency Fixed Price</w:t>
            </w:r>
          </w:p>
        </w:tc>
      </w:tr>
      <w:tr w:rsidR="00B0282C" w:rsidRPr="007D4ED4" w14:paraId="3B4FDB2A" w14:textId="77777777" w:rsidTr="00B0282C">
        <w:trPr>
          <w:trHeight w:val="510"/>
          <w:jc w:val="center"/>
        </w:trPr>
        <w:tc>
          <w:tcPr>
            <w:tcW w:w="1514" w:type="dxa"/>
            <w:hideMark/>
          </w:tcPr>
          <w:p w14:paraId="195A87C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Currency risk adjustment</w:t>
            </w:r>
            <w:r w:rsidRPr="007D4ED4">
              <w:rPr>
                <w:rFonts w:ascii="Calibri" w:hAnsi="Calibri" w:cs="Calibri"/>
                <w:sz w:val="22"/>
                <w:szCs w:val="22"/>
              </w:rPr>
              <w:br/>
              <w:t>(if the product is for Swedish customers)</w:t>
            </w:r>
          </w:p>
        </w:tc>
        <w:tc>
          <w:tcPr>
            <w:tcW w:w="2450" w:type="dxa"/>
          </w:tcPr>
          <w:p w14:paraId="2FDB6657" w14:textId="25AC95B4" w:rsidR="00B0282C" w:rsidRPr="007D4ED4" w:rsidRDefault="005435A9" w:rsidP="0058252C">
            <w:pPr>
              <w:ind w:left="0"/>
              <w:rPr>
                <w:rFonts w:ascii="Calibri" w:hAnsi="Calibri" w:cs="Calibri"/>
                <w:sz w:val="22"/>
                <w:szCs w:val="22"/>
              </w:rPr>
            </w:pPr>
            <w:r w:rsidRPr="005435A9">
              <w:rPr>
                <w:rFonts w:ascii="Calibri" w:hAnsi="Calibri" w:cs="Calibri"/>
                <w:sz w:val="22"/>
                <w:szCs w:val="22"/>
              </w:rPr>
              <w:t>Part of Delivery Fee</w:t>
            </w:r>
          </w:p>
        </w:tc>
        <w:tc>
          <w:tcPr>
            <w:tcW w:w="1391" w:type="dxa"/>
            <w:hideMark/>
          </w:tcPr>
          <w:p w14:paraId="4117E357" w14:textId="6F0BB99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132" w:type="dxa"/>
            <w:hideMark/>
          </w:tcPr>
          <w:p w14:paraId="4C7958B9"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30" w:type="dxa"/>
            <w:noWrap/>
            <w:hideMark/>
          </w:tcPr>
          <w:p w14:paraId="664D7C0F"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Price</w:t>
            </w:r>
          </w:p>
          <w:p w14:paraId="459D36E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Currency risk adjustment</w:t>
            </w:r>
          </w:p>
        </w:tc>
      </w:tr>
    </w:tbl>
    <w:p w14:paraId="60146687" w14:textId="77777777" w:rsidR="00977068" w:rsidRPr="007D4ED4" w:rsidRDefault="00977068" w:rsidP="00977068">
      <w:pPr>
        <w:ind w:left="0"/>
        <w:rPr>
          <w:rFonts w:ascii="Calibri" w:hAnsi="Calibri" w:cs="Calibri"/>
          <w:sz w:val="22"/>
          <w:szCs w:val="22"/>
        </w:rPr>
      </w:pPr>
    </w:p>
    <w:p w14:paraId="09AE334C" w14:textId="77777777" w:rsidR="00977068" w:rsidRPr="007D4ED4" w:rsidRDefault="00977068" w:rsidP="00977068">
      <w:pPr>
        <w:ind w:left="0"/>
        <w:rPr>
          <w:rFonts w:ascii="Calibri" w:hAnsi="Calibri" w:cs="Calibri"/>
          <w:sz w:val="22"/>
          <w:szCs w:val="22"/>
        </w:rPr>
      </w:pPr>
    </w:p>
    <w:p w14:paraId="7AF28D73" w14:textId="77777777" w:rsidR="00977068" w:rsidRPr="007D4ED4" w:rsidRDefault="00977068" w:rsidP="00977068">
      <w:pPr>
        <w:ind w:left="0"/>
        <w:rPr>
          <w:rFonts w:ascii="Calibri" w:hAnsi="Calibri" w:cs="Calibri"/>
          <w:sz w:val="22"/>
          <w:szCs w:val="22"/>
        </w:rPr>
      </w:pPr>
    </w:p>
    <w:p w14:paraId="46296060" w14:textId="77777777" w:rsidR="00977068" w:rsidRPr="007D4ED4" w:rsidRDefault="00977068" w:rsidP="00977068">
      <w:pPr>
        <w:ind w:left="0"/>
        <w:rPr>
          <w:rFonts w:ascii="Calibri" w:hAnsi="Calibri" w:cs="Calibri"/>
          <w:sz w:val="22"/>
          <w:szCs w:val="22"/>
        </w:rPr>
      </w:pPr>
    </w:p>
    <w:p w14:paraId="3C63166C" w14:textId="77777777" w:rsidR="00977068" w:rsidRPr="007D4ED4" w:rsidRDefault="00977068" w:rsidP="00977068">
      <w:pPr>
        <w:ind w:left="0"/>
        <w:rPr>
          <w:rFonts w:ascii="Calibri" w:hAnsi="Calibri" w:cs="Calibri"/>
          <w:sz w:val="22"/>
          <w:szCs w:val="22"/>
        </w:rPr>
      </w:pPr>
    </w:p>
    <w:p w14:paraId="405FF504" w14:textId="01EE6BA6"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t>Commodity+</w:t>
      </w:r>
      <w:r>
        <w:rPr>
          <w:rFonts w:ascii="Calibri" w:hAnsi="Calibri" w:cs="Calibri"/>
          <w:b/>
          <w:bCs/>
          <w:sz w:val="22"/>
          <w:szCs w:val="22"/>
        </w:rPr>
        <w:t xml:space="preserve"> </w:t>
      </w:r>
    </w:p>
    <w:p w14:paraId="3C4774BE" w14:textId="77777777" w:rsidR="00977068" w:rsidRPr="007D4ED4" w:rsidRDefault="00977068" w:rsidP="00977068">
      <w:pPr>
        <w:ind w:left="0"/>
        <w:rPr>
          <w:rFonts w:ascii="Calibri" w:hAnsi="Calibri" w:cs="Calibri"/>
          <w:sz w:val="22"/>
          <w:szCs w:val="22"/>
        </w:rPr>
      </w:pPr>
    </w:p>
    <w:tbl>
      <w:tblPr>
        <w:tblStyle w:val="TableGrid"/>
        <w:tblW w:w="9404" w:type="dxa"/>
        <w:jc w:val="center"/>
        <w:tblLayout w:type="fixed"/>
        <w:tblLook w:val="04A0" w:firstRow="1" w:lastRow="0" w:firstColumn="1" w:lastColumn="0" w:noHBand="0" w:noVBand="1"/>
      </w:tblPr>
      <w:tblGrid>
        <w:gridCol w:w="1271"/>
        <w:gridCol w:w="3119"/>
        <w:gridCol w:w="1559"/>
        <w:gridCol w:w="1796"/>
        <w:gridCol w:w="1659"/>
      </w:tblGrid>
      <w:tr w:rsidR="00B0282C" w:rsidRPr="007D4ED4" w14:paraId="4807FA48" w14:textId="77777777" w:rsidTr="00B0282C">
        <w:trPr>
          <w:trHeight w:val="315"/>
          <w:jc w:val="center"/>
        </w:trPr>
        <w:tc>
          <w:tcPr>
            <w:tcW w:w="9404" w:type="dxa"/>
            <w:gridSpan w:val="5"/>
          </w:tcPr>
          <w:p w14:paraId="3B65B61B" w14:textId="43BDCD5D" w:rsidR="00B0282C" w:rsidRPr="00B0282C" w:rsidRDefault="00B0282C" w:rsidP="0058252C">
            <w:pPr>
              <w:ind w:left="0"/>
              <w:rPr>
                <w:rFonts w:ascii="Calibri" w:hAnsi="Calibri" w:cs="Calibri"/>
                <w:b/>
                <w:bCs/>
                <w:sz w:val="22"/>
                <w:szCs w:val="22"/>
              </w:rPr>
            </w:pPr>
            <w:r w:rsidRPr="007D4ED4">
              <w:rPr>
                <w:rFonts w:ascii="Calibri" w:hAnsi="Calibri" w:cs="Calibri"/>
                <w:b/>
                <w:bCs/>
                <w:sz w:val="22"/>
                <w:szCs w:val="22"/>
              </w:rPr>
              <w:t>Category- Commodity+</w:t>
            </w:r>
          </w:p>
        </w:tc>
      </w:tr>
      <w:tr w:rsidR="00B0282C" w:rsidRPr="007D4ED4" w14:paraId="365D7240" w14:textId="77777777" w:rsidTr="00B0282C">
        <w:trPr>
          <w:trHeight w:val="600"/>
          <w:jc w:val="center"/>
        </w:trPr>
        <w:tc>
          <w:tcPr>
            <w:tcW w:w="1271" w:type="dxa"/>
            <w:hideMark/>
          </w:tcPr>
          <w:p w14:paraId="75197924" w14:textId="784F475B"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Attributes</w:t>
            </w:r>
          </w:p>
        </w:tc>
        <w:tc>
          <w:tcPr>
            <w:tcW w:w="3119" w:type="dxa"/>
          </w:tcPr>
          <w:p w14:paraId="3DD42387" w14:textId="6ED36FC2" w:rsidR="00B0282C" w:rsidRDefault="00B0282C" w:rsidP="00201C19">
            <w:pPr>
              <w:ind w:left="0"/>
              <w:jc w:val="center"/>
              <w:rPr>
                <w:rFonts w:ascii="Calibri" w:hAnsi="Calibri" w:cs="Calibri"/>
                <w:b/>
                <w:bCs/>
                <w:sz w:val="22"/>
                <w:szCs w:val="22"/>
              </w:rPr>
            </w:pPr>
            <w:r w:rsidRPr="00B0282C">
              <w:rPr>
                <w:rFonts w:ascii="Calibri" w:hAnsi="Calibri" w:cs="Calibri"/>
                <w:b/>
                <w:bCs/>
                <w:sz w:val="22"/>
                <w:szCs w:val="22"/>
              </w:rPr>
              <w:t>Part of Delivery Fee/ separately price fee</w:t>
            </w:r>
          </w:p>
        </w:tc>
        <w:tc>
          <w:tcPr>
            <w:tcW w:w="1559" w:type="dxa"/>
            <w:hideMark/>
          </w:tcPr>
          <w:p w14:paraId="6D4943E0" w14:textId="36643864" w:rsidR="00B0282C" w:rsidRPr="007D4ED4" w:rsidRDefault="00B0282C" w:rsidP="00201C19">
            <w:pPr>
              <w:ind w:left="0"/>
              <w:jc w:val="center"/>
              <w:rPr>
                <w:rFonts w:ascii="Calibri" w:hAnsi="Calibri" w:cs="Calibri"/>
                <w:b/>
                <w:bCs/>
                <w:sz w:val="22"/>
                <w:szCs w:val="22"/>
              </w:rPr>
            </w:pPr>
            <w:r>
              <w:rPr>
                <w:rFonts w:ascii="Calibri" w:hAnsi="Calibri" w:cs="Calibri"/>
                <w:b/>
                <w:bCs/>
                <w:sz w:val="22"/>
                <w:szCs w:val="22"/>
              </w:rPr>
              <w:t>Type of Attribute</w:t>
            </w:r>
          </w:p>
        </w:tc>
        <w:tc>
          <w:tcPr>
            <w:tcW w:w="1796" w:type="dxa"/>
            <w:noWrap/>
            <w:hideMark/>
          </w:tcPr>
          <w:p w14:paraId="2EBDD47F" w14:textId="14716E44" w:rsidR="00B0282C" w:rsidRPr="007D4ED4" w:rsidRDefault="00201C19" w:rsidP="00201C19">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659" w:type="dxa"/>
            <w:hideMark/>
          </w:tcPr>
          <w:p w14:paraId="438DEA2C" w14:textId="77777777"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0282C" w:rsidRPr="007D4ED4" w14:paraId="22B4B0B2" w14:textId="77777777" w:rsidTr="00B0282C">
        <w:trPr>
          <w:trHeight w:val="255"/>
          <w:jc w:val="center"/>
        </w:trPr>
        <w:tc>
          <w:tcPr>
            <w:tcW w:w="1271" w:type="dxa"/>
            <w:hideMark/>
          </w:tcPr>
          <w:p w14:paraId="39F4DA0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English offer wording</w:t>
            </w:r>
          </w:p>
        </w:tc>
        <w:tc>
          <w:tcPr>
            <w:tcW w:w="3119" w:type="dxa"/>
          </w:tcPr>
          <w:p w14:paraId="2EC9D668" w14:textId="5A88808E" w:rsidR="00B0282C" w:rsidRPr="007D4ED4" w:rsidRDefault="00DA630C" w:rsidP="0058252C">
            <w:pPr>
              <w:ind w:left="0"/>
              <w:rPr>
                <w:rFonts w:ascii="Calibri" w:hAnsi="Calibri" w:cs="Calibri"/>
                <w:sz w:val="22"/>
                <w:szCs w:val="22"/>
              </w:rPr>
            </w:pPr>
            <w:r w:rsidRPr="00DA630C">
              <w:rPr>
                <w:rFonts w:ascii="Calibri" w:hAnsi="Calibri" w:cs="Calibri"/>
                <w:sz w:val="22"/>
                <w:szCs w:val="22"/>
              </w:rPr>
              <w:t>N/A</w:t>
            </w:r>
          </w:p>
        </w:tc>
        <w:tc>
          <w:tcPr>
            <w:tcW w:w="1559" w:type="dxa"/>
            <w:hideMark/>
          </w:tcPr>
          <w:p w14:paraId="015D94D8" w14:textId="0C803DA7"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1796" w:type="dxa"/>
            <w:noWrap/>
            <w:hideMark/>
          </w:tcPr>
          <w:p w14:paraId="7E23C27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659" w:type="dxa"/>
            <w:noWrap/>
            <w:hideMark/>
          </w:tcPr>
          <w:p w14:paraId="3CE81836"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Offer Wording</w:t>
            </w:r>
          </w:p>
          <w:p w14:paraId="2EF5B1D9"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B0282C" w:rsidRPr="007D4ED4" w14:paraId="7A5CB5F8" w14:textId="77777777" w:rsidTr="00B0282C">
        <w:trPr>
          <w:trHeight w:val="510"/>
          <w:jc w:val="center"/>
        </w:trPr>
        <w:tc>
          <w:tcPr>
            <w:tcW w:w="1271" w:type="dxa"/>
            <w:hideMark/>
          </w:tcPr>
          <w:p w14:paraId="08EB4E7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Hedge margin</w:t>
            </w:r>
          </w:p>
        </w:tc>
        <w:tc>
          <w:tcPr>
            <w:tcW w:w="3119" w:type="dxa"/>
          </w:tcPr>
          <w:p w14:paraId="15DB9E2E" w14:textId="2B02DD66" w:rsidR="00B0282C" w:rsidRPr="007D4ED4" w:rsidRDefault="00DA630C" w:rsidP="0058252C">
            <w:pPr>
              <w:ind w:left="0"/>
              <w:rPr>
                <w:rFonts w:ascii="Calibri" w:hAnsi="Calibri" w:cs="Calibri"/>
                <w:sz w:val="22"/>
                <w:szCs w:val="22"/>
              </w:rPr>
            </w:pPr>
            <w:r w:rsidRPr="00DA630C">
              <w:rPr>
                <w:rFonts w:ascii="Calibri" w:hAnsi="Calibri" w:cs="Calibri"/>
                <w:sz w:val="22"/>
                <w:szCs w:val="22"/>
              </w:rPr>
              <w:t>Part of Service Fee</w:t>
            </w:r>
          </w:p>
        </w:tc>
        <w:tc>
          <w:tcPr>
            <w:tcW w:w="1559" w:type="dxa"/>
            <w:hideMark/>
          </w:tcPr>
          <w:p w14:paraId="462F0998" w14:textId="3C6550DA"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796" w:type="dxa"/>
            <w:noWrap/>
            <w:hideMark/>
          </w:tcPr>
          <w:p w14:paraId="158FF38C"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659" w:type="dxa"/>
            <w:noWrap/>
            <w:hideMark/>
          </w:tcPr>
          <w:p w14:paraId="4E7F07D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C480389" w14:textId="77777777" w:rsidTr="00B0282C">
        <w:trPr>
          <w:trHeight w:val="255"/>
          <w:jc w:val="center"/>
        </w:trPr>
        <w:tc>
          <w:tcPr>
            <w:tcW w:w="1271" w:type="dxa"/>
            <w:hideMark/>
          </w:tcPr>
          <w:p w14:paraId="51BDD66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Hedge cost</w:t>
            </w:r>
          </w:p>
        </w:tc>
        <w:tc>
          <w:tcPr>
            <w:tcW w:w="3119" w:type="dxa"/>
          </w:tcPr>
          <w:p w14:paraId="77D63D0F" w14:textId="02176504" w:rsidR="00B0282C" w:rsidRPr="007D4ED4" w:rsidRDefault="00DA630C" w:rsidP="0058252C">
            <w:pPr>
              <w:ind w:left="0"/>
              <w:rPr>
                <w:rFonts w:ascii="Calibri" w:hAnsi="Calibri" w:cs="Calibri"/>
                <w:sz w:val="22"/>
                <w:szCs w:val="22"/>
              </w:rPr>
            </w:pPr>
            <w:r w:rsidRPr="00DA630C">
              <w:rPr>
                <w:rFonts w:ascii="Calibri" w:hAnsi="Calibri" w:cs="Calibri"/>
                <w:sz w:val="22"/>
                <w:szCs w:val="22"/>
              </w:rPr>
              <w:t>Part of Service Fee</w:t>
            </w:r>
          </w:p>
        </w:tc>
        <w:tc>
          <w:tcPr>
            <w:tcW w:w="1559" w:type="dxa"/>
            <w:hideMark/>
          </w:tcPr>
          <w:p w14:paraId="7AD6985C" w14:textId="24AF658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w:t>
            </w:r>
          </w:p>
        </w:tc>
        <w:tc>
          <w:tcPr>
            <w:tcW w:w="1796" w:type="dxa"/>
            <w:noWrap/>
            <w:hideMark/>
          </w:tcPr>
          <w:p w14:paraId="15A0000E"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659" w:type="dxa"/>
            <w:noWrap/>
            <w:hideMark/>
          </w:tcPr>
          <w:p w14:paraId="362ECBA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E710074" w14:textId="77777777" w:rsidTr="00B0282C">
        <w:trPr>
          <w:trHeight w:val="255"/>
          <w:jc w:val="center"/>
        </w:trPr>
        <w:tc>
          <w:tcPr>
            <w:tcW w:w="1271" w:type="dxa"/>
            <w:hideMark/>
          </w:tcPr>
          <w:p w14:paraId="31BC834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Service </w:t>
            </w:r>
            <w:proofErr w:type="gramStart"/>
            <w:r w:rsidRPr="007D4ED4">
              <w:rPr>
                <w:rFonts w:ascii="Calibri" w:hAnsi="Calibri" w:cs="Calibri"/>
                <w:sz w:val="22"/>
                <w:szCs w:val="22"/>
              </w:rPr>
              <w:t>fee</w:t>
            </w:r>
            <w:proofErr w:type="gramEnd"/>
            <w:r w:rsidRPr="007D4ED4">
              <w:rPr>
                <w:rFonts w:ascii="Calibri" w:hAnsi="Calibri" w:cs="Calibri"/>
                <w:sz w:val="22"/>
                <w:szCs w:val="22"/>
              </w:rPr>
              <w:t xml:space="preserve"> choose unit</w:t>
            </w:r>
          </w:p>
        </w:tc>
        <w:tc>
          <w:tcPr>
            <w:tcW w:w="3119" w:type="dxa"/>
          </w:tcPr>
          <w:p w14:paraId="764C7A5D" w14:textId="22D9AF7E" w:rsidR="00B0282C" w:rsidRPr="007D4ED4" w:rsidRDefault="00DA630C" w:rsidP="0058252C">
            <w:pPr>
              <w:ind w:left="0"/>
              <w:rPr>
                <w:rFonts w:ascii="Calibri" w:hAnsi="Calibri" w:cs="Calibri"/>
                <w:sz w:val="22"/>
                <w:szCs w:val="22"/>
              </w:rPr>
            </w:pPr>
            <w:r w:rsidRPr="00DA630C">
              <w:rPr>
                <w:rFonts w:ascii="Calibri" w:hAnsi="Calibri" w:cs="Calibri"/>
                <w:sz w:val="22"/>
                <w:szCs w:val="22"/>
              </w:rPr>
              <w:t>N/A</w:t>
            </w:r>
          </w:p>
        </w:tc>
        <w:tc>
          <w:tcPr>
            <w:tcW w:w="1559" w:type="dxa"/>
            <w:hideMark/>
          </w:tcPr>
          <w:p w14:paraId="2803F7FB" w14:textId="22E996D7"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w:t>
            </w:r>
            <w:proofErr w:type="gramStart"/>
            <w:r w:rsidRPr="007D4ED4">
              <w:rPr>
                <w:rFonts w:ascii="Calibri" w:hAnsi="Calibri" w:cs="Calibri"/>
                <w:sz w:val="22"/>
                <w:szCs w:val="22"/>
              </w:rPr>
              <w:t>units</w:t>
            </w:r>
            <w:proofErr w:type="gramEnd"/>
            <w:r w:rsidRPr="007D4ED4">
              <w:rPr>
                <w:rFonts w:ascii="Calibri" w:hAnsi="Calibri" w:cs="Calibri"/>
                <w:sz w:val="22"/>
                <w:szCs w:val="22"/>
              </w:rPr>
              <w:t xml:space="preserve"> types)</w:t>
            </w:r>
          </w:p>
        </w:tc>
        <w:tc>
          <w:tcPr>
            <w:tcW w:w="1796" w:type="dxa"/>
            <w:noWrap/>
            <w:hideMark/>
          </w:tcPr>
          <w:p w14:paraId="3B4D27D5"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659" w:type="dxa"/>
            <w:noWrap/>
            <w:hideMark/>
          </w:tcPr>
          <w:p w14:paraId="19FDF37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261445C" w14:textId="77777777" w:rsidTr="00B0282C">
        <w:trPr>
          <w:trHeight w:val="255"/>
          <w:jc w:val="center"/>
        </w:trPr>
        <w:tc>
          <w:tcPr>
            <w:tcW w:w="1271" w:type="dxa"/>
            <w:hideMark/>
          </w:tcPr>
          <w:p w14:paraId="102B4A2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Choose index</w:t>
            </w:r>
          </w:p>
        </w:tc>
        <w:tc>
          <w:tcPr>
            <w:tcW w:w="3119" w:type="dxa"/>
          </w:tcPr>
          <w:p w14:paraId="119D9AA7" w14:textId="61ACE13E" w:rsidR="00B0282C" w:rsidRPr="007D4ED4" w:rsidRDefault="00DA630C" w:rsidP="0058252C">
            <w:pPr>
              <w:ind w:left="0"/>
              <w:rPr>
                <w:rFonts w:ascii="Calibri" w:hAnsi="Calibri" w:cs="Calibri"/>
                <w:sz w:val="22"/>
                <w:szCs w:val="22"/>
              </w:rPr>
            </w:pPr>
            <w:r w:rsidRPr="00DA630C">
              <w:rPr>
                <w:rFonts w:ascii="Calibri" w:hAnsi="Calibri" w:cs="Calibri"/>
                <w:sz w:val="22"/>
                <w:szCs w:val="22"/>
              </w:rPr>
              <w:t>N/A</w:t>
            </w:r>
          </w:p>
        </w:tc>
        <w:tc>
          <w:tcPr>
            <w:tcW w:w="1559" w:type="dxa"/>
            <w:hideMark/>
          </w:tcPr>
          <w:p w14:paraId="67C82569" w14:textId="3CC2A0BF"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1796" w:type="dxa"/>
            <w:noWrap/>
            <w:hideMark/>
          </w:tcPr>
          <w:p w14:paraId="0450214A"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659" w:type="dxa"/>
            <w:noWrap/>
            <w:hideMark/>
          </w:tcPr>
          <w:p w14:paraId="1119B5D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bl>
    <w:p w14:paraId="088835B2" w14:textId="77777777" w:rsidR="00977068" w:rsidRPr="007D4ED4" w:rsidRDefault="00977068" w:rsidP="00977068">
      <w:pPr>
        <w:ind w:left="0"/>
        <w:rPr>
          <w:rFonts w:ascii="Calibri" w:hAnsi="Calibri" w:cs="Calibri"/>
          <w:sz w:val="22"/>
          <w:szCs w:val="22"/>
        </w:rPr>
      </w:pPr>
    </w:p>
    <w:p w14:paraId="6C80B0F3" w14:textId="7705B502"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t>RM Support &amp; RM Full Service</w:t>
      </w:r>
      <w:r>
        <w:rPr>
          <w:rFonts w:ascii="Calibri" w:hAnsi="Calibri" w:cs="Calibri"/>
          <w:b/>
          <w:bCs/>
          <w:sz w:val="22"/>
          <w:szCs w:val="22"/>
        </w:rPr>
        <w:t xml:space="preserve">  </w:t>
      </w:r>
    </w:p>
    <w:p w14:paraId="20113877" w14:textId="77777777" w:rsidR="00977068" w:rsidRPr="007D4ED4" w:rsidRDefault="00977068" w:rsidP="00977068">
      <w:pPr>
        <w:ind w:left="0"/>
        <w:rPr>
          <w:rFonts w:ascii="Calibri" w:hAnsi="Calibri" w:cs="Calibri"/>
          <w:sz w:val="22"/>
          <w:szCs w:val="22"/>
        </w:rPr>
      </w:pPr>
    </w:p>
    <w:tbl>
      <w:tblPr>
        <w:tblStyle w:val="TableGrid"/>
        <w:tblW w:w="0" w:type="auto"/>
        <w:jc w:val="center"/>
        <w:tblLook w:val="04A0" w:firstRow="1" w:lastRow="0" w:firstColumn="1" w:lastColumn="0" w:noHBand="0" w:noVBand="1"/>
      </w:tblPr>
      <w:tblGrid>
        <w:gridCol w:w="1480"/>
        <w:gridCol w:w="2343"/>
        <w:gridCol w:w="1275"/>
        <w:gridCol w:w="2330"/>
        <w:gridCol w:w="1589"/>
      </w:tblGrid>
      <w:tr w:rsidR="00201C19" w:rsidRPr="007D4ED4" w14:paraId="718545D6" w14:textId="77777777" w:rsidTr="005F106C">
        <w:trPr>
          <w:trHeight w:val="315"/>
          <w:jc w:val="center"/>
        </w:trPr>
        <w:tc>
          <w:tcPr>
            <w:tcW w:w="9017" w:type="dxa"/>
            <w:gridSpan w:val="5"/>
          </w:tcPr>
          <w:p w14:paraId="2B297BF6" w14:textId="13CC8D7B" w:rsidR="00201C19" w:rsidRPr="00201C19" w:rsidRDefault="00201C19" w:rsidP="0058252C">
            <w:pPr>
              <w:ind w:left="0"/>
              <w:rPr>
                <w:rFonts w:ascii="Calibri" w:hAnsi="Calibri" w:cs="Calibri"/>
                <w:b/>
                <w:bCs/>
                <w:sz w:val="22"/>
                <w:szCs w:val="22"/>
              </w:rPr>
            </w:pPr>
            <w:r w:rsidRPr="007D4ED4">
              <w:rPr>
                <w:rFonts w:ascii="Calibri" w:hAnsi="Calibri" w:cs="Calibri"/>
                <w:b/>
                <w:bCs/>
                <w:sz w:val="22"/>
                <w:szCs w:val="22"/>
              </w:rPr>
              <w:t>Category- RM Support &amp; RM Full Service</w:t>
            </w:r>
          </w:p>
        </w:tc>
      </w:tr>
      <w:tr w:rsidR="00B0282C" w:rsidRPr="007D4ED4" w14:paraId="33F838F8" w14:textId="77777777" w:rsidTr="00B0282C">
        <w:trPr>
          <w:trHeight w:val="600"/>
          <w:jc w:val="center"/>
        </w:trPr>
        <w:tc>
          <w:tcPr>
            <w:tcW w:w="1480" w:type="dxa"/>
            <w:hideMark/>
          </w:tcPr>
          <w:p w14:paraId="20D508CC" w14:textId="32D77399"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Attributes</w:t>
            </w:r>
          </w:p>
        </w:tc>
        <w:tc>
          <w:tcPr>
            <w:tcW w:w="2343" w:type="dxa"/>
          </w:tcPr>
          <w:p w14:paraId="2FCDABBA" w14:textId="7BC9E8C3" w:rsidR="00B0282C" w:rsidRDefault="00B0282C" w:rsidP="00201C19">
            <w:pPr>
              <w:ind w:left="0"/>
              <w:jc w:val="center"/>
              <w:rPr>
                <w:rFonts w:ascii="Calibri" w:hAnsi="Calibri" w:cs="Calibri"/>
                <w:b/>
                <w:bCs/>
                <w:sz w:val="22"/>
                <w:szCs w:val="22"/>
              </w:rPr>
            </w:pPr>
            <w:r w:rsidRPr="00B0282C">
              <w:rPr>
                <w:rFonts w:ascii="Calibri" w:hAnsi="Calibri" w:cs="Calibri"/>
                <w:b/>
                <w:bCs/>
                <w:sz w:val="22"/>
                <w:szCs w:val="22"/>
              </w:rPr>
              <w:t>Part of Delivery Fee/ separately price fee</w:t>
            </w:r>
          </w:p>
        </w:tc>
        <w:tc>
          <w:tcPr>
            <w:tcW w:w="1275" w:type="dxa"/>
            <w:hideMark/>
          </w:tcPr>
          <w:p w14:paraId="27BF3CDF" w14:textId="2F2B6BA7" w:rsidR="00B0282C" w:rsidRPr="007D4ED4" w:rsidRDefault="00B0282C" w:rsidP="00201C19">
            <w:pPr>
              <w:ind w:left="0"/>
              <w:jc w:val="center"/>
              <w:rPr>
                <w:rFonts w:ascii="Calibri" w:hAnsi="Calibri" w:cs="Calibri"/>
                <w:b/>
                <w:bCs/>
                <w:sz w:val="22"/>
                <w:szCs w:val="22"/>
              </w:rPr>
            </w:pPr>
            <w:r>
              <w:rPr>
                <w:rFonts w:ascii="Calibri" w:hAnsi="Calibri" w:cs="Calibri"/>
                <w:b/>
                <w:bCs/>
                <w:sz w:val="22"/>
                <w:szCs w:val="22"/>
              </w:rPr>
              <w:t>Type of Attribute</w:t>
            </w:r>
          </w:p>
        </w:tc>
        <w:tc>
          <w:tcPr>
            <w:tcW w:w="2330" w:type="dxa"/>
            <w:noWrap/>
            <w:hideMark/>
          </w:tcPr>
          <w:p w14:paraId="6E8F0AC7" w14:textId="0E7A8702" w:rsidR="00B0282C" w:rsidRPr="007D4ED4" w:rsidRDefault="00201C19" w:rsidP="00201C19">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589" w:type="dxa"/>
            <w:hideMark/>
          </w:tcPr>
          <w:p w14:paraId="009D7759" w14:textId="77777777"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0282C" w:rsidRPr="007D4ED4" w14:paraId="6ECDA34C" w14:textId="77777777" w:rsidTr="00B0282C">
        <w:trPr>
          <w:trHeight w:val="255"/>
          <w:jc w:val="center"/>
        </w:trPr>
        <w:tc>
          <w:tcPr>
            <w:tcW w:w="1480" w:type="dxa"/>
            <w:hideMark/>
          </w:tcPr>
          <w:p w14:paraId="54AE5F4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English offer wording</w:t>
            </w:r>
          </w:p>
        </w:tc>
        <w:tc>
          <w:tcPr>
            <w:tcW w:w="2343" w:type="dxa"/>
          </w:tcPr>
          <w:p w14:paraId="7ABCEACC" w14:textId="0732F4DC" w:rsidR="00B0282C" w:rsidRPr="007D4ED4" w:rsidRDefault="00DA630C" w:rsidP="0058252C">
            <w:pPr>
              <w:ind w:left="0"/>
              <w:rPr>
                <w:rFonts w:ascii="Calibri" w:hAnsi="Calibri" w:cs="Calibri"/>
                <w:sz w:val="22"/>
                <w:szCs w:val="22"/>
              </w:rPr>
            </w:pPr>
            <w:r w:rsidRPr="00DA630C">
              <w:rPr>
                <w:rFonts w:ascii="Calibri" w:hAnsi="Calibri" w:cs="Calibri"/>
                <w:sz w:val="22"/>
                <w:szCs w:val="22"/>
              </w:rPr>
              <w:t>N/A</w:t>
            </w:r>
          </w:p>
        </w:tc>
        <w:tc>
          <w:tcPr>
            <w:tcW w:w="1275" w:type="dxa"/>
            <w:hideMark/>
          </w:tcPr>
          <w:p w14:paraId="408B172E" w14:textId="0C42D39D"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2330" w:type="dxa"/>
            <w:noWrap/>
            <w:hideMark/>
          </w:tcPr>
          <w:p w14:paraId="330507C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589" w:type="dxa"/>
            <w:noWrap/>
            <w:hideMark/>
          </w:tcPr>
          <w:p w14:paraId="6308C68B"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Offer Wording</w:t>
            </w:r>
          </w:p>
          <w:p w14:paraId="62B5AD7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B0282C" w:rsidRPr="007D4ED4" w14:paraId="3F71703D" w14:textId="77777777" w:rsidTr="00B0282C">
        <w:trPr>
          <w:trHeight w:val="510"/>
          <w:jc w:val="center"/>
        </w:trPr>
        <w:tc>
          <w:tcPr>
            <w:tcW w:w="1480" w:type="dxa"/>
            <w:hideMark/>
          </w:tcPr>
          <w:p w14:paraId="61FE835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Hedge margin</w:t>
            </w:r>
          </w:p>
        </w:tc>
        <w:tc>
          <w:tcPr>
            <w:tcW w:w="2343" w:type="dxa"/>
          </w:tcPr>
          <w:p w14:paraId="1F994530" w14:textId="3A397E6A" w:rsidR="00B0282C" w:rsidRPr="007D4ED4" w:rsidRDefault="00DA630C" w:rsidP="0058252C">
            <w:pPr>
              <w:ind w:left="0"/>
              <w:rPr>
                <w:rFonts w:ascii="Calibri" w:hAnsi="Calibri" w:cs="Calibri"/>
                <w:sz w:val="22"/>
                <w:szCs w:val="22"/>
              </w:rPr>
            </w:pPr>
            <w:r w:rsidRPr="00DA630C">
              <w:rPr>
                <w:rFonts w:ascii="Calibri" w:hAnsi="Calibri" w:cs="Calibri"/>
                <w:sz w:val="22"/>
                <w:szCs w:val="22"/>
              </w:rPr>
              <w:t>Part of Service Fee</w:t>
            </w:r>
          </w:p>
        </w:tc>
        <w:tc>
          <w:tcPr>
            <w:tcW w:w="1275" w:type="dxa"/>
            <w:hideMark/>
          </w:tcPr>
          <w:p w14:paraId="7C0237DC" w14:textId="6801940A"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330" w:type="dxa"/>
            <w:noWrap/>
            <w:hideMark/>
          </w:tcPr>
          <w:p w14:paraId="7C25F226"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89" w:type="dxa"/>
            <w:noWrap/>
            <w:hideMark/>
          </w:tcPr>
          <w:p w14:paraId="56C7862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4C1E6423" w14:textId="77777777" w:rsidTr="00B0282C">
        <w:trPr>
          <w:trHeight w:val="255"/>
          <w:jc w:val="center"/>
        </w:trPr>
        <w:tc>
          <w:tcPr>
            <w:tcW w:w="1480" w:type="dxa"/>
            <w:hideMark/>
          </w:tcPr>
          <w:p w14:paraId="7DEB9C3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Hedge cost</w:t>
            </w:r>
          </w:p>
        </w:tc>
        <w:tc>
          <w:tcPr>
            <w:tcW w:w="2343" w:type="dxa"/>
          </w:tcPr>
          <w:p w14:paraId="03CEEF0E" w14:textId="486E0F4C" w:rsidR="00B0282C" w:rsidRPr="007D4ED4" w:rsidRDefault="00DA630C" w:rsidP="0058252C">
            <w:pPr>
              <w:ind w:left="0"/>
              <w:rPr>
                <w:rFonts w:ascii="Calibri" w:hAnsi="Calibri" w:cs="Calibri"/>
                <w:sz w:val="22"/>
                <w:szCs w:val="22"/>
              </w:rPr>
            </w:pPr>
            <w:r w:rsidRPr="00DA630C">
              <w:rPr>
                <w:rFonts w:ascii="Calibri" w:hAnsi="Calibri" w:cs="Calibri"/>
                <w:sz w:val="22"/>
                <w:szCs w:val="22"/>
              </w:rPr>
              <w:t>Part of Service Fee</w:t>
            </w:r>
          </w:p>
        </w:tc>
        <w:tc>
          <w:tcPr>
            <w:tcW w:w="1275" w:type="dxa"/>
            <w:hideMark/>
          </w:tcPr>
          <w:p w14:paraId="52D5C652" w14:textId="5DEA626E"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w:t>
            </w:r>
          </w:p>
        </w:tc>
        <w:tc>
          <w:tcPr>
            <w:tcW w:w="2330" w:type="dxa"/>
            <w:noWrap/>
            <w:hideMark/>
          </w:tcPr>
          <w:p w14:paraId="6E2622DC"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89" w:type="dxa"/>
            <w:noWrap/>
            <w:hideMark/>
          </w:tcPr>
          <w:p w14:paraId="4814416A"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C15AAEE" w14:textId="77777777" w:rsidTr="00B0282C">
        <w:trPr>
          <w:trHeight w:val="510"/>
          <w:jc w:val="center"/>
        </w:trPr>
        <w:tc>
          <w:tcPr>
            <w:tcW w:w="1480" w:type="dxa"/>
            <w:hideMark/>
          </w:tcPr>
          <w:p w14:paraId="44F46A6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Risk management cost</w:t>
            </w:r>
          </w:p>
        </w:tc>
        <w:tc>
          <w:tcPr>
            <w:tcW w:w="2343" w:type="dxa"/>
          </w:tcPr>
          <w:p w14:paraId="5499265F" w14:textId="353D6107" w:rsidR="00B0282C" w:rsidRPr="007D4ED4" w:rsidRDefault="005758DC" w:rsidP="0058252C">
            <w:pPr>
              <w:ind w:left="0"/>
              <w:rPr>
                <w:rFonts w:ascii="Calibri" w:hAnsi="Calibri" w:cs="Calibri"/>
                <w:sz w:val="22"/>
                <w:szCs w:val="22"/>
              </w:rPr>
            </w:pPr>
            <w:r w:rsidRPr="005758DC">
              <w:rPr>
                <w:rFonts w:ascii="Calibri" w:hAnsi="Calibri" w:cs="Calibri"/>
                <w:sz w:val="22"/>
                <w:szCs w:val="22"/>
              </w:rPr>
              <w:t>Part of RM cost</w:t>
            </w:r>
          </w:p>
        </w:tc>
        <w:tc>
          <w:tcPr>
            <w:tcW w:w="1275" w:type="dxa"/>
            <w:hideMark/>
          </w:tcPr>
          <w:p w14:paraId="6FA1F901" w14:textId="358BF09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330" w:type="dxa"/>
            <w:noWrap/>
            <w:hideMark/>
          </w:tcPr>
          <w:p w14:paraId="33DA9F8A"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89" w:type="dxa"/>
            <w:noWrap/>
            <w:hideMark/>
          </w:tcPr>
          <w:p w14:paraId="6527347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1C9F7C61" w14:textId="77777777" w:rsidTr="00B0282C">
        <w:trPr>
          <w:trHeight w:val="510"/>
          <w:jc w:val="center"/>
        </w:trPr>
        <w:tc>
          <w:tcPr>
            <w:tcW w:w="1480" w:type="dxa"/>
            <w:hideMark/>
          </w:tcPr>
          <w:p w14:paraId="564B282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Risk management margin</w:t>
            </w:r>
          </w:p>
        </w:tc>
        <w:tc>
          <w:tcPr>
            <w:tcW w:w="2343" w:type="dxa"/>
          </w:tcPr>
          <w:p w14:paraId="2B289260" w14:textId="30E467E4" w:rsidR="00B0282C" w:rsidRPr="007D4ED4" w:rsidRDefault="005758DC" w:rsidP="0058252C">
            <w:pPr>
              <w:ind w:left="0"/>
              <w:rPr>
                <w:rFonts w:ascii="Calibri" w:hAnsi="Calibri" w:cs="Calibri"/>
                <w:sz w:val="22"/>
                <w:szCs w:val="22"/>
              </w:rPr>
            </w:pPr>
            <w:r w:rsidRPr="005758DC">
              <w:rPr>
                <w:rFonts w:ascii="Calibri" w:hAnsi="Calibri" w:cs="Calibri"/>
                <w:sz w:val="22"/>
                <w:szCs w:val="22"/>
              </w:rPr>
              <w:t>Part of RM cost</w:t>
            </w:r>
          </w:p>
        </w:tc>
        <w:tc>
          <w:tcPr>
            <w:tcW w:w="1275" w:type="dxa"/>
            <w:hideMark/>
          </w:tcPr>
          <w:p w14:paraId="1C513DA3" w14:textId="52CD5AFE"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330" w:type="dxa"/>
            <w:noWrap/>
            <w:hideMark/>
          </w:tcPr>
          <w:p w14:paraId="73B65048"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89" w:type="dxa"/>
            <w:noWrap/>
            <w:hideMark/>
          </w:tcPr>
          <w:p w14:paraId="3432D198"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851CEF9" w14:textId="77777777" w:rsidTr="00B0282C">
        <w:trPr>
          <w:trHeight w:val="255"/>
          <w:jc w:val="center"/>
        </w:trPr>
        <w:tc>
          <w:tcPr>
            <w:tcW w:w="1480" w:type="dxa"/>
            <w:hideMark/>
          </w:tcPr>
          <w:p w14:paraId="2D7345A5"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Service </w:t>
            </w:r>
            <w:proofErr w:type="gramStart"/>
            <w:r w:rsidRPr="007D4ED4">
              <w:rPr>
                <w:rFonts w:ascii="Calibri" w:hAnsi="Calibri" w:cs="Calibri"/>
                <w:sz w:val="22"/>
                <w:szCs w:val="22"/>
              </w:rPr>
              <w:t>fee</w:t>
            </w:r>
            <w:proofErr w:type="gramEnd"/>
            <w:r w:rsidRPr="007D4ED4">
              <w:rPr>
                <w:rFonts w:ascii="Calibri" w:hAnsi="Calibri" w:cs="Calibri"/>
                <w:sz w:val="22"/>
                <w:szCs w:val="22"/>
              </w:rPr>
              <w:t xml:space="preserve"> choose unit</w:t>
            </w:r>
          </w:p>
        </w:tc>
        <w:tc>
          <w:tcPr>
            <w:tcW w:w="2343" w:type="dxa"/>
          </w:tcPr>
          <w:p w14:paraId="1FBE0F68" w14:textId="65D1E658" w:rsidR="00B0282C" w:rsidRPr="007D4ED4" w:rsidRDefault="00DA630C" w:rsidP="0058252C">
            <w:pPr>
              <w:ind w:left="0"/>
              <w:rPr>
                <w:rFonts w:ascii="Calibri" w:hAnsi="Calibri" w:cs="Calibri"/>
                <w:sz w:val="22"/>
                <w:szCs w:val="22"/>
              </w:rPr>
            </w:pPr>
            <w:r w:rsidRPr="00DA630C">
              <w:rPr>
                <w:rFonts w:ascii="Calibri" w:hAnsi="Calibri" w:cs="Calibri"/>
                <w:sz w:val="22"/>
                <w:szCs w:val="22"/>
              </w:rPr>
              <w:t>N/A</w:t>
            </w:r>
          </w:p>
        </w:tc>
        <w:tc>
          <w:tcPr>
            <w:tcW w:w="1275" w:type="dxa"/>
            <w:hideMark/>
          </w:tcPr>
          <w:p w14:paraId="3A438B75" w14:textId="431535CF"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 (</w:t>
            </w:r>
            <w:proofErr w:type="gramStart"/>
            <w:r w:rsidRPr="007D4ED4">
              <w:rPr>
                <w:rFonts w:ascii="Calibri" w:hAnsi="Calibri" w:cs="Calibri"/>
                <w:sz w:val="22"/>
                <w:szCs w:val="22"/>
              </w:rPr>
              <w:t>units</w:t>
            </w:r>
            <w:proofErr w:type="gramEnd"/>
            <w:r w:rsidRPr="007D4ED4">
              <w:rPr>
                <w:rFonts w:ascii="Calibri" w:hAnsi="Calibri" w:cs="Calibri"/>
                <w:sz w:val="22"/>
                <w:szCs w:val="22"/>
              </w:rPr>
              <w:t xml:space="preserve"> types)</w:t>
            </w:r>
          </w:p>
        </w:tc>
        <w:tc>
          <w:tcPr>
            <w:tcW w:w="2330" w:type="dxa"/>
            <w:noWrap/>
            <w:hideMark/>
          </w:tcPr>
          <w:p w14:paraId="4C49CA0A"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89" w:type="dxa"/>
            <w:noWrap/>
            <w:hideMark/>
          </w:tcPr>
          <w:p w14:paraId="45D8C6D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7C7EBE89" w14:textId="77777777" w:rsidTr="00B0282C">
        <w:trPr>
          <w:trHeight w:val="255"/>
          <w:jc w:val="center"/>
        </w:trPr>
        <w:tc>
          <w:tcPr>
            <w:tcW w:w="1480" w:type="dxa"/>
            <w:hideMark/>
          </w:tcPr>
          <w:p w14:paraId="657DF34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Choose index</w:t>
            </w:r>
          </w:p>
        </w:tc>
        <w:tc>
          <w:tcPr>
            <w:tcW w:w="2343" w:type="dxa"/>
          </w:tcPr>
          <w:p w14:paraId="4035B8F2" w14:textId="761D8A52" w:rsidR="00B0282C" w:rsidRPr="007D4ED4" w:rsidRDefault="00DA630C" w:rsidP="0058252C">
            <w:pPr>
              <w:ind w:left="0"/>
              <w:rPr>
                <w:rFonts w:ascii="Calibri" w:hAnsi="Calibri" w:cs="Calibri"/>
                <w:sz w:val="22"/>
                <w:szCs w:val="22"/>
              </w:rPr>
            </w:pPr>
            <w:r w:rsidRPr="00DA630C">
              <w:rPr>
                <w:rFonts w:ascii="Calibri" w:hAnsi="Calibri" w:cs="Calibri"/>
                <w:sz w:val="22"/>
                <w:szCs w:val="22"/>
              </w:rPr>
              <w:t>N/A</w:t>
            </w:r>
          </w:p>
        </w:tc>
        <w:tc>
          <w:tcPr>
            <w:tcW w:w="1275" w:type="dxa"/>
            <w:hideMark/>
          </w:tcPr>
          <w:p w14:paraId="2BEA0BC9" w14:textId="01FC1EC9"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2330" w:type="dxa"/>
            <w:hideMark/>
          </w:tcPr>
          <w:p w14:paraId="4CD2EB92"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589" w:type="dxa"/>
            <w:noWrap/>
            <w:hideMark/>
          </w:tcPr>
          <w:p w14:paraId="52A419C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bl>
    <w:p w14:paraId="256091A5" w14:textId="77777777" w:rsidR="00977068" w:rsidRDefault="00977068" w:rsidP="00977068">
      <w:pPr>
        <w:ind w:left="0"/>
        <w:rPr>
          <w:rFonts w:ascii="Calibri" w:hAnsi="Calibri" w:cs="Calibri"/>
          <w:sz w:val="22"/>
          <w:szCs w:val="22"/>
        </w:rPr>
      </w:pPr>
    </w:p>
    <w:p w14:paraId="04C034CC" w14:textId="77777777" w:rsidR="00977068" w:rsidRDefault="00977068" w:rsidP="00977068">
      <w:pPr>
        <w:ind w:left="0"/>
        <w:rPr>
          <w:rFonts w:ascii="Calibri" w:hAnsi="Calibri" w:cs="Calibri"/>
          <w:sz w:val="22"/>
          <w:szCs w:val="22"/>
        </w:rPr>
      </w:pPr>
    </w:p>
    <w:p w14:paraId="5CB61F05" w14:textId="77777777" w:rsidR="00977068" w:rsidRDefault="00977068" w:rsidP="00977068">
      <w:pPr>
        <w:ind w:left="0"/>
        <w:rPr>
          <w:rFonts w:ascii="Calibri" w:hAnsi="Calibri" w:cs="Calibri"/>
          <w:sz w:val="22"/>
          <w:szCs w:val="22"/>
        </w:rPr>
      </w:pPr>
    </w:p>
    <w:p w14:paraId="51D0E366" w14:textId="77777777" w:rsidR="00977068" w:rsidRPr="007D4ED4" w:rsidRDefault="00977068" w:rsidP="00977068">
      <w:pPr>
        <w:ind w:left="0"/>
        <w:rPr>
          <w:rFonts w:ascii="Calibri" w:hAnsi="Calibri" w:cs="Calibri"/>
          <w:sz w:val="22"/>
          <w:szCs w:val="22"/>
        </w:rPr>
      </w:pPr>
    </w:p>
    <w:p w14:paraId="55B09F10" w14:textId="52B66BEE"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t>Biogas standalone</w:t>
      </w:r>
    </w:p>
    <w:p w14:paraId="73D30EF0" w14:textId="77777777" w:rsidR="00977068" w:rsidRPr="007D4ED4" w:rsidRDefault="00977068" w:rsidP="00977068">
      <w:pPr>
        <w:ind w:left="0"/>
        <w:rPr>
          <w:rFonts w:ascii="Calibri" w:hAnsi="Calibri" w:cs="Calibri"/>
          <w:b/>
          <w:bCs/>
          <w:sz w:val="22"/>
          <w:szCs w:val="22"/>
        </w:rPr>
      </w:pPr>
    </w:p>
    <w:tbl>
      <w:tblPr>
        <w:tblStyle w:val="TableGrid"/>
        <w:tblW w:w="0" w:type="auto"/>
        <w:jc w:val="center"/>
        <w:tblLook w:val="04A0" w:firstRow="1" w:lastRow="0" w:firstColumn="1" w:lastColumn="0" w:noHBand="0" w:noVBand="1"/>
      </w:tblPr>
      <w:tblGrid>
        <w:gridCol w:w="2269"/>
        <w:gridCol w:w="2404"/>
        <w:gridCol w:w="1406"/>
        <w:gridCol w:w="1469"/>
        <w:gridCol w:w="1469"/>
      </w:tblGrid>
      <w:tr w:rsidR="00B0282C" w:rsidRPr="007D4ED4" w14:paraId="13ECE1DD" w14:textId="77777777" w:rsidTr="005F106C">
        <w:trPr>
          <w:trHeight w:val="315"/>
          <w:jc w:val="center"/>
        </w:trPr>
        <w:tc>
          <w:tcPr>
            <w:tcW w:w="9017" w:type="dxa"/>
            <w:gridSpan w:val="5"/>
          </w:tcPr>
          <w:p w14:paraId="722BC336" w14:textId="77CAE52D" w:rsidR="00B0282C" w:rsidRPr="007D4ED4" w:rsidRDefault="00B0282C" w:rsidP="0058252C">
            <w:pPr>
              <w:ind w:left="0"/>
              <w:rPr>
                <w:rFonts w:ascii="Calibri" w:hAnsi="Calibri" w:cs="Calibri"/>
                <w:b/>
                <w:bCs/>
                <w:sz w:val="22"/>
                <w:szCs w:val="22"/>
              </w:rPr>
            </w:pPr>
            <w:r w:rsidRPr="007D4ED4">
              <w:rPr>
                <w:rFonts w:ascii="Calibri" w:hAnsi="Calibri" w:cs="Calibri"/>
                <w:b/>
                <w:bCs/>
                <w:sz w:val="22"/>
                <w:szCs w:val="22"/>
              </w:rPr>
              <w:t>Category- Biogas stand alone</w:t>
            </w:r>
          </w:p>
        </w:tc>
      </w:tr>
      <w:tr w:rsidR="00B0282C" w:rsidRPr="007D4ED4" w14:paraId="01F46872" w14:textId="77777777" w:rsidTr="00201C19">
        <w:trPr>
          <w:trHeight w:val="600"/>
          <w:jc w:val="center"/>
        </w:trPr>
        <w:tc>
          <w:tcPr>
            <w:tcW w:w="2269" w:type="dxa"/>
            <w:hideMark/>
          </w:tcPr>
          <w:p w14:paraId="01A18D6B" w14:textId="5167FF2F"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Attributes</w:t>
            </w:r>
          </w:p>
        </w:tc>
        <w:tc>
          <w:tcPr>
            <w:tcW w:w="2404" w:type="dxa"/>
          </w:tcPr>
          <w:p w14:paraId="29FB8B65" w14:textId="7C4C6523" w:rsidR="00B0282C" w:rsidRDefault="00B0282C" w:rsidP="00201C19">
            <w:pPr>
              <w:ind w:left="0"/>
              <w:jc w:val="center"/>
              <w:rPr>
                <w:rFonts w:ascii="Calibri" w:hAnsi="Calibri" w:cs="Calibri"/>
                <w:b/>
                <w:bCs/>
                <w:sz w:val="22"/>
                <w:szCs w:val="22"/>
              </w:rPr>
            </w:pPr>
            <w:r w:rsidRPr="00B0282C">
              <w:rPr>
                <w:rFonts w:ascii="Calibri" w:hAnsi="Calibri" w:cs="Calibri"/>
                <w:b/>
                <w:bCs/>
                <w:sz w:val="22"/>
                <w:szCs w:val="22"/>
              </w:rPr>
              <w:t>Part of Delivery Fee/ separately price fee</w:t>
            </w:r>
          </w:p>
        </w:tc>
        <w:tc>
          <w:tcPr>
            <w:tcW w:w="1406" w:type="dxa"/>
            <w:hideMark/>
          </w:tcPr>
          <w:p w14:paraId="2DBAE2D7" w14:textId="7AE122A8" w:rsidR="00B0282C" w:rsidRPr="007D4ED4" w:rsidRDefault="00B0282C" w:rsidP="00201C19">
            <w:pPr>
              <w:ind w:left="0"/>
              <w:jc w:val="center"/>
              <w:rPr>
                <w:rFonts w:ascii="Calibri" w:hAnsi="Calibri" w:cs="Calibri"/>
                <w:b/>
                <w:bCs/>
                <w:sz w:val="22"/>
                <w:szCs w:val="22"/>
              </w:rPr>
            </w:pPr>
            <w:r>
              <w:rPr>
                <w:rFonts w:ascii="Calibri" w:hAnsi="Calibri" w:cs="Calibri"/>
                <w:b/>
                <w:bCs/>
                <w:sz w:val="22"/>
                <w:szCs w:val="22"/>
              </w:rPr>
              <w:t>Type of Attribute</w:t>
            </w:r>
          </w:p>
        </w:tc>
        <w:tc>
          <w:tcPr>
            <w:tcW w:w="1469" w:type="dxa"/>
            <w:noWrap/>
            <w:hideMark/>
          </w:tcPr>
          <w:p w14:paraId="759D28F2" w14:textId="1DB59B19" w:rsidR="00B0282C" w:rsidRPr="007D4ED4" w:rsidRDefault="00201C19" w:rsidP="00201C19">
            <w:pPr>
              <w:ind w:left="0"/>
              <w:jc w:val="center"/>
              <w:rPr>
                <w:rFonts w:ascii="Calibri" w:hAnsi="Calibri" w:cs="Calibri"/>
                <w:b/>
                <w:bCs/>
                <w:sz w:val="22"/>
                <w:szCs w:val="22"/>
              </w:rPr>
            </w:pPr>
            <w:r w:rsidRPr="00994452">
              <w:rPr>
                <w:rFonts w:ascii="Calibri" w:hAnsi="Calibri" w:cs="Calibri"/>
                <w:b/>
                <w:bCs/>
                <w:sz w:val="22"/>
                <w:szCs w:val="22"/>
              </w:rPr>
              <w:t>Pricing Calculations Formula</w:t>
            </w:r>
          </w:p>
        </w:tc>
        <w:tc>
          <w:tcPr>
            <w:tcW w:w="1469" w:type="dxa"/>
            <w:hideMark/>
          </w:tcPr>
          <w:p w14:paraId="2938C543" w14:textId="77777777" w:rsidR="00B0282C" w:rsidRPr="007D4ED4" w:rsidRDefault="00B0282C" w:rsidP="00201C1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0282C" w:rsidRPr="007D4ED4" w14:paraId="2BD0D79F" w14:textId="77777777" w:rsidTr="00201C19">
        <w:trPr>
          <w:trHeight w:val="255"/>
          <w:jc w:val="center"/>
        </w:trPr>
        <w:tc>
          <w:tcPr>
            <w:tcW w:w="2269" w:type="dxa"/>
            <w:hideMark/>
          </w:tcPr>
          <w:p w14:paraId="18578D5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English offer wording</w:t>
            </w:r>
          </w:p>
        </w:tc>
        <w:tc>
          <w:tcPr>
            <w:tcW w:w="2404" w:type="dxa"/>
          </w:tcPr>
          <w:p w14:paraId="7468040A" w14:textId="735F0888" w:rsidR="00B0282C" w:rsidRPr="007D4ED4" w:rsidRDefault="007671C2" w:rsidP="007671C2">
            <w:pPr>
              <w:ind w:left="0" w:firstLine="720"/>
              <w:rPr>
                <w:rFonts w:ascii="Calibri" w:hAnsi="Calibri" w:cs="Calibri"/>
                <w:sz w:val="22"/>
                <w:szCs w:val="22"/>
              </w:rPr>
            </w:pPr>
            <w:r w:rsidRPr="007671C2">
              <w:rPr>
                <w:rFonts w:ascii="Calibri" w:hAnsi="Calibri" w:cs="Calibri"/>
                <w:sz w:val="22"/>
                <w:szCs w:val="22"/>
              </w:rPr>
              <w:t>N/A</w:t>
            </w:r>
          </w:p>
        </w:tc>
        <w:tc>
          <w:tcPr>
            <w:tcW w:w="1406" w:type="dxa"/>
            <w:hideMark/>
          </w:tcPr>
          <w:p w14:paraId="71D73294" w14:textId="0CA6C1DD" w:rsidR="00B0282C" w:rsidRPr="007D4ED4" w:rsidRDefault="00B0282C" w:rsidP="0058252C">
            <w:pPr>
              <w:ind w:left="0"/>
              <w:rPr>
                <w:rFonts w:ascii="Calibri" w:hAnsi="Calibri" w:cs="Calibri"/>
                <w:sz w:val="22"/>
                <w:szCs w:val="22"/>
              </w:rPr>
            </w:pPr>
            <w:r w:rsidRPr="007D4ED4">
              <w:rPr>
                <w:rFonts w:ascii="Calibri" w:hAnsi="Calibri" w:cs="Calibri"/>
                <w:sz w:val="22"/>
                <w:szCs w:val="22"/>
              </w:rPr>
              <w:t>Text in offer wording</w:t>
            </w:r>
          </w:p>
        </w:tc>
        <w:tc>
          <w:tcPr>
            <w:tcW w:w="1469" w:type="dxa"/>
            <w:noWrap/>
            <w:hideMark/>
          </w:tcPr>
          <w:p w14:paraId="67BC4A0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r w:rsidRPr="003739BE">
              <w:rPr>
                <w:rFonts w:ascii="Calibri" w:hAnsi="Calibri" w:cs="Calibri"/>
                <w:sz w:val="22"/>
                <w:szCs w:val="22"/>
              </w:rPr>
              <w:t>No Formula</w:t>
            </w:r>
            <w:r>
              <w:rPr>
                <w:rFonts w:ascii="Calibri" w:hAnsi="Calibri" w:cs="Calibri"/>
                <w:sz w:val="22"/>
                <w:szCs w:val="22"/>
              </w:rPr>
              <w:t xml:space="preserve"> (Common in all Prices)</w:t>
            </w:r>
          </w:p>
        </w:tc>
        <w:tc>
          <w:tcPr>
            <w:tcW w:w="1469" w:type="dxa"/>
            <w:noWrap/>
            <w:hideMark/>
          </w:tcPr>
          <w:p w14:paraId="3D70EEE5"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Offer Wording</w:t>
            </w:r>
          </w:p>
          <w:p w14:paraId="3089A6C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English offer wording</w:t>
            </w:r>
          </w:p>
        </w:tc>
      </w:tr>
      <w:tr w:rsidR="00B0282C" w:rsidRPr="007D4ED4" w14:paraId="2DA2DE24" w14:textId="77777777" w:rsidTr="00201C19">
        <w:trPr>
          <w:trHeight w:val="510"/>
          <w:jc w:val="center"/>
        </w:trPr>
        <w:tc>
          <w:tcPr>
            <w:tcW w:w="2269" w:type="dxa"/>
            <w:hideMark/>
          </w:tcPr>
          <w:p w14:paraId="05ECBDB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margin</w:t>
            </w:r>
          </w:p>
        </w:tc>
        <w:tc>
          <w:tcPr>
            <w:tcW w:w="2404" w:type="dxa"/>
          </w:tcPr>
          <w:p w14:paraId="331A7179" w14:textId="3C938330" w:rsidR="00B0282C" w:rsidRPr="007D4ED4" w:rsidRDefault="007671C2" w:rsidP="007671C2">
            <w:pPr>
              <w:ind w:left="0"/>
              <w:jc w:val="center"/>
              <w:rPr>
                <w:rFonts w:ascii="Calibri" w:hAnsi="Calibri" w:cs="Calibri"/>
                <w:sz w:val="22"/>
                <w:szCs w:val="22"/>
              </w:rPr>
            </w:pPr>
            <w:r w:rsidRPr="007671C2">
              <w:rPr>
                <w:rFonts w:ascii="Calibri" w:hAnsi="Calibri" w:cs="Calibri"/>
                <w:sz w:val="22"/>
                <w:szCs w:val="22"/>
              </w:rPr>
              <w:t>Part of biogas price</w:t>
            </w:r>
          </w:p>
        </w:tc>
        <w:tc>
          <w:tcPr>
            <w:tcW w:w="1406" w:type="dxa"/>
            <w:hideMark/>
          </w:tcPr>
          <w:p w14:paraId="6637C05E" w14:textId="6624F6BC"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1469" w:type="dxa"/>
            <w:noWrap/>
            <w:hideMark/>
          </w:tcPr>
          <w:p w14:paraId="03DBC5A5"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469" w:type="dxa"/>
            <w:noWrap/>
            <w:hideMark/>
          </w:tcPr>
          <w:p w14:paraId="213A0936"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4A800DE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Biogas margin </w:t>
            </w:r>
          </w:p>
        </w:tc>
      </w:tr>
      <w:tr w:rsidR="00B0282C" w:rsidRPr="007D4ED4" w14:paraId="5EA2509A" w14:textId="77777777" w:rsidTr="00201C19">
        <w:trPr>
          <w:trHeight w:val="510"/>
          <w:jc w:val="center"/>
        </w:trPr>
        <w:tc>
          <w:tcPr>
            <w:tcW w:w="2269" w:type="dxa"/>
            <w:hideMark/>
          </w:tcPr>
          <w:p w14:paraId="5C30E8E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Biogas cost</w:t>
            </w:r>
          </w:p>
        </w:tc>
        <w:tc>
          <w:tcPr>
            <w:tcW w:w="2404" w:type="dxa"/>
          </w:tcPr>
          <w:p w14:paraId="70DFE3F3" w14:textId="49573EB7" w:rsidR="00B0282C" w:rsidRPr="007D4ED4" w:rsidRDefault="007671C2" w:rsidP="0058252C">
            <w:pPr>
              <w:ind w:left="0"/>
              <w:rPr>
                <w:rFonts w:ascii="Calibri" w:hAnsi="Calibri" w:cs="Calibri"/>
                <w:sz w:val="22"/>
                <w:szCs w:val="22"/>
              </w:rPr>
            </w:pPr>
            <w:r w:rsidRPr="007671C2">
              <w:rPr>
                <w:rFonts w:ascii="Calibri" w:hAnsi="Calibri" w:cs="Calibri"/>
                <w:sz w:val="22"/>
                <w:szCs w:val="22"/>
              </w:rPr>
              <w:t>Part of biogas price</w:t>
            </w:r>
          </w:p>
        </w:tc>
        <w:tc>
          <w:tcPr>
            <w:tcW w:w="1406" w:type="dxa"/>
            <w:hideMark/>
          </w:tcPr>
          <w:p w14:paraId="5B633630" w14:textId="6BD54C60"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Single value (could be a </w:t>
            </w:r>
            <w:proofErr w:type="gramStart"/>
            <w:r w:rsidRPr="007D4ED4">
              <w:rPr>
                <w:rFonts w:ascii="Calibri" w:hAnsi="Calibri" w:cs="Calibri"/>
                <w:sz w:val="22"/>
                <w:szCs w:val="22"/>
              </w:rPr>
              <w:t>Prep</w:t>
            </w:r>
            <w:proofErr w:type="gramEnd"/>
            <w:r w:rsidRPr="007D4ED4">
              <w:rPr>
                <w:rFonts w:ascii="Calibri" w:hAnsi="Calibri" w:cs="Calibri"/>
                <w:sz w:val="22"/>
                <w:szCs w:val="22"/>
              </w:rPr>
              <w:t xml:space="preserve"> curve)</w:t>
            </w:r>
          </w:p>
        </w:tc>
        <w:tc>
          <w:tcPr>
            <w:tcW w:w="1469" w:type="dxa"/>
            <w:noWrap/>
            <w:hideMark/>
          </w:tcPr>
          <w:p w14:paraId="0822B498"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469" w:type="dxa"/>
            <w:noWrap/>
            <w:hideMark/>
          </w:tcPr>
          <w:p w14:paraId="3676E6F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Family- Cost &amp; Margin</w:t>
            </w:r>
          </w:p>
          <w:p w14:paraId="0A86561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cost</w:t>
            </w:r>
          </w:p>
        </w:tc>
      </w:tr>
      <w:tr w:rsidR="00B0282C" w:rsidRPr="007D4ED4" w14:paraId="6C7FC047" w14:textId="77777777" w:rsidTr="00201C19">
        <w:trPr>
          <w:trHeight w:val="255"/>
          <w:jc w:val="center"/>
        </w:trPr>
        <w:tc>
          <w:tcPr>
            <w:tcW w:w="2269" w:type="dxa"/>
            <w:noWrap/>
            <w:hideMark/>
          </w:tcPr>
          <w:p w14:paraId="13FB1B62"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Biogas type</w:t>
            </w:r>
          </w:p>
        </w:tc>
        <w:tc>
          <w:tcPr>
            <w:tcW w:w="2404" w:type="dxa"/>
          </w:tcPr>
          <w:p w14:paraId="4576C88B" w14:textId="671930B7" w:rsidR="00B0282C" w:rsidRPr="007D4ED4" w:rsidRDefault="004E2546" w:rsidP="0058252C">
            <w:pPr>
              <w:ind w:left="0"/>
              <w:rPr>
                <w:rFonts w:ascii="Calibri" w:hAnsi="Calibri" w:cs="Calibri"/>
                <w:sz w:val="22"/>
                <w:szCs w:val="22"/>
              </w:rPr>
            </w:pPr>
            <w:r>
              <w:rPr>
                <w:rFonts w:ascii="Calibri" w:hAnsi="Calibri" w:cs="Calibri"/>
                <w:sz w:val="22"/>
                <w:szCs w:val="22"/>
              </w:rPr>
              <w:t>N/A</w:t>
            </w:r>
          </w:p>
        </w:tc>
        <w:tc>
          <w:tcPr>
            <w:tcW w:w="1406" w:type="dxa"/>
            <w:hideMark/>
          </w:tcPr>
          <w:p w14:paraId="2356469C" w14:textId="7BB0B759"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1469" w:type="dxa"/>
            <w:noWrap/>
            <w:hideMark/>
          </w:tcPr>
          <w:p w14:paraId="3FDF9781"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469" w:type="dxa"/>
            <w:noWrap/>
            <w:hideMark/>
          </w:tcPr>
          <w:p w14:paraId="7FC3F89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Family- Cost &amp; Margin</w:t>
            </w:r>
          </w:p>
          <w:p w14:paraId="1C25AD8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Biogas type</w:t>
            </w:r>
          </w:p>
        </w:tc>
      </w:tr>
      <w:tr w:rsidR="00B0282C" w:rsidRPr="007D4ED4" w14:paraId="2DB912F7" w14:textId="77777777" w:rsidTr="00201C19">
        <w:trPr>
          <w:trHeight w:val="255"/>
          <w:jc w:val="center"/>
        </w:trPr>
        <w:tc>
          <w:tcPr>
            <w:tcW w:w="2269" w:type="dxa"/>
            <w:noWrap/>
            <w:hideMark/>
          </w:tcPr>
          <w:p w14:paraId="7C005D9F"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Volume flexibility</w:t>
            </w:r>
          </w:p>
        </w:tc>
        <w:tc>
          <w:tcPr>
            <w:tcW w:w="2404" w:type="dxa"/>
          </w:tcPr>
          <w:p w14:paraId="5A309A35" w14:textId="33AA7057" w:rsidR="00B0282C" w:rsidRPr="007D4ED4" w:rsidRDefault="004E2546" w:rsidP="0058252C">
            <w:pPr>
              <w:ind w:left="0"/>
              <w:rPr>
                <w:rFonts w:ascii="Calibri" w:hAnsi="Calibri" w:cs="Calibri"/>
                <w:sz w:val="22"/>
                <w:szCs w:val="22"/>
              </w:rPr>
            </w:pPr>
            <w:r>
              <w:rPr>
                <w:rFonts w:ascii="Calibri" w:hAnsi="Calibri" w:cs="Calibri"/>
                <w:sz w:val="22"/>
                <w:szCs w:val="22"/>
              </w:rPr>
              <w:t>N/A</w:t>
            </w:r>
          </w:p>
        </w:tc>
        <w:tc>
          <w:tcPr>
            <w:tcW w:w="1406" w:type="dxa"/>
            <w:hideMark/>
          </w:tcPr>
          <w:p w14:paraId="3514AA74" w14:textId="079E2CFD"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1469" w:type="dxa"/>
            <w:noWrap/>
            <w:hideMark/>
          </w:tcPr>
          <w:p w14:paraId="74DBEA32"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r>
              <w:t xml:space="preserve"> </w:t>
            </w:r>
          </w:p>
        </w:tc>
        <w:tc>
          <w:tcPr>
            <w:tcW w:w="1469" w:type="dxa"/>
            <w:noWrap/>
            <w:hideMark/>
          </w:tcPr>
          <w:p w14:paraId="33B47A0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C7EAA1C" w14:textId="77777777" w:rsidTr="00201C19">
        <w:trPr>
          <w:trHeight w:val="510"/>
          <w:jc w:val="center"/>
        </w:trPr>
        <w:tc>
          <w:tcPr>
            <w:tcW w:w="2269" w:type="dxa"/>
            <w:hideMark/>
          </w:tcPr>
          <w:p w14:paraId="301953B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Invoice unit </w:t>
            </w:r>
            <w:r w:rsidRPr="007D4ED4">
              <w:rPr>
                <w:rFonts w:ascii="Calibri" w:hAnsi="Calibri" w:cs="Calibri"/>
                <w:sz w:val="22"/>
                <w:szCs w:val="22"/>
              </w:rPr>
              <w:br/>
              <w:t>(if the product is for Swedish customers)</w:t>
            </w:r>
          </w:p>
        </w:tc>
        <w:tc>
          <w:tcPr>
            <w:tcW w:w="2404" w:type="dxa"/>
          </w:tcPr>
          <w:p w14:paraId="3E819E95" w14:textId="2CA47D58" w:rsidR="00B0282C" w:rsidRPr="007D4ED4" w:rsidRDefault="004E2546" w:rsidP="0058252C">
            <w:pPr>
              <w:ind w:left="0"/>
              <w:rPr>
                <w:rFonts w:ascii="Calibri" w:hAnsi="Calibri" w:cs="Calibri"/>
                <w:sz w:val="22"/>
                <w:szCs w:val="22"/>
              </w:rPr>
            </w:pPr>
            <w:r>
              <w:rPr>
                <w:rFonts w:ascii="Calibri" w:hAnsi="Calibri" w:cs="Calibri"/>
                <w:sz w:val="22"/>
                <w:szCs w:val="22"/>
              </w:rPr>
              <w:t>N/A</w:t>
            </w:r>
          </w:p>
        </w:tc>
        <w:tc>
          <w:tcPr>
            <w:tcW w:w="1406" w:type="dxa"/>
            <w:hideMark/>
          </w:tcPr>
          <w:p w14:paraId="56AD5FFB" w14:textId="45D604C4" w:rsidR="00B0282C" w:rsidRPr="007D4ED4" w:rsidRDefault="00B0282C" w:rsidP="0058252C">
            <w:pPr>
              <w:ind w:left="0"/>
              <w:rPr>
                <w:rFonts w:ascii="Calibri" w:hAnsi="Calibri" w:cs="Calibri"/>
                <w:sz w:val="22"/>
                <w:szCs w:val="22"/>
              </w:rPr>
            </w:pPr>
            <w:r w:rsidRPr="007D4ED4">
              <w:rPr>
                <w:rFonts w:ascii="Calibri" w:hAnsi="Calibri" w:cs="Calibri"/>
                <w:sz w:val="22"/>
                <w:szCs w:val="22"/>
              </w:rPr>
              <w:t>Drop down</w:t>
            </w:r>
          </w:p>
        </w:tc>
        <w:tc>
          <w:tcPr>
            <w:tcW w:w="1469" w:type="dxa"/>
            <w:noWrap/>
            <w:hideMark/>
          </w:tcPr>
          <w:p w14:paraId="54480B7B"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No Formula</w:t>
            </w:r>
          </w:p>
        </w:tc>
        <w:tc>
          <w:tcPr>
            <w:tcW w:w="1469" w:type="dxa"/>
            <w:noWrap/>
            <w:hideMark/>
          </w:tcPr>
          <w:p w14:paraId="6AED4BB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4E2546" w:rsidRPr="007D4ED4" w14:paraId="62136BEC" w14:textId="77777777" w:rsidTr="00201C19">
        <w:trPr>
          <w:trHeight w:val="510"/>
          <w:jc w:val="center"/>
        </w:trPr>
        <w:tc>
          <w:tcPr>
            <w:tcW w:w="2269" w:type="dxa"/>
          </w:tcPr>
          <w:p w14:paraId="25831905" w14:textId="72CFB5C1" w:rsidR="004E2546" w:rsidRPr="007D4ED4" w:rsidRDefault="000264F3" w:rsidP="00DB33BC">
            <w:pPr>
              <w:ind w:left="0"/>
              <w:jc w:val="left"/>
              <w:rPr>
                <w:rFonts w:ascii="Calibri" w:hAnsi="Calibri" w:cs="Calibri"/>
                <w:sz w:val="22"/>
                <w:szCs w:val="22"/>
              </w:rPr>
            </w:pPr>
            <w:r w:rsidRPr="000264F3">
              <w:rPr>
                <w:rFonts w:ascii="Calibri" w:hAnsi="Calibri" w:cs="Calibri"/>
                <w:sz w:val="22"/>
                <w:szCs w:val="22"/>
              </w:rPr>
              <w:t>Risk management margin</w:t>
            </w:r>
          </w:p>
        </w:tc>
        <w:tc>
          <w:tcPr>
            <w:tcW w:w="2404" w:type="dxa"/>
          </w:tcPr>
          <w:p w14:paraId="31638E96" w14:textId="21940BAE" w:rsidR="004E2546" w:rsidRDefault="000264F3" w:rsidP="0058252C">
            <w:pPr>
              <w:ind w:left="0"/>
              <w:rPr>
                <w:rFonts w:ascii="Calibri" w:hAnsi="Calibri" w:cs="Calibri"/>
                <w:sz w:val="22"/>
                <w:szCs w:val="22"/>
              </w:rPr>
            </w:pPr>
            <w:r w:rsidRPr="000264F3">
              <w:rPr>
                <w:rFonts w:ascii="Calibri" w:hAnsi="Calibri" w:cs="Calibri"/>
                <w:sz w:val="22"/>
                <w:szCs w:val="22"/>
              </w:rPr>
              <w:t>Part of RM cost</w:t>
            </w:r>
          </w:p>
        </w:tc>
        <w:tc>
          <w:tcPr>
            <w:tcW w:w="1406" w:type="dxa"/>
          </w:tcPr>
          <w:p w14:paraId="5361EC0E" w14:textId="3A459646" w:rsidR="004E2546" w:rsidRPr="007D4ED4" w:rsidRDefault="00277B71" w:rsidP="00277B71">
            <w:pPr>
              <w:ind w:left="0"/>
              <w:jc w:val="center"/>
              <w:rPr>
                <w:rFonts w:ascii="Calibri" w:hAnsi="Calibri" w:cs="Calibri"/>
                <w:sz w:val="22"/>
                <w:szCs w:val="22"/>
              </w:rPr>
            </w:pPr>
            <w:r w:rsidRPr="00277B71">
              <w:rPr>
                <w:rFonts w:ascii="Calibri" w:hAnsi="Calibri" w:cs="Calibri"/>
                <w:sz w:val="22"/>
                <w:szCs w:val="22"/>
              </w:rPr>
              <w:t xml:space="preserve">Single value </w:t>
            </w:r>
          </w:p>
        </w:tc>
        <w:tc>
          <w:tcPr>
            <w:tcW w:w="1469" w:type="dxa"/>
            <w:noWrap/>
          </w:tcPr>
          <w:p w14:paraId="6EA9AD93" w14:textId="52A13F7B" w:rsidR="004E2546" w:rsidRPr="002C3757" w:rsidRDefault="00DF653B" w:rsidP="0058252C">
            <w:pPr>
              <w:ind w:left="0"/>
              <w:jc w:val="center"/>
              <w:rPr>
                <w:rFonts w:ascii="Calibri" w:hAnsi="Calibri" w:cs="Calibri"/>
                <w:sz w:val="22"/>
                <w:szCs w:val="22"/>
              </w:rPr>
            </w:pPr>
            <w:r w:rsidRPr="00DF653B">
              <w:rPr>
                <w:rFonts w:ascii="Calibri" w:hAnsi="Calibri" w:cs="Calibri"/>
                <w:sz w:val="22"/>
                <w:szCs w:val="22"/>
              </w:rPr>
              <w:t>added by KAM/AM</w:t>
            </w:r>
          </w:p>
        </w:tc>
        <w:tc>
          <w:tcPr>
            <w:tcW w:w="1469" w:type="dxa"/>
            <w:noWrap/>
          </w:tcPr>
          <w:p w14:paraId="7E74CE18" w14:textId="77777777" w:rsidR="004E2546" w:rsidRPr="007D4ED4" w:rsidRDefault="004E2546" w:rsidP="0058252C">
            <w:pPr>
              <w:ind w:left="0"/>
              <w:rPr>
                <w:rFonts w:ascii="Calibri" w:hAnsi="Calibri" w:cs="Calibri"/>
                <w:sz w:val="22"/>
                <w:szCs w:val="22"/>
              </w:rPr>
            </w:pPr>
          </w:p>
        </w:tc>
      </w:tr>
      <w:tr w:rsidR="004E2546" w:rsidRPr="007D4ED4" w14:paraId="6B067909" w14:textId="77777777" w:rsidTr="00201C19">
        <w:trPr>
          <w:trHeight w:val="510"/>
          <w:jc w:val="center"/>
        </w:trPr>
        <w:tc>
          <w:tcPr>
            <w:tcW w:w="2269" w:type="dxa"/>
          </w:tcPr>
          <w:p w14:paraId="23486ED9" w14:textId="79F63BB3" w:rsidR="004E2546" w:rsidRPr="007D4ED4" w:rsidRDefault="000264F3" w:rsidP="00DB33BC">
            <w:pPr>
              <w:ind w:left="0"/>
              <w:jc w:val="left"/>
              <w:rPr>
                <w:rFonts w:ascii="Calibri" w:hAnsi="Calibri" w:cs="Calibri"/>
                <w:sz w:val="22"/>
                <w:szCs w:val="22"/>
              </w:rPr>
            </w:pPr>
            <w:r w:rsidRPr="000264F3">
              <w:rPr>
                <w:rFonts w:ascii="Calibri" w:hAnsi="Calibri" w:cs="Calibri"/>
                <w:sz w:val="22"/>
                <w:szCs w:val="22"/>
              </w:rPr>
              <w:t xml:space="preserve">Service </w:t>
            </w:r>
            <w:proofErr w:type="gramStart"/>
            <w:r w:rsidRPr="000264F3">
              <w:rPr>
                <w:rFonts w:ascii="Calibri" w:hAnsi="Calibri" w:cs="Calibri"/>
                <w:sz w:val="22"/>
                <w:szCs w:val="22"/>
              </w:rPr>
              <w:t>fee</w:t>
            </w:r>
            <w:proofErr w:type="gramEnd"/>
            <w:r w:rsidRPr="000264F3">
              <w:rPr>
                <w:rFonts w:ascii="Calibri" w:hAnsi="Calibri" w:cs="Calibri"/>
                <w:sz w:val="22"/>
                <w:szCs w:val="22"/>
              </w:rPr>
              <w:t xml:space="preserve"> choose unit</w:t>
            </w:r>
          </w:p>
        </w:tc>
        <w:tc>
          <w:tcPr>
            <w:tcW w:w="2404" w:type="dxa"/>
          </w:tcPr>
          <w:p w14:paraId="2CD131C2" w14:textId="1D5AC4CB" w:rsidR="004E2546" w:rsidRDefault="000264F3" w:rsidP="0058252C">
            <w:pPr>
              <w:ind w:left="0"/>
              <w:rPr>
                <w:rFonts w:ascii="Calibri" w:hAnsi="Calibri" w:cs="Calibri"/>
                <w:sz w:val="22"/>
                <w:szCs w:val="22"/>
              </w:rPr>
            </w:pPr>
            <w:r>
              <w:rPr>
                <w:rFonts w:ascii="Calibri" w:hAnsi="Calibri" w:cs="Calibri"/>
                <w:sz w:val="22"/>
                <w:szCs w:val="22"/>
              </w:rPr>
              <w:t>N/A</w:t>
            </w:r>
          </w:p>
        </w:tc>
        <w:tc>
          <w:tcPr>
            <w:tcW w:w="1406" w:type="dxa"/>
          </w:tcPr>
          <w:p w14:paraId="706E986B" w14:textId="1608F5EF" w:rsidR="004E2546" w:rsidRPr="007D4ED4" w:rsidRDefault="00DF653B" w:rsidP="0058252C">
            <w:pPr>
              <w:ind w:left="0"/>
              <w:rPr>
                <w:rFonts w:ascii="Calibri" w:hAnsi="Calibri" w:cs="Calibri"/>
                <w:sz w:val="22"/>
                <w:szCs w:val="22"/>
              </w:rPr>
            </w:pPr>
            <w:r w:rsidRPr="00DF653B">
              <w:rPr>
                <w:rFonts w:ascii="Calibri" w:hAnsi="Calibri" w:cs="Calibri"/>
                <w:sz w:val="22"/>
                <w:szCs w:val="22"/>
              </w:rPr>
              <w:t>Drop down (</w:t>
            </w:r>
            <w:proofErr w:type="gramStart"/>
            <w:r w:rsidRPr="00DF653B">
              <w:rPr>
                <w:rFonts w:ascii="Calibri" w:hAnsi="Calibri" w:cs="Calibri"/>
                <w:sz w:val="22"/>
                <w:szCs w:val="22"/>
              </w:rPr>
              <w:t>units</w:t>
            </w:r>
            <w:proofErr w:type="gramEnd"/>
            <w:r w:rsidRPr="00DF653B">
              <w:rPr>
                <w:rFonts w:ascii="Calibri" w:hAnsi="Calibri" w:cs="Calibri"/>
                <w:sz w:val="22"/>
                <w:szCs w:val="22"/>
              </w:rPr>
              <w:t xml:space="preserve"> types)</w:t>
            </w:r>
          </w:p>
        </w:tc>
        <w:tc>
          <w:tcPr>
            <w:tcW w:w="1469" w:type="dxa"/>
            <w:noWrap/>
          </w:tcPr>
          <w:p w14:paraId="5DDA42DF" w14:textId="20314549" w:rsidR="004E2546" w:rsidRPr="002C3757" w:rsidRDefault="00DF653B" w:rsidP="0058252C">
            <w:pPr>
              <w:ind w:left="0"/>
              <w:jc w:val="center"/>
              <w:rPr>
                <w:rFonts w:ascii="Calibri" w:hAnsi="Calibri" w:cs="Calibri"/>
                <w:sz w:val="22"/>
                <w:szCs w:val="22"/>
              </w:rPr>
            </w:pPr>
            <w:r w:rsidRPr="002C3757">
              <w:rPr>
                <w:rFonts w:ascii="Calibri" w:hAnsi="Calibri" w:cs="Calibri"/>
                <w:sz w:val="22"/>
                <w:szCs w:val="22"/>
              </w:rPr>
              <w:t>No Formula</w:t>
            </w:r>
          </w:p>
        </w:tc>
        <w:tc>
          <w:tcPr>
            <w:tcW w:w="1469" w:type="dxa"/>
            <w:noWrap/>
          </w:tcPr>
          <w:p w14:paraId="1944448C" w14:textId="77777777" w:rsidR="004E2546" w:rsidRPr="007D4ED4" w:rsidRDefault="004E2546" w:rsidP="0058252C">
            <w:pPr>
              <w:ind w:left="0"/>
              <w:rPr>
                <w:rFonts w:ascii="Calibri" w:hAnsi="Calibri" w:cs="Calibri"/>
                <w:sz w:val="22"/>
                <w:szCs w:val="22"/>
              </w:rPr>
            </w:pPr>
          </w:p>
        </w:tc>
      </w:tr>
      <w:tr w:rsidR="004E2546" w:rsidRPr="007D4ED4" w14:paraId="63399488" w14:textId="77777777" w:rsidTr="00201C19">
        <w:trPr>
          <w:trHeight w:val="510"/>
          <w:jc w:val="center"/>
        </w:trPr>
        <w:tc>
          <w:tcPr>
            <w:tcW w:w="2269" w:type="dxa"/>
          </w:tcPr>
          <w:p w14:paraId="6A9D72CE" w14:textId="03B6D6D3" w:rsidR="004E2546" w:rsidRPr="007D4ED4" w:rsidRDefault="000264F3" w:rsidP="00DB33BC">
            <w:pPr>
              <w:ind w:left="0"/>
              <w:jc w:val="left"/>
              <w:rPr>
                <w:rFonts w:ascii="Calibri" w:hAnsi="Calibri" w:cs="Calibri"/>
                <w:sz w:val="22"/>
                <w:szCs w:val="22"/>
              </w:rPr>
            </w:pPr>
            <w:r w:rsidRPr="000264F3">
              <w:rPr>
                <w:rFonts w:ascii="Calibri" w:hAnsi="Calibri" w:cs="Calibri"/>
                <w:sz w:val="22"/>
                <w:szCs w:val="22"/>
              </w:rPr>
              <w:t>Choose index</w:t>
            </w:r>
          </w:p>
        </w:tc>
        <w:tc>
          <w:tcPr>
            <w:tcW w:w="2404" w:type="dxa"/>
          </w:tcPr>
          <w:p w14:paraId="354A3CD3" w14:textId="3E3C6BCC" w:rsidR="004E2546" w:rsidRDefault="000264F3" w:rsidP="0058252C">
            <w:pPr>
              <w:ind w:left="0"/>
              <w:rPr>
                <w:rFonts w:ascii="Calibri" w:hAnsi="Calibri" w:cs="Calibri"/>
                <w:sz w:val="22"/>
                <w:szCs w:val="22"/>
              </w:rPr>
            </w:pPr>
            <w:r>
              <w:rPr>
                <w:rFonts w:ascii="Calibri" w:hAnsi="Calibri" w:cs="Calibri"/>
                <w:sz w:val="22"/>
                <w:szCs w:val="22"/>
              </w:rPr>
              <w:t>N/A</w:t>
            </w:r>
          </w:p>
        </w:tc>
        <w:tc>
          <w:tcPr>
            <w:tcW w:w="1406" w:type="dxa"/>
          </w:tcPr>
          <w:p w14:paraId="7C0C4B62" w14:textId="5CA65B13" w:rsidR="004E2546" w:rsidRPr="007D4ED4" w:rsidRDefault="00DF653B" w:rsidP="0058252C">
            <w:pPr>
              <w:ind w:left="0"/>
              <w:rPr>
                <w:rFonts w:ascii="Calibri" w:hAnsi="Calibri" w:cs="Calibri"/>
                <w:sz w:val="22"/>
                <w:szCs w:val="22"/>
              </w:rPr>
            </w:pPr>
            <w:r w:rsidRPr="00DF653B">
              <w:rPr>
                <w:rFonts w:ascii="Calibri" w:hAnsi="Calibri" w:cs="Calibri"/>
                <w:sz w:val="22"/>
                <w:szCs w:val="22"/>
              </w:rPr>
              <w:t>Drop down</w:t>
            </w:r>
          </w:p>
        </w:tc>
        <w:tc>
          <w:tcPr>
            <w:tcW w:w="1469" w:type="dxa"/>
            <w:noWrap/>
          </w:tcPr>
          <w:p w14:paraId="7EB4DB8B" w14:textId="1D3BB513" w:rsidR="004E2546" w:rsidRPr="002C3757" w:rsidRDefault="00DF653B" w:rsidP="0058252C">
            <w:pPr>
              <w:ind w:left="0"/>
              <w:jc w:val="center"/>
              <w:rPr>
                <w:rFonts w:ascii="Calibri" w:hAnsi="Calibri" w:cs="Calibri"/>
                <w:sz w:val="22"/>
                <w:szCs w:val="22"/>
              </w:rPr>
            </w:pPr>
            <w:r w:rsidRPr="002C3757">
              <w:rPr>
                <w:rFonts w:ascii="Calibri" w:hAnsi="Calibri" w:cs="Calibri"/>
                <w:sz w:val="22"/>
                <w:szCs w:val="22"/>
              </w:rPr>
              <w:t>No Formula</w:t>
            </w:r>
          </w:p>
        </w:tc>
        <w:tc>
          <w:tcPr>
            <w:tcW w:w="1469" w:type="dxa"/>
            <w:noWrap/>
          </w:tcPr>
          <w:p w14:paraId="7B5767E4" w14:textId="77777777" w:rsidR="004E2546" w:rsidRPr="007D4ED4" w:rsidRDefault="004E2546" w:rsidP="0058252C">
            <w:pPr>
              <w:ind w:left="0"/>
              <w:rPr>
                <w:rFonts w:ascii="Calibri" w:hAnsi="Calibri" w:cs="Calibri"/>
                <w:sz w:val="22"/>
                <w:szCs w:val="22"/>
              </w:rPr>
            </w:pPr>
          </w:p>
        </w:tc>
      </w:tr>
    </w:tbl>
    <w:p w14:paraId="1250CD1D" w14:textId="77777777" w:rsidR="00977068" w:rsidRPr="007D4ED4" w:rsidRDefault="00977068" w:rsidP="00977068">
      <w:pPr>
        <w:ind w:left="0"/>
        <w:rPr>
          <w:rFonts w:ascii="Calibri" w:hAnsi="Calibri" w:cs="Calibri"/>
          <w:b/>
          <w:bCs/>
          <w:sz w:val="22"/>
          <w:szCs w:val="22"/>
        </w:rPr>
      </w:pPr>
    </w:p>
    <w:p w14:paraId="40D99C50" w14:textId="6100C236" w:rsidR="00977068" w:rsidRPr="007D4ED4" w:rsidRDefault="00977068" w:rsidP="00D6162C">
      <w:pPr>
        <w:pStyle w:val="ListParagraph"/>
        <w:numPr>
          <w:ilvl w:val="0"/>
          <w:numId w:val="18"/>
        </w:numPr>
        <w:rPr>
          <w:rFonts w:ascii="Calibri" w:hAnsi="Calibri" w:cs="Calibri"/>
          <w:b/>
          <w:bCs/>
          <w:sz w:val="22"/>
          <w:szCs w:val="22"/>
        </w:rPr>
      </w:pPr>
      <w:r w:rsidRPr="007D4ED4">
        <w:rPr>
          <w:rFonts w:ascii="Calibri" w:hAnsi="Calibri" w:cs="Calibri"/>
          <w:b/>
          <w:bCs/>
          <w:sz w:val="22"/>
          <w:szCs w:val="22"/>
        </w:rPr>
        <w:t>Extended payment terms</w:t>
      </w:r>
    </w:p>
    <w:p w14:paraId="774E8D8A" w14:textId="77777777" w:rsidR="00977068" w:rsidRPr="007D4ED4" w:rsidRDefault="00977068" w:rsidP="00977068">
      <w:pPr>
        <w:ind w:left="0"/>
        <w:rPr>
          <w:rFonts w:ascii="Calibri" w:hAnsi="Calibri" w:cs="Calibri"/>
          <w:b/>
          <w:bCs/>
          <w:sz w:val="22"/>
          <w:szCs w:val="22"/>
        </w:rPr>
      </w:pPr>
    </w:p>
    <w:tbl>
      <w:tblPr>
        <w:tblStyle w:val="TableGrid"/>
        <w:tblW w:w="9418" w:type="dxa"/>
        <w:jc w:val="center"/>
        <w:tblLayout w:type="fixed"/>
        <w:tblLook w:val="04A0" w:firstRow="1" w:lastRow="0" w:firstColumn="1" w:lastColumn="0" w:noHBand="0" w:noVBand="1"/>
      </w:tblPr>
      <w:tblGrid>
        <w:gridCol w:w="1271"/>
        <w:gridCol w:w="2410"/>
        <w:gridCol w:w="1559"/>
        <w:gridCol w:w="2587"/>
        <w:gridCol w:w="1591"/>
      </w:tblGrid>
      <w:tr w:rsidR="00B0282C" w:rsidRPr="007D4ED4" w14:paraId="0DB3BEE8" w14:textId="77777777" w:rsidTr="00B0282C">
        <w:trPr>
          <w:trHeight w:val="315"/>
          <w:jc w:val="center"/>
        </w:trPr>
        <w:tc>
          <w:tcPr>
            <w:tcW w:w="9418" w:type="dxa"/>
            <w:gridSpan w:val="5"/>
          </w:tcPr>
          <w:p w14:paraId="51859BB8" w14:textId="72DE7472" w:rsidR="00B0282C" w:rsidRPr="00B0282C" w:rsidRDefault="00B0282C" w:rsidP="0058252C">
            <w:pPr>
              <w:ind w:left="0"/>
              <w:rPr>
                <w:rFonts w:ascii="Calibri" w:hAnsi="Calibri" w:cs="Calibri"/>
                <w:b/>
                <w:bCs/>
                <w:sz w:val="22"/>
                <w:szCs w:val="22"/>
              </w:rPr>
            </w:pPr>
            <w:r w:rsidRPr="007D4ED4">
              <w:rPr>
                <w:rFonts w:ascii="Calibri" w:hAnsi="Calibri" w:cs="Calibri"/>
                <w:b/>
                <w:bCs/>
                <w:sz w:val="22"/>
                <w:szCs w:val="22"/>
              </w:rPr>
              <w:t>Category- Extended payment terms</w:t>
            </w:r>
          </w:p>
        </w:tc>
      </w:tr>
      <w:tr w:rsidR="00B0282C" w:rsidRPr="007D4ED4" w14:paraId="33B47725" w14:textId="77777777" w:rsidTr="00882229">
        <w:trPr>
          <w:trHeight w:val="600"/>
          <w:jc w:val="center"/>
        </w:trPr>
        <w:tc>
          <w:tcPr>
            <w:tcW w:w="1271" w:type="dxa"/>
            <w:hideMark/>
          </w:tcPr>
          <w:p w14:paraId="43AF94AF" w14:textId="2E4675B9" w:rsidR="00B0282C" w:rsidRPr="007D4ED4" w:rsidRDefault="00B0282C" w:rsidP="00882229">
            <w:pPr>
              <w:ind w:left="0"/>
              <w:jc w:val="center"/>
              <w:rPr>
                <w:rFonts w:ascii="Calibri" w:hAnsi="Calibri" w:cs="Calibri"/>
                <w:b/>
                <w:bCs/>
                <w:sz w:val="22"/>
                <w:szCs w:val="22"/>
              </w:rPr>
            </w:pPr>
            <w:r w:rsidRPr="007D4ED4">
              <w:rPr>
                <w:rFonts w:ascii="Calibri" w:hAnsi="Calibri" w:cs="Calibri"/>
                <w:b/>
                <w:bCs/>
                <w:sz w:val="22"/>
                <w:szCs w:val="22"/>
              </w:rPr>
              <w:t>Attributes</w:t>
            </w:r>
          </w:p>
        </w:tc>
        <w:tc>
          <w:tcPr>
            <w:tcW w:w="2410" w:type="dxa"/>
          </w:tcPr>
          <w:p w14:paraId="246F971A" w14:textId="2F004EE8" w:rsidR="00B0282C" w:rsidRDefault="00B0282C" w:rsidP="00882229">
            <w:pPr>
              <w:ind w:left="0"/>
              <w:jc w:val="center"/>
              <w:rPr>
                <w:rFonts w:ascii="Calibri" w:hAnsi="Calibri" w:cs="Calibri"/>
                <w:b/>
                <w:bCs/>
                <w:sz w:val="22"/>
                <w:szCs w:val="22"/>
              </w:rPr>
            </w:pPr>
            <w:r w:rsidRPr="00B0282C">
              <w:rPr>
                <w:rFonts w:ascii="Calibri" w:hAnsi="Calibri" w:cs="Calibri"/>
                <w:b/>
                <w:bCs/>
                <w:sz w:val="22"/>
                <w:szCs w:val="22"/>
              </w:rPr>
              <w:t>Part of Delivery Fee/ separately price fee</w:t>
            </w:r>
          </w:p>
        </w:tc>
        <w:tc>
          <w:tcPr>
            <w:tcW w:w="1559" w:type="dxa"/>
            <w:hideMark/>
          </w:tcPr>
          <w:p w14:paraId="41E7E593" w14:textId="2ADABC1E" w:rsidR="00B0282C" w:rsidRPr="007D4ED4" w:rsidRDefault="00B0282C" w:rsidP="00882229">
            <w:pPr>
              <w:ind w:left="0"/>
              <w:jc w:val="center"/>
              <w:rPr>
                <w:rFonts w:ascii="Calibri" w:hAnsi="Calibri" w:cs="Calibri"/>
                <w:b/>
                <w:bCs/>
                <w:sz w:val="22"/>
                <w:szCs w:val="22"/>
              </w:rPr>
            </w:pPr>
            <w:r>
              <w:rPr>
                <w:rFonts w:ascii="Calibri" w:hAnsi="Calibri" w:cs="Calibri"/>
                <w:b/>
                <w:bCs/>
                <w:sz w:val="22"/>
                <w:szCs w:val="22"/>
              </w:rPr>
              <w:t>Type of Attribute</w:t>
            </w:r>
          </w:p>
        </w:tc>
        <w:tc>
          <w:tcPr>
            <w:tcW w:w="2587" w:type="dxa"/>
            <w:noWrap/>
            <w:hideMark/>
          </w:tcPr>
          <w:p w14:paraId="785F16BC" w14:textId="601EFFF7" w:rsidR="00B0282C" w:rsidRPr="007D4ED4" w:rsidRDefault="00882229" w:rsidP="00882229">
            <w:pPr>
              <w:ind w:left="0"/>
              <w:jc w:val="center"/>
              <w:rPr>
                <w:rFonts w:ascii="Calibri" w:hAnsi="Calibri" w:cs="Calibri"/>
                <w:sz w:val="22"/>
                <w:szCs w:val="22"/>
              </w:rPr>
            </w:pPr>
            <w:r w:rsidRPr="00994452">
              <w:rPr>
                <w:rFonts w:ascii="Calibri" w:hAnsi="Calibri" w:cs="Calibri"/>
                <w:b/>
                <w:bCs/>
                <w:sz w:val="22"/>
                <w:szCs w:val="22"/>
              </w:rPr>
              <w:t>Pricing Calculations Formula</w:t>
            </w:r>
          </w:p>
        </w:tc>
        <w:tc>
          <w:tcPr>
            <w:tcW w:w="1591" w:type="dxa"/>
            <w:hideMark/>
          </w:tcPr>
          <w:p w14:paraId="72F81E6F" w14:textId="77777777" w:rsidR="00B0282C" w:rsidRPr="007D4ED4" w:rsidRDefault="00B0282C" w:rsidP="00882229">
            <w:pPr>
              <w:ind w:left="0"/>
              <w:jc w:val="center"/>
              <w:rPr>
                <w:rFonts w:ascii="Calibri" w:hAnsi="Calibri" w:cs="Calibri"/>
                <w:b/>
                <w:bCs/>
                <w:sz w:val="22"/>
                <w:szCs w:val="22"/>
              </w:rPr>
            </w:pPr>
            <w:r w:rsidRPr="007D4ED4">
              <w:rPr>
                <w:rFonts w:ascii="Calibri" w:hAnsi="Calibri" w:cs="Calibri"/>
                <w:b/>
                <w:bCs/>
                <w:sz w:val="22"/>
                <w:szCs w:val="22"/>
              </w:rPr>
              <w:t>Bit2win Configuration</w:t>
            </w:r>
          </w:p>
        </w:tc>
      </w:tr>
      <w:tr w:rsidR="00B0282C" w:rsidRPr="007D4ED4" w14:paraId="4C77B30F" w14:textId="77777777" w:rsidTr="00882229">
        <w:trPr>
          <w:trHeight w:val="510"/>
          <w:jc w:val="center"/>
        </w:trPr>
        <w:tc>
          <w:tcPr>
            <w:tcW w:w="1271" w:type="dxa"/>
            <w:hideMark/>
          </w:tcPr>
          <w:p w14:paraId="2D4B92C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Margin fictive</w:t>
            </w:r>
          </w:p>
        </w:tc>
        <w:tc>
          <w:tcPr>
            <w:tcW w:w="2410" w:type="dxa"/>
          </w:tcPr>
          <w:p w14:paraId="4288BAD7" w14:textId="743E2D02" w:rsidR="00B0282C" w:rsidRPr="007D4ED4" w:rsidRDefault="00D469A3" w:rsidP="0058252C">
            <w:pPr>
              <w:ind w:left="0"/>
              <w:rPr>
                <w:rFonts w:ascii="Calibri" w:hAnsi="Calibri" w:cs="Calibri"/>
                <w:sz w:val="22"/>
                <w:szCs w:val="22"/>
              </w:rPr>
            </w:pPr>
            <w:r w:rsidRPr="00D469A3">
              <w:rPr>
                <w:rFonts w:ascii="Calibri" w:hAnsi="Calibri" w:cs="Calibri"/>
                <w:sz w:val="22"/>
                <w:szCs w:val="22"/>
              </w:rPr>
              <w:t>Part of price</w:t>
            </w:r>
          </w:p>
        </w:tc>
        <w:tc>
          <w:tcPr>
            <w:tcW w:w="1559" w:type="dxa"/>
            <w:hideMark/>
          </w:tcPr>
          <w:p w14:paraId="474B531B" w14:textId="10951664" w:rsidR="00B0282C" w:rsidRPr="007D4ED4" w:rsidRDefault="00B0282C" w:rsidP="0058252C">
            <w:pPr>
              <w:ind w:left="0"/>
              <w:rPr>
                <w:rFonts w:ascii="Calibri" w:hAnsi="Calibri" w:cs="Calibri"/>
                <w:sz w:val="22"/>
                <w:szCs w:val="22"/>
              </w:rPr>
            </w:pPr>
            <w:r w:rsidRPr="007D4ED4">
              <w:rPr>
                <w:rFonts w:ascii="Calibri" w:hAnsi="Calibri" w:cs="Calibri"/>
                <w:sz w:val="22"/>
                <w:szCs w:val="22"/>
              </w:rPr>
              <w:t>Single value added by KAM/AM</w:t>
            </w:r>
          </w:p>
        </w:tc>
        <w:tc>
          <w:tcPr>
            <w:tcW w:w="2587" w:type="dxa"/>
            <w:noWrap/>
            <w:hideMark/>
          </w:tcPr>
          <w:p w14:paraId="2FC01916" w14:textId="77777777" w:rsidR="00B0282C" w:rsidRPr="007D4ED4" w:rsidRDefault="00B0282C" w:rsidP="0058252C">
            <w:pPr>
              <w:ind w:left="0"/>
              <w:jc w:val="center"/>
              <w:rPr>
                <w:rFonts w:ascii="Calibri" w:hAnsi="Calibri" w:cs="Calibri"/>
                <w:sz w:val="22"/>
                <w:szCs w:val="22"/>
              </w:rPr>
            </w:pPr>
            <w:r w:rsidRPr="002C3757">
              <w:rPr>
                <w:rFonts w:ascii="Calibri" w:hAnsi="Calibri" w:cs="Calibri"/>
                <w:sz w:val="22"/>
                <w:szCs w:val="22"/>
              </w:rPr>
              <w:t>Added by KAM/AM</w:t>
            </w:r>
          </w:p>
        </w:tc>
        <w:tc>
          <w:tcPr>
            <w:tcW w:w="1591" w:type="dxa"/>
            <w:noWrap/>
            <w:hideMark/>
          </w:tcPr>
          <w:p w14:paraId="778F3881"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246369A1" w14:textId="77777777" w:rsidTr="00882229">
        <w:trPr>
          <w:trHeight w:val="510"/>
          <w:jc w:val="center"/>
        </w:trPr>
        <w:tc>
          <w:tcPr>
            <w:tcW w:w="1271" w:type="dxa"/>
            <w:hideMark/>
          </w:tcPr>
          <w:p w14:paraId="271D2C94"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Fixed Price (GTF commodity price) </w:t>
            </w:r>
          </w:p>
        </w:tc>
        <w:tc>
          <w:tcPr>
            <w:tcW w:w="2410" w:type="dxa"/>
          </w:tcPr>
          <w:p w14:paraId="61EA7815" w14:textId="01ADF002" w:rsidR="00B0282C" w:rsidRPr="007D4ED4" w:rsidRDefault="00D469A3" w:rsidP="0058252C">
            <w:pPr>
              <w:ind w:left="0"/>
              <w:rPr>
                <w:rFonts w:ascii="Calibri" w:hAnsi="Calibri" w:cs="Calibri"/>
                <w:sz w:val="22"/>
                <w:szCs w:val="22"/>
              </w:rPr>
            </w:pPr>
            <w:r>
              <w:rPr>
                <w:rFonts w:ascii="Calibri" w:hAnsi="Calibri" w:cs="Calibri"/>
                <w:sz w:val="22"/>
                <w:szCs w:val="22"/>
              </w:rPr>
              <w:t>Yes</w:t>
            </w:r>
          </w:p>
        </w:tc>
        <w:tc>
          <w:tcPr>
            <w:tcW w:w="1559" w:type="dxa"/>
            <w:hideMark/>
          </w:tcPr>
          <w:p w14:paraId="2543F359" w14:textId="114A13E8"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 (commodity price)</w:t>
            </w:r>
          </w:p>
        </w:tc>
        <w:tc>
          <w:tcPr>
            <w:tcW w:w="2587" w:type="dxa"/>
            <w:noWrap/>
            <w:hideMark/>
          </w:tcPr>
          <w:p w14:paraId="3ADB5F0B"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c>
          <w:tcPr>
            <w:tcW w:w="1591" w:type="dxa"/>
            <w:noWrap/>
            <w:hideMark/>
          </w:tcPr>
          <w:p w14:paraId="0CDA0E4D"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w:t>
            </w:r>
          </w:p>
        </w:tc>
      </w:tr>
      <w:tr w:rsidR="00B0282C" w:rsidRPr="007D4ED4" w14:paraId="3C10CC32" w14:textId="77777777" w:rsidTr="00882229">
        <w:trPr>
          <w:trHeight w:val="1275"/>
          <w:jc w:val="center"/>
        </w:trPr>
        <w:tc>
          <w:tcPr>
            <w:tcW w:w="1271" w:type="dxa"/>
            <w:hideMark/>
          </w:tcPr>
          <w:p w14:paraId="14D80E2C"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lastRenderedPageBreak/>
              <w:t>Imbalance fee</w:t>
            </w:r>
          </w:p>
        </w:tc>
        <w:tc>
          <w:tcPr>
            <w:tcW w:w="2410" w:type="dxa"/>
          </w:tcPr>
          <w:p w14:paraId="066AF3AD" w14:textId="4D5882E6" w:rsidR="00B0282C" w:rsidRPr="007D4ED4" w:rsidRDefault="00D469A3" w:rsidP="0058252C">
            <w:pPr>
              <w:ind w:left="0"/>
              <w:rPr>
                <w:rFonts w:ascii="Calibri" w:hAnsi="Calibri" w:cs="Calibri"/>
                <w:sz w:val="22"/>
                <w:szCs w:val="22"/>
              </w:rPr>
            </w:pPr>
            <w:r w:rsidRPr="00D469A3">
              <w:rPr>
                <w:rFonts w:ascii="Calibri" w:hAnsi="Calibri" w:cs="Calibri"/>
                <w:sz w:val="22"/>
                <w:szCs w:val="22"/>
              </w:rPr>
              <w:t>Part of Delivery Fee</w:t>
            </w:r>
          </w:p>
        </w:tc>
        <w:tc>
          <w:tcPr>
            <w:tcW w:w="1559" w:type="dxa"/>
            <w:hideMark/>
          </w:tcPr>
          <w:p w14:paraId="3FA468CE" w14:textId="667089FF"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587" w:type="dxa"/>
            <w:hideMark/>
          </w:tcPr>
          <w:p w14:paraId="215570DE"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91" w:type="dxa"/>
            <w:noWrap/>
            <w:hideMark/>
          </w:tcPr>
          <w:p w14:paraId="65D7B9CE"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200006C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Attribute- Imbalance fee </w:t>
            </w:r>
          </w:p>
        </w:tc>
      </w:tr>
      <w:tr w:rsidR="00B0282C" w:rsidRPr="007D4ED4" w14:paraId="3C96A90A" w14:textId="77777777" w:rsidTr="00882229">
        <w:trPr>
          <w:trHeight w:val="1275"/>
          <w:jc w:val="center"/>
        </w:trPr>
        <w:tc>
          <w:tcPr>
            <w:tcW w:w="1271" w:type="dxa"/>
            <w:hideMark/>
          </w:tcPr>
          <w:p w14:paraId="6B767413"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Credit fee</w:t>
            </w:r>
          </w:p>
        </w:tc>
        <w:tc>
          <w:tcPr>
            <w:tcW w:w="2410" w:type="dxa"/>
          </w:tcPr>
          <w:p w14:paraId="24E3B702" w14:textId="213BA523" w:rsidR="00B0282C" w:rsidRPr="007D4ED4" w:rsidRDefault="00D469A3" w:rsidP="0058252C">
            <w:pPr>
              <w:ind w:left="0"/>
              <w:rPr>
                <w:rFonts w:ascii="Calibri" w:hAnsi="Calibri" w:cs="Calibri"/>
                <w:sz w:val="22"/>
                <w:szCs w:val="22"/>
              </w:rPr>
            </w:pPr>
            <w:r w:rsidRPr="00D469A3">
              <w:rPr>
                <w:rFonts w:ascii="Calibri" w:hAnsi="Calibri" w:cs="Calibri"/>
                <w:sz w:val="22"/>
                <w:szCs w:val="22"/>
              </w:rPr>
              <w:t>Part of Delivery Fee</w:t>
            </w:r>
          </w:p>
        </w:tc>
        <w:tc>
          <w:tcPr>
            <w:tcW w:w="1559" w:type="dxa"/>
            <w:hideMark/>
          </w:tcPr>
          <w:p w14:paraId="3A4FFBE8" w14:textId="49BAF8B3" w:rsidR="00B0282C" w:rsidRPr="007D4ED4" w:rsidRDefault="00B0282C" w:rsidP="0058252C">
            <w:pPr>
              <w:ind w:left="0"/>
              <w:rPr>
                <w:rFonts w:ascii="Calibri" w:hAnsi="Calibri" w:cs="Calibri"/>
                <w:sz w:val="22"/>
                <w:szCs w:val="22"/>
              </w:rPr>
            </w:pPr>
            <w:r w:rsidRPr="007D4ED4">
              <w:rPr>
                <w:rFonts w:ascii="Calibri" w:hAnsi="Calibri" w:cs="Calibri"/>
                <w:sz w:val="22"/>
                <w:szCs w:val="22"/>
              </w:rPr>
              <w:t>Prep curve</w:t>
            </w:r>
          </w:p>
        </w:tc>
        <w:tc>
          <w:tcPr>
            <w:tcW w:w="2587" w:type="dxa"/>
            <w:hideMark/>
          </w:tcPr>
          <w:p w14:paraId="297FC8A0"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 xml:space="preserve">* Prep curve in general: with a monthly charge calculated as: monthly fee * monthly expected delivery volume, for the customer's metering points entering the offer, for each month of the delivery period and weighted by the customer’s total expected volume/price to reach at a fee in </w:t>
            </w:r>
            <w:proofErr w:type="spellStart"/>
            <w:r w:rsidRPr="007D4ED4">
              <w:rPr>
                <w:rFonts w:ascii="Calibri" w:hAnsi="Calibri" w:cs="Calibri"/>
                <w:sz w:val="22"/>
                <w:szCs w:val="22"/>
              </w:rPr>
              <w:t>øre</w:t>
            </w:r>
            <w:proofErr w:type="spellEnd"/>
            <w:r w:rsidRPr="007D4ED4">
              <w:rPr>
                <w:rFonts w:ascii="Calibri" w:hAnsi="Calibri" w:cs="Calibri"/>
                <w:sz w:val="22"/>
                <w:szCs w:val="22"/>
              </w:rPr>
              <w:t>/m³.</w:t>
            </w:r>
          </w:p>
        </w:tc>
        <w:tc>
          <w:tcPr>
            <w:tcW w:w="1591" w:type="dxa"/>
            <w:noWrap/>
            <w:hideMark/>
          </w:tcPr>
          <w:p w14:paraId="264077B2" w14:textId="77777777" w:rsidR="00B0282C" w:rsidRPr="007D4ED4" w:rsidRDefault="00B0282C" w:rsidP="0058252C">
            <w:pPr>
              <w:ind w:left="0"/>
              <w:jc w:val="left"/>
              <w:rPr>
                <w:rFonts w:ascii="Calibri" w:hAnsi="Calibri" w:cs="Calibri"/>
                <w:sz w:val="22"/>
                <w:szCs w:val="22"/>
              </w:rPr>
            </w:pPr>
            <w:r w:rsidRPr="007D4ED4">
              <w:rPr>
                <w:rFonts w:ascii="Calibri" w:hAnsi="Calibri" w:cs="Calibri"/>
                <w:sz w:val="22"/>
                <w:szCs w:val="22"/>
              </w:rPr>
              <w:t>  Family- Gas Additional fees</w:t>
            </w:r>
          </w:p>
          <w:p w14:paraId="123CABC7" w14:textId="77777777" w:rsidR="00B0282C" w:rsidRPr="007D4ED4" w:rsidRDefault="00B0282C" w:rsidP="0058252C">
            <w:pPr>
              <w:ind w:left="0"/>
              <w:rPr>
                <w:rFonts w:ascii="Calibri" w:hAnsi="Calibri" w:cs="Calibri"/>
                <w:sz w:val="22"/>
                <w:szCs w:val="22"/>
              </w:rPr>
            </w:pPr>
            <w:r w:rsidRPr="007D4ED4">
              <w:rPr>
                <w:rFonts w:ascii="Calibri" w:hAnsi="Calibri" w:cs="Calibri"/>
                <w:sz w:val="22"/>
                <w:szCs w:val="22"/>
              </w:rPr>
              <w:t>Attribute- Credit fee</w:t>
            </w:r>
          </w:p>
        </w:tc>
      </w:tr>
    </w:tbl>
    <w:p w14:paraId="6BB1B632" w14:textId="77777777" w:rsidR="004470F3" w:rsidRPr="00C16F19" w:rsidRDefault="004470F3" w:rsidP="004470F3">
      <w:pPr>
        <w:ind w:left="0"/>
      </w:pPr>
    </w:p>
    <w:p w14:paraId="6FDFD91D" w14:textId="77777777" w:rsidR="004470F3" w:rsidRDefault="004470F3" w:rsidP="004470F3">
      <w:pPr>
        <w:ind w:left="0"/>
        <w:rPr>
          <w:b/>
          <w:bCs/>
        </w:rPr>
      </w:pPr>
    </w:p>
    <w:p w14:paraId="58D9A190" w14:textId="77777777" w:rsidR="00D469A3" w:rsidRDefault="00D469A3" w:rsidP="004470F3">
      <w:pPr>
        <w:ind w:left="0"/>
        <w:rPr>
          <w:b/>
          <w:bCs/>
        </w:rPr>
      </w:pPr>
    </w:p>
    <w:p w14:paraId="2273D405" w14:textId="77777777" w:rsidR="00D469A3" w:rsidRDefault="00D469A3" w:rsidP="004470F3">
      <w:pPr>
        <w:ind w:left="0"/>
        <w:rPr>
          <w:b/>
          <w:bCs/>
        </w:rPr>
      </w:pPr>
    </w:p>
    <w:p w14:paraId="2E7EBC02" w14:textId="77777777" w:rsidR="00D469A3" w:rsidRDefault="00D469A3" w:rsidP="004470F3">
      <w:pPr>
        <w:ind w:left="0"/>
        <w:rPr>
          <w:b/>
          <w:bCs/>
        </w:rPr>
      </w:pPr>
    </w:p>
    <w:p w14:paraId="3803600C" w14:textId="77777777" w:rsidR="00D469A3" w:rsidRDefault="00D469A3" w:rsidP="004470F3">
      <w:pPr>
        <w:ind w:left="0"/>
        <w:rPr>
          <w:b/>
          <w:bCs/>
        </w:rPr>
      </w:pPr>
    </w:p>
    <w:p w14:paraId="34D3413A" w14:textId="77777777" w:rsidR="00D469A3" w:rsidRDefault="00D469A3" w:rsidP="004470F3">
      <w:pPr>
        <w:ind w:left="0"/>
        <w:rPr>
          <w:b/>
          <w:bCs/>
        </w:rPr>
      </w:pPr>
    </w:p>
    <w:p w14:paraId="1196C722" w14:textId="77777777" w:rsidR="00D469A3" w:rsidRDefault="00D469A3" w:rsidP="004470F3">
      <w:pPr>
        <w:ind w:left="0"/>
        <w:rPr>
          <w:b/>
          <w:bCs/>
        </w:rPr>
      </w:pPr>
    </w:p>
    <w:p w14:paraId="3073F946" w14:textId="77777777" w:rsidR="00D469A3" w:rsidRDefault="00D469A3" w:rsidP="004470F3">
      <w:pPr>
        <w:ind w:left="0"/>
        <w:rPr>
          <w:b/>
          <w:bCs/>
        </w:rPr>
      </w:pPr>
    </w:p>
    <w:p w14:paraId="55DBB8BA" w14:textId="77777777" w:rsidR="00D469A3" w:rsidRDefault="00D469A3" w:rsidP="004470F3">
      <w:pPr>
        <w:ind w:left="0"/>
        <w:rPr>
          <w:b/>
          <w:bCs/>
        </w:rPr>
      </w:pPr>
    </w:p>
    <w:p w14:paraId="6DB62F6F" w14:textId="77777777" w:rsidR="00D469A3" w:rsidRDefault="00D469A3" w:rsidP="004470F3">
      <w:pPr>
        <w:ind w:left="0"/>
        <w:rPr>
          <w:b/>
          <w:bCs/>
        </w:rPr>
      </w:pPr>
    </w:p>
    <w:p w14:paraId="0E02AC93" w14:textId="77777777" w:rsidR="00D469A3" w:rsidRDefault="00D469A3" w:rsidP="004470F3">
      <w:pPr>
        <w:ind w:left="0"/>
        <w:rPr>
          <w:b/>
          <w:bCs/>
        </w:rPr>
      </w:pPr>
    </w:p>
    <w:p w14:paraId="69F9245E" w14:textId="77777777" w:rsidR="00D469A3" w:rsidRDefault="00D469A3" w:rsidP="004470F3">
      <w:pPr>
        <w:ind w:left="0"/>
        <w:rPr>
          <w:b/>
          <w:bCs/>
        </w:rPr>
      </w:pPr>
    </w:p>
    <w:p w14:paraId="78AA48CC" w14:textId="77777777" w:rsidR="00D469A3" w:rsidRDefault="00D469A3" w:rsidP="004470F3">
      <w:pPr>
        <w:ind w:left="0"/>
        <w:rPr>
          <w:b/>
          <w:bCs/>
        </w:rPr>
      </w:pPr>
    </w:p>
    <w:p w14:paraId="1E11A535" w14:textId="77777777" w:rsidR="00D469A3" w:rsidRDefault="00D469A3" w:rsidP="004470F3">
      <w:pPr>
        <w:ind w:left="0"/>
        <w:rPr>
          <w:b/>
          <w:bCs/>
        </w:rPr>
      </w:pPr>
    </w:p>
    <w:p w14:paraId="44662229" w14:textId="77777777" w:rsidR="00D469A3" w:rsidRDefault="00D469A3" w:rsidP="004470F3">
      <w:pPr>
        <w:ind w:left="0"/>
        <w:rPr>
          <w:b/>
          <w:bCs/>
        </w:rPr>
      </w:pPr>
    </w:p>
    <w:p w14:paraId="3AB2259E" w14:textId="77777777" w:rsidR="00D469A3" w:rsidRDefault="00D469A3" w:rsidP="004470F3">
      <w:pPr>
        <w:ind w:left="0"/>
        <w:rPr>
          <w:b/>
          <w:bCs/>
        </w:rPr>
      </w:pPr>
    </w:p>
    <w:p w14:paraId="1980EEBD" w14:textId="77777777" w:rsidR="00D469A3" w:rsidRDefault="00D469A3" w:rsidP="004470F3">
      <w:pPr>
        <w:ind w:left="0"/>
        <w:rPr>
          <w:b/>
          <w:bCs/>
        </w:rPr>
      </w:pPr>
    </w:p>
    <w:p w14:paraId="601C1D3A" w14:textId="77777777" w:rsidR="009348D5" w:rsidRPr="000120D9" w:rsidRDefault="009348D5" w:rsidP="00675603">
      <w:pPr>
        <w:pStyle w:val="Heading3"/>
      </w:pPr>
      <w:bookmarkStart w:id="325" w:name="_Toc205984829"/>
      <w:r w:rsidRPr="00391A03">
        <w:lastRenderedPageBreak/>
        <w:t>Sample</w:t>
      </w:r>
      <w:r>
        <w:t xml:space="preserve"> Calculation</w:t>
      </w:r>
      <w:bookmarkEnd w:id="325"/>
    </w:p>
    <w:p w14:paraId="16CF5BDD" w14:textId="77777777" w:rsidR="0062403A" w:rsidRDefault="0062403A" w:rsidP="004470F3">
      <w:pPr>
        <w:ind w:left="0"/>
        <w:rPr>
          <w:b/>
          <w:bCs/>
        </w:rPr>
      </w:pPr>
    </w:p>
    <w:p w14:paraId="2C6DA388" w14:textId="02CB7043" w:rsidR="0062403A" w:rsidRDefault="00D522E9" w:rsidP="00932308">
      <w:pPr>
        <w:pStyle w:val="Heading4"/>
      </w:pPr>
      <w:ins w:id="326" w:author="AASHUTOSH" w:date="2025-06-19T19:31:00Z">
        <w:r>
          <w:t xml:space="preserve">Power </w:t>
        </w:r>
      </w:ins>
      <w:r w:rsidR="004D0939">
        <w:t>Spot Price</w:t>
      </w:r>
    </w:p>
    <w:p w14:paraId="3DAF8510" w14:textId="2D6DB708" w:rsidR="00541688" w:rsidRDefault="00541688" w:rsidP="004470F3">
      <w:pPr>
        <w:ind w:left="0"/>
      </w:pPr>
      <w:r w:rsidRPr="00FD3261">
        <w:t>The Attributes mentioned below are</w:t>
      </w:r>
      <w:r w:rsidR="0018354B">
        <w:t xml:space="preserve"> not applicable </w:t>
      </w:r>
      <w:r w:rsidR="00F12ED1">
        <w:t>as</w:t>
      </w:r>
      <w:r w:rsidR="0018354B">
        <w:t xml:space="preserve"> part of</w:t>
      </w:r>
      <w:ins w:id="327" w:author="AASHUTOSH" w:date="2025-06-16T11:24:00Z">
        <w:r w:rsidR="00CD17B7">
          <w:t xml:space="preserve"> delivery fee </w:t>
        </w:r>
      </w:ins>
      <w:del w:id="328" w:author="AASHUTOSH" w:date="2025-06-16T11:24:00Z">
        <w:r w:rsidR="0018354B" w:rsidDel="00CD17B7">
          <w:delText xml:space="preserve"> price </w:delText>
        </w:r>
      </w:del>
      <w:r w:rsidR="0018354B">
        <w:t xml:space="preserve">but </w:t>
      </w:r>
      <w:r w:rsidR="00F12ED1">
        <w:t xml:space="preserve">possible to add as text offer wording in the </w:t>
      </w:r>
      <w:r w:rsidR="00271582">
        <w:t>final offer</w:t>
      </w:r>
    </w:p>
    <w:p w14:paraId="194806B3" w14:textId="77777777" w:rsidR="00D70B24" w:rsidRPr="00D70B24" w:rsidRDefault="00D70B24" w:rsidP="00D6162C">
      <w:pPr>
        <w:pStyle w:val="ListParagraph"/>
        <w:numPr>
          <w:ilvl w:val="0"/>
          <w:numId w:val="58"/>
        </w:numPr>
      </w:pPr>
      <w:r w:rsidRPr="00D70B24">
        <w:t>Tax exemption</w:t>
      </w:r>
    </w:p>
    <w:p w14:paraId="7B35C43C" w14:textId="77777777" w:rsidR="00D70B24" w:rsidRPr="00D70B24" w:rsidRDefault="00D70B24" w:rsidP="00D6162C">
      <w:pPr>
        <w:pStyle w:val="ListParagraph"/>
        <w:numPr>
          <w:ilvl w:val="0"/>
          <w:numId w:val="58"/>
        </w:numPr>
      </w:pPr>
      <w:r w:rsidRPr="00D70B24">
        <w:t>Extraordinary balancing</w:t>
      </w:r>
    </w:p>
    <w:p w14:paraId="58B62F60" w14:textId="77777777" w:rsidR="00D70B24" w:rsidRPr="00D70B24" w:rsidRDefault="00D70B24" w:rsidP="00D6162C">
      <w:pPr>
        <w:pStyle w:val="ListParagraph"/>
        <w:numPr>
          <w:ilvl w:val="0"/>
          <w:numId w:val="58"/>
        </w:numPr>
      </w:pPr>
      <w:r w:rsidRPr="00D70B24">
        <w:t>Commission conditions</w:t>
      </w:r>
    </w:p>
    <w:p w14:paraId="60446032" w14:textId="77777777" w:rsidR="00D70B24" w:rsidRPr="00D70B24" w:rsidRDefault="00D70B24" w:rsidP="00D6162C">
      <w:pPr>
        <w:pStyle w:val="ListParagraph"/>
        <w:numPr>
          <w:ilvl w:val="0"/>
          <w:numId w:val="58"/>
        </w:numPr>
      </w:pPr>
      <w:r w:rsidRPr="00D70B24">
        <w:t>Pro rata liability</w:t>
      </w:r>
    </w:p>
    <w:p w14:paraId="3A2B54B4" w14:textId="77777777" w:rsidR="00D70B24" w:rsidRPr="00D70B24" w:rsidRDefault="00D70B24" w:rsidP="00D6162C">
      <w:pPr>
        <w:pStyle w:val="ListParagraph"/>
        <w:numPr>
          <w:ilvl w:val="0"/>
          <w:numId w:val="58"/>
        </w:numPr>
      </w:pPr>
      <w:r w:rsidRPr="00D70B24">
        <w:t>Registration for PBS</w:t>
      </w:r>
    </w:p>
    <w:p w14:paraId="2B5D3E81" w14:textId="77777777" w:rsidR="00D70B24" w:rsidRPr="00D70B24" w:rsidRDefault="00D70B24" w:rsidP="00D6162C">
      <w:pPr>
        <w:pStyle w:val="ListParagraph"/>
        <w:numPr>
          <w:ilvl w:val="0"/>
          <w:numId w:val="58"/>
        </w:numPr>
      </w:pPr>
      <w:r w:rsidRPr="00D70B24">
        <w:t xml:space="preserve">100% </w:t>
      </w:r>
      <w:proofErr w:type="spellStart"/>
      <w:r w:rsidRPr="00D70B24">
        <w:t>volumen</w:t>
      </w:r>
      <w:proofErr w:type="spellEnd"/>
      <w:r w:rsidRPr="00D70B24">
        <w:t xml:space="preserve"> flex</w:t>
      </w:r>
    </w:p>
    <w:p w14:paraId="25BD6D0C" w14:textId="3333AEC9" w:rsidR="00D70B24" w:rsidRPr="009116B6" w:rsidRDefault="00D70B24" w:rsidP="00D6162C">
      <w:pPr>
        <w:pStyle w:val="ListParagraph"/>
        <w:numPr>
          <w:ilvl w:val="0"/>
          <w:numId w:val="58"/>
        </w:numPr>
        <w:rPr>
          <w:b/>
          <w:bCs/>
        </w:rPr>
      </w:pPr>
      <w:r w:rsidRPr="00D70B24">
        <w:t>English offer wording</w:t>
      </w:r>
    </w:p>
    <w:p w14:paraId="14C0A211" w14:textId="3948F6B4" w:rsidR="009116B6" w:rsidRPr="00271582" w:rsidDel="004700DE" w:rsidRDefault="009116B6" w:rsidP="00D6162C">
      <w:pPr>
        <w:pStyle w:val="ListParagraph"/>
        <w:numPr>
          <w:ilvl w:val="0"/>
          <w:numId w:val="58"/>
        </w:numPr>
        <w:rPr>
          <w:del w:id="329" w:author="AASHUTOSH" w:date="2025-06-16T19:02:00Z"/>
          <w:b/>
          <w:bCs/>
        </w:rPr>
      </w:pPr>
      <w:del w:id="330" w:author="AASHUTOSH" w:date="2025-06-16T19:02:00Z">
        <w:r w:rsidRPr="009116B6" w:rsidDel="004700DE">
          <w:delText>Subscription</w:delText>
        </w:r>
      </w:del>
    </w:p>
    <w:p w14:paraId="4E818947" w14:textId="77777777" w:rsidR="00271582" w:rsidRDefault="00271582" w:rsidP="00271582">
      <w:pPr>
        <w:ind w:left="0"/>
        <w:rPr>
          <w:b/>
          <w:bCs/>
        </w:rPr>
      </w:pPr>
    </w:p>
    <w:p w14:paraId="0B369E62" w14:textId="3FA81DA9" w:rsidR="00271582" w:rsidRDefault="00271582" w:rsidP="00271582">
      <w:pPr>
        <w:ind w:left="0"/>
      </w:pPr>
      <w:r w:rsidRPr="00271582">
        <w:t>The Attributes mentioned below are</w:t>
      </w:r>
      <w:r>
        <w:t xml:space="preserve"> not part of</w:t>
      </w:r>
      <w:ins w:id="331" w:author="AASHUTOSH" w:date="2025-06-16T11:25:00Z">
        <w:r w:rsidR="00CD17B7">
          <w:t xml:space="preserve"> delivery fee</w:t>
        </w:r>
      </w:ins>
      <w:r>
        <w:t xml:space="preserve"> </w:t>
      </w:r>
      <w:del w:id="332" w:author="Inger Pilgaard Hay" w:date="2025-06-13T14:13:00Z">
        <w:r w:rsidR="00E32594" w:rsidDel="001C1280">
          <w:delText>price</w:delText>
        </w:r>
        <w:r w:rsidR="00FC04BD" w:rsidDel="001C1280">
          <w:delText xml:space="preserve"> </w:delText>
        </w:r>
      </w:del>
      <w:r w:rsidR="00FC04BD">
        <w:t xml:space="preserve">but </w:t>
      </w:r>
      <w:r w:rsidR="009116B6">
        <w:t>are possible to add and a</w:t>
      </w:r>
      <w:r w:rsidR="00E36BD6">
        <w:t xml:space="preserve">djust </w:t>
      </w:r>
      <w:r w:rsidR="00E32594">
        <w:t>separately in the final offer</w:t>
      </w:r>
    </w:p>
    <w:p w14:paraId="2DD43DC0" w14:textId="77777777" w:rsidR="00282D5B" w:rsidRDefault="00282D5B" w:rsidP="00D6162C">
      <w:pPr>
        <w:pStyle w:val="ListParagraph"/>
        <w:numPr>
          <w:ilvl w:val="0"/>
          <w:numId w:val="59"/>
        </w:numPr>
      </w:pPr>
      <w:r>
        <w:t>Certificates cost</w:t>
      </w:r>
    </w:p>
    <w:p w14:paraId="11B3C06F" w14:textId="766D896F" w:rsidR="004700DE" w:rsidRDefault="00282D5B" w:rsidP="00D6162C">
      <w:pPr>
        <w:pStyle w:val="ListParagraph"/>
        <w:numPr>
          <w:ilvl w:val="0"/>
          <w:numId w:val="59"/>
        </w:numPr>
        <w:rPr>
          <w:ins w:id="333" w:author="AASHUTOSH" w:date="2025-06-16T19:02:00Z"/>
        </w:rPr>
      </w:pPr>
      <w:r>
        <w:t>Certificates margin</w:t>
      </w:r>
    </w:p>
    <w:p w14:paraId="67E927E6" w14:textId="7C99D54F" w:rsidR="004700DE" w:rsidRPr="00271582" w:rsidRDefault="004700DE" w:rsidP="00D6162C">
      <w:pPr>
        <w:pStyle w:val="ListParagraph"/>
        <w:numPr>
          <w:ilvl w:val="0"/>
          <w:numId w:val="59"/>
        </w:numPr>
      </w:pPr>
      <w:ins w:id="334" w:author="AASHUTOSH" w:date="2025-06-16T19:02:00Z">
        <w:r>
          <w:t>Subscription</w:t>
        </w:r>
      </w:ins>
    </w:p>
    <w:p w14:paraId="42848A29" w14:textId="77777777" w:rsidR="00271582" w:rsidRPr="00271582" w:rsidRDefault="00271582" w:rsidP="00271582">
      <w:pPr>
        <w:ind w:left="0"/>
        <w:rPr>
          <w:b/>
          <w:bCs/>
        </w:rPr>
      </w:pPr>
    </w:p>
    <w:p w14:paraId="5984576D" w14:textId="6F7DC2E9" w:rsidR="004D0939" w:rsidRPr="00FD3261" w:rsidRDefault="00FD3261" w:rsidP="004470F3">
      <w:pPr>
        <w:ind w:left="0"/>
      </w:pPr>
      <w:r w:rsidRPr="00FD3261">
        <w:t xml:space="preserve">The Attributes mentioned below are </w:t>
      </w:r>
      <w:del w:id="335" w:author="Inger Pilgaard Hay" w:date="2025-06-13T14:15:00Z">
        <w:r w:rsidRPr="00FD3261" w:rsidDel="001C1280">
          <w:delText xml:space="preserve">the part of price which will go into </w:delText>
        </w:r>
      </w:del>
      <w:r w:rsidRPr="00FD3261">
        <w:t>the final delivery fee:</w:t>
      </w:r>
    </w:p>
    <w:p w14:paraId="2A1E7D63" w14:textId="77777777" w:rsidR="00FD3261" w:rsidRPr="00FD3261" w:rsidRDefault="00FD3261" w:rsidP="00D6162C">
      <w:pPr>
        <w:pStyle w:val="ListParagraph"/>
        <w:numPr>
          <w:ilvl w:val="0"/>
          <w:numId w:val="58"/>
        </w:numPr>
      </w:pPr>
      <w:r w:rsidRPr="00FD3261">
        <w:t>Margin DK1</w:t>
      </w:r>
    </w:p>
    <w:p w14:paraId="6EBD094B" w14:textId="77777777" w:rsidR="00FD3261" w:rsidRPr="00FD3261" w:rsidRDefault="00FD3261" w:rsidP="00D6162C">
      <w:pPr>
        <w:pStyle w:val="ListParagraph"/>
        <w:numPr>
          <w:ilvl w:val="0"/>
          <w:numId w:val="58"/>
        </w:numPr>
      </w:pPr>
      <w:r w:rsidRPr="00FD3261">
        <w:t>Margin DK2</w:t>
      </w:r>
    </w:p>
    <w:p w14:paraId="651A6347" w14:textId="77777777" w:rsidR="00FD3261" w:rsidRPr="00FD3261" w:rsidRDefault="00FD3261" w:rsidP="00D6162C">
      <w:pPr>
        <w:pStyle w:val="ListParagraph"/>
        <w:numPr>
          <w:ilvl w:val="0"/>
          <w:numId w:val="58"/>
        </w:numPr>
      </w:pPr>
      <w:r w:rsidRPr="00FD3261">
        <w:t>Credit fee DK1</w:t>
      </w:r>
    </w:p>
    <w:p w14:paraId="405F7D53" w14:textId="77777777" w:rsidR="00FD3261" w:rsidRPr="00FD3261" w:rsidRDefault="00FD3261" w:rsidP="00D6162C">
      <w:pPr>
        <w:pStyle w:val="ListParagraph"/>
        <w:numPr>
          <w:ilvl w:val="0"/>
          <w:numId w:val="58"/>
        </w:numPr>
      </w:pPr>
      <w:r w:rsidRPr="00FD3261">
        <w:t>Credit fee DK2</w:t>
      </w:r>
    </w:p>
    <w:p w14:paraId="2A57AD86" w14:textId="77777777" w:rsidR="00FD3261" w:rsidRPr="00FD3261" w:rsidRDefault="00FD3261" w:rsidP="00D6162C">
      <w:pPr>
        <w:pStyle w:val="ListParagraph"/>
        <w:numPr>
          <w:ilvl w:val="0"/>
          <w:numId w:val="58"/>
        </w:numPr>
      </w:pPr>
      <w:r w:rsidRPr="00FD3261">
        <w:t>Nord Pool trading fee</w:t>
      </w:r>
    </w:p>
    <w:p w14:paraId="00A8B564" w14:textId="77777777" w:rsidR="00FD3261" w:rsidRPr="00FD3261" w:rsidRDefault="00FD3261" w:rsidP="00D6162C">
      <w:pPr>
        <w:pStyle w:val="ListParagraph"/>
        <w:numPr>
          <w:ilvl w:val="0"/>
          <w:numId w:val="58"/>
        </w:numPr>
      </w:pPr>
      <w:r w:rsidRPr="00FD3261">
        <w:t>Nord Pool annual fee</w:t>
      </w:r>
    </w:p>
    <w:p w14:paraId="63436A49" w14:textId="77777777" w:rsidR="00FD3261" w:rsidRPr="00FD3261" w:rsidRDefault="00FD3261" w:rsidP="00D6162C">
      <w:pPr>
        <w:pStyle w:val="ListParagraph"/>
        <w:numPr>
          <w:ilvl w:val="0"/>
          <w:numId w:val="58"/>
        </w:numPr>
      </w:pPr>
      <w:r w:rsidRPr="00FD3261">
        <w:t>Imbalance fee DK1</w:t>
      </w:r>
    </w:p>
    <w:p w14:paraId="2C514BC3" w14:textId="77777777" w:rsidR="00FD3261" w:rsidRPr="00FD3261" w:rsidRDefault="00FD3261" w:rsidP="00D6162C">
      <w:pPr>
        <w:pStyle w:val="ListParagraph"/>
        <w:numPr>
          <w:ilvl w:val="0"/>
          <w:numId w:val="58"/>
        </w:numPr>
      </w:pPr>
      <w:r w:rsidRPr="00FD3261">
        <w:t>Imbalance fee DK2</w:t>
      </w:r>
    </w:p>
    <w:p w14:paraId="1882794A" w14:textId="45D44398" w:rsidR="00FD3261" w:rsidRDefault="00FD3261" w:rsidP="00D6162C">
      <w:pPr>
        <w:pStyle w:val="ListParagraph"/>
        <w:numPr>
          <w:ilvl w:val="0"/>
          <w:numId w:val="58"/>
        </w:numPr>
      </w:pPr>
      <w:r w:rsidRPr="00FD3261">
        <w:t>Extended payment terms Fee</w:t>
      </w:r>
    </w:p>
    <w:p w14:paraId="10FDA21C" w14:textId="77777777" w:rsidR="00FD3261" w:rsidRDefault="00FD3261" w:rsidP="00FD3261">
      <w:pPr>
        <w:ind w:left="0"/>
      </w:pPr>
    </w:p>
    <w:p w14:paraId="7F18E3EF" w14:textId="72282502" w:rsidR="00183DE7" w:rsidDel="00A61B66" w:rsidRDefault="00183DE7" w:rsidP="00FD3261">
      <w:pPr>
        <w:ind w:left="0"/>
        <w:rPr>
          <w:del w:id="336" w:author="AASHUTOSH" w:date="2025-06-19T14:13:00Z"/>
        </w:rPr>
      </w:pPr>
      <w:del w:id="337" w:author="AASHUTOSH" w:date="2025-06-19T14:13:00Z">
        <w:r w:rsidDel="00A61B66">
          <w:delText xml:space="preserve">So, the </w:delText>
        </w:r>
        <w:r w:rsidR="003D7AD7" w:rsidDel="00A61B66">
          <w:delText>final d</w:delText>
        </w:r>
        <w:r w:rsidDel="00A61B66">
          <w:delText>elivery fee</w:delText>
        </w:r>
        <w:r w:rsidR="003D7AD7" w:rsidDel="00A61B66">
          <w:delText xml:space="preserve"> is submission of all the fee which are part of the price:</w:delText>
        </w:r>
      </w:del>
    </w:p>
    <w:p w14:paraId="0B7CB554" w14:textId="21EFF088" w:rsidR="003D7AD7" w:rsidDel="00A61B66" w:rsidRDefault="003D7AD7" w:rsidP="00FD3261">
      <w:pPr>
        <w:ind w:left="0"/>
        <w:rPr>
          <w:del w:id="338" w:author="AASHUTOSH" w:date="2025-06-19T14:13:00Z"/>
        </w:rPr>
      </w:pPr>
      <w:del w:id="339" w:author="AASHUTOSH" w:date="2025-06-19T14:13:00Z">
        <w:r w:rsidRPr="004A5A60" w:rsidDel="00A61B66">
          <w:rPr>
            <w:b/>
            <w:bCs/>
          </w:rPr>
          <w:delText>Delivery Fee</w:delText>
        </w:r>
        <w:r w:rsidR="004A5A60" w:rsidDel="00A61B66">
          <w:rPr>
            <w:b/>
            <w:bCs/>
          </w:rPr>
          <w:delText xml:space="preserve">= </w:delText>
        </w:r>
        <w:r w:rsidR="004A5A60" w:rsidDel="00A61B66">
          <w:delText>Margin</w:delText>
        </w:r>
        <w:r w:rsidR="0019111F" w:rsidDel="00A61B66">
          <w:delText xml:space="preserve"> DK1+ </w:delText>
        </w:r>
      </w:del>
      <w:del w:id="340" w:author="AASHUTOSH" w:date="2025-06-16T10:20:00Z">
        <w:r w:rsidR="0019111F" w:rsidDel="00121295">
          <w:delText>Margin DK2</w:delText>
        </w:r>
      </w:del>
      <w:del w:id="341" w:author="AASHUTOSH" w:date="2025-06-16T10:21:00Z">
        <w:r w:rsidR="0019111F" w:rsidDel="00121295">
          <w:delText>+</w:delText>
        </w:r>
      </w:del>
      <w:del w:id="342" w:author="AASHUTOSH" w:date="2025-06-19T14:13:00Z">
        <w:r w:rsidR="0019111F" w:rsidDel="00A61B66">
          <w:delText xml:space="preserve"> Credit Fee DK1+ </w:delText>
        </w:r>
      </w:del>
      <w:del w:id="343" w:author="AASHUTOSH" w:date="2025-06-16T10:21:00Z">
        <w:r w:rsidR="0019111F" w:rsidDel="00121295">
          <w:delText>Credit Fee DK2+</w:delText>
        </w:r>
        <w:r w:rsidR="00F63219" w:rsidDel="00121295">
          <w:delText xml:space="preserve"> </w:delText>
        </w:r>
      </w:del>
      <w:del w:id="344" w:author="AASHUTOSH" w:date="2025-06-19T14:13:00Z">
        <w:r w:rsidR="00F63219" w:rsidDel="00A61B66">
          <w:delText>Nord Pool Trading Fee+ Nord Pool annual fee+</w:delText>
        </w:r>
        <w:r w:rsidR="00333B83" w:rsidDel="00A61B66">
          <w:delText xml:space="preserve"> Imbalance fee DK1+ </w:delText>
        </w:r>
      </w:del>
      <w:del w:id="345" w:author="AASHUTOSH" w:date="2025-06-16T10:21:00Z">
        <w:r w:rsidR="00333B83" w:rsidDel="00121295">
          <w:delText xml:space="preserve">Imbalance Fee DK2+ </w:delText>
        </w:r>
      </w:del>
      <w:del w:id="346" w:author="AASHUTOSH" w:date="2025-06-19T14:13:00Z">
        <w:r w:rsidR="00333B83" w:rsidDel="00A61B66">
          <w:delText>Extended payment terms fee</w:delText>
        </w:r>
      </w:del>
    </w:p>
    <w:p w14:paraId="7C5E87C2" w14:textId="611C49C9" w:rsidR="00121295" w:rsidDel="00745415" w:rsidRDefault="00121295" w:rsidP="006B357F">
      <w:pPr>
        <w:ind w:left="0"/>
        <w:rPr>
          <w:del w:id="347" w:author="AASHUTOSH" w:date="2025-06-18T17:57:00Z"/>
          <w:b/>
          <w:bCs/>
        </w:rPr>
      </w:pPr>
    </w:p>
    <w:p w14:paraId="2C0CE060" w14:textId="39793B5E" w:rsidR="00A878A7" w:rsidRPr="00A878A7" w:rsidDel="00A61B66" w:rsidRDefault="00A878A7" w:rsidP="006B357F">
      <w:pPr>
        <w:ind w:left="0"/>
        <w:rPr>
          <w:del w:id="348" w:author="AASHUTOSH" w:date="2025-06-19T14:13:00Z"/>
          <w:b/>
          <w:bCs/>
        </w:rPr>
      </w:pPr>
      <w:del w:id="349" w:author="AASHUTOSH" w:date="2025-06-19T14:13:00Z">
        <w:r w:rsidRPr="00A878A7" w:rsidDel="00A61B66">
          <w:rPr>
            <w:b/>
            <w:bCs/>
          </w:rPr>
          <w:delText>Credit Fee DK1 and DK2:</w:delText>
        </w:r>
      </w:del>
    </w:p>
    <w:p w14:paraId="48F443B9" w14:textId="193C8132" w:rsidR="006B357F" w:rsidRPr="006B357F" w:rsidDel="00A61B66" w:rsidRDefault="006B357F" w:rsidP="006B357F">
      <w:pPr>
        <w:ind w:left="0"/>
        <w:rPr>
          <w:del w:id="350" w:author="AASHUTOSH" w:date="2025-06-19T14:13:00Z"/>
        </w:rPr>
      </w:pPr>
      <w:del w:id="351" w:author="AASHUTOSH" w:date="2025-06-19T14:13:00Z">
        <w:r w:rsidRPr="006B357F" w:rsidDel="00A61B66">
          <w:delText>The credit fee for power is calculated with the formula:</w:delText>
        </w:r>
      </w:del>
    </w:p>
    <w:p w14:paraId="309B5370" w14:textId="26B99640" w:rsidR="004D0939" w:rsidDel="00A61B66" w:rsidRDefault="006B357F" w:rsidP="006B357F">
      <w:pPr>
        <w:ind w:left="0"/>
        <w:rPr>
          <w:del w:id="352" w:author="AASHUTOSH" w:date="2025-06-19T14:13:00Z"/>
          <w:b/>
          <w:bCs/>
        </w:rPr>
      </w:pPr>
      <w:del w:id="353" w:author="AASHUTOSH" w:date="2025-06-19T14:13:00Z">
        <w:r w:rsidRPr="006B357F" w:rsidDel="00A61B66">
          <w:rPr>
            <w:b/>
            <w:bCs/>
          </w:rPr>
          <w:delText xml:space="preserve">                      Commodity price * CIBOR</w:delText>
        </w:r>
      </w:del>
      <w:del w:id="354" w:author="AASHUTOSH" w:date="2025-06-16T11:26:00Z">
        <w:r w:rsidRPr="006B357F" w:rsidDel="00CD17B7">
          <w:rPr>
            <w:b/>
            <w:bCs/>
          </w:rPr>
          <w:delText>12</w:delText>
        </w:r>
      </w:del>
      <w:del w:id="355" w:author="AASHUTOSH" w:date="2025-06-19T14:13:00Z">
        <w:r w:rsidRPr="006B357F" w:rsidDel="00A61B66">
          <w:rPr>
            <w:b/>
            <w:bCs/>
          </w:rPr>
          <w:delText xml:space="preserve"> *52/360</w:delText>
        </w:r>
      </w:del>
    </w:p>
    <w:p w14:paraId="5A914E18" w14:textId="5ED36B15" w:rsidR="00A70518" w:rsidRPr="00A70518" w:rsidDel="00A61B66" w:rsidRDefault="00A70518" w:rsidP="00A70518">
      <w:pPr>
        <w:ind w:left="720"/>
        <w:rPr>
          <w:del w:id="356" w:author="AASHUTOSH" w:date="2025-06-19T14:13:00Z"/>
        </w:rPr>
      </w:pPr>
      <w:del w:id="357" w:author="AASHUTOSH" w:date="2025-06-19T14:13:00Z">
        <w:r w:rsidRPr="00A70518" w:rsidDel="00A61B66">
          <w:delText>Weighted commodity price = Monthly System+EPAD * Monthly volumen</w:delText>
        </w:r>
      </w:del>
    </w:p>
    <w:p w14:paraId="7F273AA9" w14:textId="02B5DCA4" w:rsidR="00B90DFB" w:rsidRPr="00A70518" w:rsidDel="00A61B66" w:rsidRDefault="00A70518" w:rsidP="00A70518">
      <w:pPr>
        <w:ind w:left="0" w:firstLine="720"/>
        <w:rPr>
          <w:del w:id="358" w:author="AASHUTOSH" w:date="2025-06-19T14:13:00Z"/>
        </w:rPr>
      </w:pPr>
      <w:del w:id="359" w:author="AASHUTOSH" w:date="2025-06-19T14:13:00Z">
        <w:r w:rsidRPr="00A70518" w:rsidDel="00A61B66">
          <w:delText>Interest rate = in our current system we maintain the interest rate manually</w:delText>
        </w:r>
      </w:del>
    </w:p>
    <w:p w14:paraId="6BCCA1EC" w14:textId="15DE2DD0" w:rsidR="00A70518" w:rsidDel="00A61B66" w:rsidRDefault="00A70518" w:rsidP="00A70518">
      <w:pPr>
        <w:ind w:left="0" w:firstLine="720"/>
        <w:rPr>
          <w:del w:id="360" w:author="AASHUTOSH" w:date="2025-06-19T14:13:00Z"/>
          <w:b/>
          <w:bCs/>
        </w:rPr>
      </w:pPr>
    </w:p>
    <w:p w14:paraId="7D6222EC" w14:textId="07903AD1" w:rsidR="00304890" w:rsidRPr="00A91956" w:rsidDel="00A61B66" w:rsidRDefault="00304890" w:rsidP="004470F3">
      <w:pPr>
        <w:ind w:left="0"/>
        <w:rPr>
          <w:del w:id="361" w:author="AASHUTOSH" w:date="2025-06-19T14:13:00Z"/>
          <w:b/>
          <w:bCs/>
          <w:lang w:val="en-IN"/>
        </w:rPr>
      </w:pPr>
    </w:p>
    <w:p w14:paraId="6C97A548" w14:textId="432D1B86" w:rsidR="00304890" w:rsidDel="00A61B66" w:rsidRDefault="00304890" w:rsidP="004470F3">
      <w:pPr>
        <w:ind w:left="0"/>
        <w:rPr>
          <w:del w:id="362" w:author="AASHUTOSH" w:date="2025-06-19T14:13:00Z"/>
          <w:b/>
          <w:bCs/>
        </w:rPr>
      </w:pPr>
    </w:p>
    <w:p w14:paraId="48D6E135" w14:textId="3485B4FA" w:rsidR="00304890" w:rsidDel="00A61B66" w:rsidRDefault="00304890" w:rsidP="004470F3">
      <w:pPr>
        <w:ind w:left="0"/>
        <w:rPr>
          <w:del w:id="363" w:author="AASHUTOSH" w:date="2025-06-19T14:13:00Z"/>
          <w:b/>
          <w:bCs/>
        </w:rPr>
      </w:pPr>
    </w:p>
    <w:p w14:paraId="3B9C7201" w14:textId="39BFBBF0" w:rsidR="00304890" w:rsidDel="00745415" w:rsidRDefault="00304890" w:rsidP="004470F3">
      <w:pPr>
        <w:ind w:left="0"/>
        <w:rPr>
          <w:del w:id="364" w:author="AASHUTOSH" w:date="2025-06-18T17:57:00Z"/>
          <w:b/>
          <w:bCs/>
        </w:rPr>
      </w:pPr>
    </w:p>
    <w:p w14:paraId="36E4748C" w14:textId="087CB7BC" w:rsidR="00304890" w:rsidDel="00A61B66" w:rsidRDefault="00304890" w:rsidP="004470F3">
      <w:pPr>
        <w:ind w:left="0"/>
        <w:rPr>
          <w:del w:id="365" w:author="AASHUTOSH" w:date="2025-06-19T14:13:00Z"/>
          <w:b/>
          <w:bCs/>
        </w:rPr>
      </w:pPr>
    </w:p>
    <w:p w14:paraId="0234D42B" w14:textId="0C3649CE" w:rsidR="00E511D4" w:rsidDel="00A61B66" w:rsidRDefault="00E511D4" w:rsidP="004470F3">
      <w:pPr>
        <w:ind w:left="0"/>
        <w:rPr>
          <w:del w:id="366" w:author="AASHUTOSH" w:date="2025-06-19T14:13:00Z"/>
        </w:rPr>
      </w:pPr>
      <w:del w:id="367" w:author="AASHUTOSH" w:date="2025-06-19T14:13:00Z">
        <w:r w:rsidDel="00A61B66">
          <w:rPr>
            <w:b/>
            <w:bCs/>
          </w:rPr>
          <w:delText xml:space="preserve">Step1: </w:delText>
        </w:r>
        <w:r w:rsidR="00537BDB" w:rsidRPr="00537BDB" w:rsidDel="00A61B66">
          <w:delText>The customer’s base ratios are calculated by the pricing tool for each month of the delivery period</w:delText>
        </w:r>
      </w:del>
    </w:p>
    <w:p w14:paraId="388D0703" w14:textId="7F7DA2AF" w:rsidR="00537BDB" w:rsidDel="00A61B66" w:rsidRDefault="00BF02CB" w:rsidP="004470F3">
      <w:pPr>
        <w:ind w:left="0"/>
        <w:rPr>
          <w:del w:id="368" w:author="AASHUTOSH" w:date="2025-06-19T14:13:00Z"/>
          <w:b/>
          <w:bCs/>
        </w:rPr>
      </w:pPr>
      <w:del w:id="369" w:author="AASHUTOSH" w:date="2025-06-19T14:13:00Z">
        <w:r w:rsidDel="00A61B66">
          <w:rPr>
            <w:noProof/>
          </w:rPr>
          <w:drawing>
            <wp:inline distT="0" distB="0" distL="0" distR="0" wp14:anchorId="55863CC9" wp14:editId="47925DFF">
              <wp:extent cx="1447800" cy="2286000"/>
              <wp:effectExtent l="0" t="0" r="0" b="0"/>
              <wp:docPr id="1542003436" name="Picture 1542003436"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3436" name="Picture 1" descr="A screenshot of a data tabl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47800" cy="2286000"/>
                      </a:xfrm>
                      <a:prstGeom prst="rect">
                        <a:avLst/>
                      </a:prstGeom>
                      <a:noFill/>
                      <a:ln>
                        <a:noFill/>
                      </a:ln>
                    </pic:spPr>
                  </pic:pic>
                </a:graphicData>
              </a:graphic>
            </wp:inline>
          </w:drawing>
        </w:r>
      </w:del>
    </w:p>
    <w:p w14:paraId="2F212EDC" w14:textId="2B1B7EC0" w:rsidR="00E511D4" w:rsidDel="00A61B66" w:rsidRDefault="00E511D4" w:rsidP="004470F3">
      <w:pPr>
        <w:ind w:left="0"/>
        <w:rPr>
          <w:del w:id="370" w:author="AASHUTOSH" w:date="2025-06-19T14:13:00Z"/>
        </w:rPr>
      </w:pPr>
      <w:del w:id="371" w:author="AASHUTOSH" w:date="2025-06-19T14:13:00Z">
        <w:r w:rsidDel="00A61B66">
          <w:rPr>
            <w:b/>
            <w:bCs/>
          </w:rPr>
          <w:delText>Step2:</w:delText>
        </w:r>
        <w:r w:rsidR="008C504C" w:rsidDel="00A61B66">
          <w:rPr>
            <w:b/>
            <w:bCs/>
          </w:rPr>
          <w:delText xml:space="preserve"> </w:delText>
        </w:r>
        <w:r w:rsidR="008C504C" w:rsidRPr="008C504C" w:rsidDel="00A61B66">
          <w:delText xml:space="preserve">The relevant price and currency curves are collected </w:delText>
        </w:r>
        <w:r w:rsidR="003B5DFD" w:rsidDel="00A61B66">
          <w:delText>in</w:delText>
        </w:r>
        <w:r w:rsidR="008C504C" w:rsidRPr="008C504C" w:rsidDel="00A61B66">
          <w:delText xml:space="preserve"> P</w:delText>
        </w:r>
        <w:r w:rsidR="008C504C" w:rsidDel="00A61B66">
          <w:delText>REP</w:delText>
        </w:r>
        <w:r w:rsidR="00486863" w:rsidDel="00A61B66">
          <w:delText>:</w:delText>
        </w:r>
      </w:del>
    </w:p>
    <w:p w14:paraId="05978C19" w14:textId="525BAF8D" w:rsidR="00A52D2F" w:rsidDel="00A61B66" w:rsidRDefault="00A52D2F" w:rsidP="004470F3">
      <w:pPr>
        <w:ind w:left="0"/>
        <w:rPr>
          <w:del w:id="372" w:author="AASHUTOSH" w:date="2025-06-19T14:13:00Z"/>
        </w:rPr>
      </w:pPr>
      <w:del w:id="373" w:author="AASHUTOSH" w:date="2025-06-19T14:13:00Z">
        <w:r w:rsidDel="00A61B66">
          <w:delText xml:space="preserve">           Peak DK1 (ASK), </w:delText>
        </w:r>
        <w:r w:rsidR="00486863" w:rsidDel="00A61B66">
          <w:delText>Epad DK1(ASK), System (ASK), Currency Close</w:delText>
        </w:r>
      </w:del>
    </w:p>
    <w:p w14:paraId="1E98BA9D" w14:textId="107591B0" w:rsidR="00486863" w:rsidDel="00A61B66" w:rsidRDefault="008C2F9A" w:rsidP="004470F3">
      <w:pPr>
        <w:ind w:left="0"/>
        <w:rPr>
          <w:del w:id="374" w:author="AASHUTOSH" w:date="2025-06-19T14:13:00Z"/>
          <w:b/>
          <w:bCs/>
        </w:rPr>
      </w:pPr>
      <w:del w:id="375" w:author="AASHUTOSH" w:date="2025-06-19T14:13:00Z">
        <w:r w:rsidDel="00A61B66">
          <w:rPr>
            <w:noProof/>
          </w:rPr>
          <w:drawing>
            <wp:inline distT="0" distB="0" distL="0" distR="0" wp14:anchorId="6C413249" wp14:editId="03568405">
              <wp:extent cx="3371850" cy="2857500"/>
              <wp:effectExtent l="0" t="0" r="0" b="0"/>
              <wp:docPr id="1409837358" name="Picture 1409837358"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37358" name="Picture 2" descr="A table with numbers and letter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71850" cy="2857500"/>
                      </a:xfrm>
                      <a:prstGeom prst="rect">
                        <a:avLst/>
                      </a:prstGeom>
                      <a:noFill/>
                      <a:ln>
                        <a:noFill/>
                      </a:ln>
                    </pic:spPr>
                  </pic:pic>
                </a:graphicData>
              </a:graphic>
            </wp:inline>
          </w:drawing>
        </w:r>
      </w:del>
    </w:p>
    <w:p w14:paraId="65BC98F4" w14:textId="0962B986" w:rsidR="008C2F9A" w:rsidDel="00A61B66" w:rsidRDefault="008C2F9A" w:rsidP="004470F3">
      <w:pPr>
        <w:ind w:left="0"/>
        <w:rPr>
          <w:del w:id="376" w:author="AASHUTOSH" w:date="2025-06-19T14:13:00Z"/>
          <w:b/>
          <w:bCs/>
        </w:rPr>
      </w:pPr>
    </w:p>
    <w:p w14:paraId="7F82E876" w14:textId="4061E3BF" w:rsidR="00E511D4" w:rsidDel="00A61B66" w:rsidRDefault="00E511D4" w:rsidP="004470F3">
      <w:pPr>
        <w:ind w:left="0"/>
        <w:rPr>
          <w:del w:id="377" w:author="AASHUTOSH" w:date="2025-06-19T14:13:00Z"/>
          <w:b/>
          <w:bCs/>
        </w:rPr>
      </w:pPr>
      <w:del w:id="378" w:author="AASHUTOSH" w:date="2025-06-19T14:13:00Z">
        <w:r w:rsidDel="00A61B66">
          <w:rPr>
            <w:b/>
            <w:bCs/>
          </w:rPr>
          <w:delText>Step3</w:delText>
        </w:r>
        <w:r w:rsidR="00B21620" w:rsidDel="00A61B66">
          <w:rPr>
            <w:b/>
            <w:bCs/>
          </w:rPr>
          <w:delText>:</w:delText>
        </w:r>
        <w:r w:rsidR="00486863" w:rsidDel="00A61B66">
          <w:rPr>
            <w:b/>
            <w:bCs/>
          </w:rPr>
          <w:delText xml:space="preserve"> </w:delText>
        </w:r>
        <w:r w:rsidR="001A5BA3" w:rsidRPr="001A5BA3" w:rsidDel="00A61B66">
          <w:delText>These curves, the Peak DK1 and Base DK1 (System + Epad DK1) can be calculated and converted to the Danish price unit ‘øre/kWh’:</w:delText>
        </w:r>
      </w:del>
    </w:p>
    <w:p w14:paraId="3DBC8BBB" w14:textId="20F6A1B1" w:rsidR="00375A0E" w:rsidRPr="00FC6427" w:rsidDel="00A61B66" w:rsidRDefault="00E511D4" w:rsidP="004470F3">
      <w:pPr>
        <w:ind w:left="0"/>
        <w:rPr>
          <w:del w:id="379" w:author="AASHUTOSH" w:date="2025-06-19T14:13:00Z"/>
        </w:rPr>
      </w:pPr>
      <w:del w:id="380" w:author="AASHUTOSH" w:date="2025-06-19T14:13:00Z">
        <w:r w:rsidRPr="00FC6427" w:rsidDel="00A61B66">
          <w:rPr>
            <w:b/>
            <w:bCs/>
          </w:rPr>
          <w:delText>Peak DK1</w:delText>
        </w:r>
        <w:r w:rsidRPr="00FC6427" w:rsidDel="00A61B66">
          <w:delText xml:space="preserve"> = Peak DK1*Currency Close/10</w:delText>
        </w:r>
      </w:del>
    </w:p>
    <w:p w14:paraId="26511E4C" w14:textId="742B0E4F" w:rsidR="00E511D4" w:rsidDel="00A61B66" w:rsidRDefault="00E511D4" w:rsidP="004470F3">
      <w:pPr>
        <w:ind w:left="0"/>
        <w:rPr>
          <w:del w:id="381" w:author="AASHUTOSH" w:date="2025-06-19T14:13:00Z"/>
        </w:rPr>
      </w:pPr>
      <w:del w:id="382" w:author="AASHUTOSH" w:date="2025-06-19T14:13:00Z">
        <w:r w:rsidRPr="00FC6427" w:rsidDel="00A61B66">
          <w:rPr>
            <w:b/>
            <w:bCs/>
          </w:rPr>
          <w:delText>Base DK1</w:delText>
        </w:r>
        <w:r w:rsidRPr="00FC6427" w:rsidDel="00A61B66">
          <w:delText xml:space="preserve"> = (Epad DK1+</w:delText>
        </w:r>
        <w:r w:rsidR="00134B4C" w:rsidRPr="00FC6427" w:rsidDel="00A61B66">
          <w:delText>System) *</w:delText>
        </w:r>
        <w:r w:rsidRPr="00FC6427" w:rsidDel="00A61B66">
          <w:delText>Currency Close/10</w:delText>
        </w:r>
      </w:del>
    </w:p>
    <w:p w14:paraId="3F559A46" w14:textId="267C259B" w:rsidR="008C2F9A" w:rsidDel="00A61B66" w:rsidRDefault="008C2F9A" w:rsidP="004470F3">
      <w:pPr>
        <w:ind w:left="0"/>
        <w:rPr>
          <w:del w:id="383" w:author="AASHUTOSH" w:date="2025-06-19T14:13:00Z"/>
        </w:rPr>
      </w:pPr>
      <w:del w:id="384" w:author="AASHUTOSH" w:date="2025-06-19T14:13:00Z">
        <w:r w:rsidDel="00A61B66">
          <w:rPr>
            <w:noProof/>
          </w:rPr>
          <w:lastRenderedPageBreak/>
          <w:drawing>
            <wp:inline distT="0" distB="0" distL="0" distR="0" wp14:anchorId="6F90D327" wp14:editId="661DFC12">
              <wp:extent cx="4657725" cy="2905125"/>
              <wp:effectExtent l="0" t="0" r="9525" b="9525"/>
              <wp:docPr id="955415687" name="Picture 955415687"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5687" name="Picture 3" descr="A table with numbers and a few word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57725" cy="2905125"/>
                      </a:xfrm>
                      <a:prstGeom prst="rect">
                        <a:avLst/>
                      </a:prstGeom>
                      <a:noFill/>
                      <a:ln>
                        <a:noFill/>
                      </a:ln>
                    </pic:spPr>
                  </pic:pic>
                </a:graphicData>
              </a:graphic>
            </wp:inline>
          </w:drawing>
        </w:r>
      </w:del>
    </w:p>
    <w:p w14:paraId="75BF225C" w14:textId="03BB7677" w:rsidR="00FC6427" w:rsidDel="00A61B66" w:rsidRDefault="00FC6427" w:rsidP="004470F3">
      <w:pPr>
        <w:ind w:left="0"/>
        <w:rPr>
          <w:del w:id="385" w:author="AASHUTOSH" w:date="2025-06-19T14:13:00Z"/>
        </w:rPr>
      </w:pPr>
    </w:p>
    <w:p w14:paraId="5C00F5F0" w14:textId="37686E98" w:rsidR="00FC6427" w:rsidRPr="00FC6427" w:rsidDel="00A61B66" w:rsidRDefault="00FC6427" w:rsidP="004470F3">
      <w:pPr>
        <w:ind w:left="0"/>
        <w:rPr>
          <w:del w:id="386" w:author="AASHUTOSH" w:date="2025-06-19T14:13:00Z"/>
        </w:rPr>
      </w:pPr>
      <w:del w:id="387" w:author="AASHUTOSH" w:date="2025-06-19T14:13:00Z">
        <w:r w:rsidDel="00A61B66">
          <w:rPr>
            <w:b/>
            <w:bCs/>
          </w:rPr>
          <w:delText>Step4</w:delText>
        </w:r>
        <w:r w:rsidR="00B21620" w:rsidDel="00A61B66">
          <w:rPr>
            <w:b/>
            <w:bCs/>
          </w:rPr>
          <w:delText>:</w:delText>
        </w:r>
        <w:r w:rsidDel="00A61B66">
          <w:rPr>
            <w:b/>
            <w:bCs/>
          </w:rPr>
          <w:delText xml:space="preserve"> </w:delText>
        </w:r>
        <w:r w:rsidR="00617FCB" w:rsidRPr="00617FCB" w:rsidDel="00A61B66">
          <w:delText xml:space="preserve">By weighing the base and peak prices with the base ratios, the final monthly prices can be </w:delText>
        </w:r>
        <w:r w:rsidR="00617FCB" w:rsidDel="00A61B66">
          <w:delText>calculated</w:delText>
        </w:r>
        <w:r w:rsidR="00617FCB" w:rsidRPr="00617FCB" w:rsidDel="00A61B66">
          <w:delText>:</w:delText>
        </w:r>
      </w:del>
    </w:p>
    <w:p w14:paraId="527D29F9" w14:textId="5AFF9785" w:rsidR="00E511D4" w:rsidDel="00A61B66" w:rsidRDefault="00E511D4" w:rsidP="004470F3">
      <w:pPr>
        <w:ind w:left="0"/>
        <w:rPr>
          <w:del w:id="388" w:author="AASHUTOSH" w:date="2025-06-19T14:13:00Z"/>
          <w:b/>
          <w:bCs/>
        </w:rPr>
      </w:pPr>
      <w:del w:id="389" w:author="AASHUTOSH" w:date="2025-06-19T14:13:00Z">
        <w:r w:rsidRPr="00E511D4" w:rsidDel="00A61B66">
          <w:rPr>
            <w:b/>
            <w:bCs/>
          </w:rPr>
          <w:delText xml:space="preserve">Final monthly prices= </w:delText>
        </w:r>
        <w:r w:rsidRPr="00617FCB" w:rsidDel="00A61B66">
          <w:delText xml:space="preserve">Base DK1 (Ask)*Base ratio+(1-Base </w:delText>
        </w:r>
        <w:r w:rsidR="00617FCB" w:rsidRPr="00617FCB" w:rsidDel="00A61B66">
          <w:delText>ratio) *</w:delText>
        </w:r>
        <w:r w:rsidRPr="00617FCB" w:rsidDel="00A61B66">
          <w:delText>Peak DK1(Ask)</w:delText>
        </w:r>
      </w:del>
    </w:p>
    <w:p w14:paraId="6C3E32A8" w14:textId="46B32DE9" w:rsidR="00375A0E" w:rsidDel="00A61B66" w:rsidRDefault="00D41DB0" w:rsidP="004470F3">
      <w:pPr>
        <w:ind w:left="0"/>
        <w:rPr>
          <w:del w:id="390" w:author="AASHUTOSH" w:date="2025-06-19T14:13:00Z"/>
          <w:b/>
          <w:bCs/>
        </w:rPr>
      </w:pPr>
      <w:del w:id="391" w:author="AASHUTOSH" w:date="2025-06-19T14:13:00Z">
        <w:r w:rsidDel="00A61B66">
          <w:rPr>
            <w:noProof/>
          </w:rPr>
          <w:drawing>
            <wp:inline distT="0" distB="0" distL="0" distR="0" wp14:anchorId="31D76CB6" wp14:editId="216A44E7">
              <wp:extent cx="5732145" cy="2861310"/>
              <wp:effectExtent l="0" t="0" r="1905" b="0"/>
              <wp:docPr id="237480847" name="Picture 237480847"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80847" name="Picture 4" descr="A screenshot of a table&#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145" cy="2861310"/>
                      </a:xfrm>
                      <a:prstGeom prst="rect">
                        <a:avLst/>
                      </a:prstGeom>
                      <a:noFill/>
                      <a:ln>
                        <a:noFill/>
                      </a:ln>
                    </pic:spPr>
                  </pic:pic>
                </a:graphicData>
              </a:graphic>
            </wp:inline>
          </w:drawing>
        </w:r>
      </w:del>
    </w:p>
    <w:p w14:paraId="6F0F78B0" w14:textId="62F50EB9" w:rsidR="00D41DB0" w:rsidDel="00A61B66" w:rsidRDefault="00D41DB0" w:rsidP="004470F3">
      <w:pPr>
        <w:ind w:left="0"/>
        <w:rPr>
          <w:del w:id="392" w:author="AASHUTOSH" w:date="2025-06-19T14:13:00Z"/>
          <w:b/>
          <w:bCs/>
        </w:rPr>
      </w:pPr>
    </w:p>
    <w:p w14:paraId="7443F284" w14:textId="6E42B794" w:rsidR="00D41DB0" w:rsidDel="00A61B66" w:rsidRDefault="00D41DB0" w:rsidP="004470F3">
      <w:pPr>
        <w:ind w:left="0"/>
        <w:rPr>
          <w:del w:id="393" w:author="AASHUTOSH" w:date="2025-06-19T14:13:00Z"/>
          <w:b/>
          <w:bCs/>
        </w:rPr>
      </w:pPr>
    </w:p>
    <w:p w14:paraId="7ED5872C" w14:textId="1089A9F2" w:rsidR="00D41DB0" w:rsidDel="00A61B66" w:rsidRDefault="00D41DB0" w:rsidP="004470F3">
      <w:pPr>
        <w:ind w:left="0"/>
        <w:rPr>
          <w:del w:id="394" w:author="AASHUTOSH" w:date="2025-06-19T14:13:00Z"/>
          <w:b/>
          <w:bCs/>
        </w:rPr>
      </w:pPr>
    </w:p>
    <w:p w14:paraId="57E5D007" w14:textId="44275B14" w:rsidR="00375A0E" w:rsidDel="00A61B66" w:rsidRDefault="00B21620" w:rsidP="004470F3">
      <w:pPr>
        <w:ind w:left="0"/>
        <w:rPr>
          <w:del w:id="395" w:author="AASHUTOSH" w:date="2025-06-19T14:13:00Z"/>
          <w:b/>
          <w:bCs/>
        </w:rPr>
      </w:pPr>
      <w:del w:id="396" w:author="AASHUTOSH" w:date="2025-06-19T14:13:00Z">
        <w:r w:rsidDel="00A61B66">
          <w:rPr>
            <w:b/>
            <w:bCs/>
          </w:rPr>
          <w:delText xml:space="preserve">Step5: </w:delText>
        </w:r>
        <w:r w:rsidRPr="00B21620" w:rsidDel="00A61B66">
          <w:delText>We finally can calculate the weighted average price for the customer by weighing the prices for the individual months according to his estimated consumption:</w:delText>
        </w:r>
      </w:del>
    </w:p>
    <w:p w14:paraId="60CA570D" w14:textId="04BFCB23" w:rsidR="00375A0E" w:rsidDel="00A61B66" w:rsidRDefault="00D41DB0" w:rsidP="004470F3">
      <w:pPr>
        <w:ind w:left="0"/>
        <w:rPr>
          <w:del w:id="397" w:author="AASHUTOSH" w:date="2025-06-19T14:13:00Z"/>
          <w:b/>
          <w:bCs/>
        </w:rPr>
      </w:pPr>
      <w:del w:id="398" w:author="AASHUTOSH" w:date="2025-06-19T14:13:00Z">
        <w:r w:rsidDel="00A61B66">
          <w:rPr>
            <w:noProof/>
          </w:rPr>
          <w:lastRenderedPageBreak/>
          <w:drawing>
            <wp:inline distT="0" distB="0" distL="0" distR="0" wp14:anchorId="0F5B7F45" wp14:editId="04AB8EA4">
              <wp:extent cx="5732145" cy="2254250"/>
              <wp:effectExtent l="0" t="0" r="1905" b="0"/>
              <wp:docPr id="1980734287" name="Picture 1980734287"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34287" name="Picture 5" descr="A table with numbers and symbol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145" cy="2254250"/>
                      </a:xfrm>
                      <a:prstGeom prst="rect">
                        <a:avLst/>
                      </a:prstGeom>
                      <a:noFill/>
                      <a:ln>
                        <a:noFill/>
                      </a:ln>
                    </pic:spPr>
                  </pic:pic>
                </a:graphicData>
              </a:graphic>
            </wp:inline>
          </w:drawing>
        </w:r>
      </w:del>
    </w:p>
    <w:p w14:paraId="45390D6C" w14:textId="4CE0BADB" w:rsidR="00D41DB0" w:rsidDel="00A61B66" w:rsidRDefault="00D41DB0" w:rsidP="004470F3">
      <w:pPr>
        <w:ind w:left="0"/>
        <w:rPr>
          <w:del w:id="399" w:author="AASHUTOSH" w:date="2025-06-19T14:13:00Z"/>
          <w:b/>
          <w:bCs/>
        </w:rPr>
      </w:pPr>
    </w:p>
    <w:p w14:paraId="6DC0D6CF" w14:textId="78BC354D" w:rsidR="00D41DB0" w:rsidDel="00A61B66" w:rsidRDefault="00854385" w:rsidP="004470F3">
      <w:pPr>
        <w:ind w:left="0"/>
        <w:rPr>
          <w:del w:id="400" w:author="AASHUTOSH" w:date="2025-06-19T14:13:00Z"/>
        </w:rPr>
      </w:pPr>
      <w:del w:id="401" w:author="AASHUTOSH" w:date="2025-06-19T14:13:00Z">
        <w:r w:rsidRPr="00854385" w:rsidDel="00A61B66">
          <w:delText xml:space="preserve">When calculating the credit fee for the customer, it is this weighted average price of </w:delText>
        </w:r>
        <w:r w:rsidRPr="004E456F" w:rsidDel="00A61B66">
          <w:rPr>
            <w:b/>
            <w:bCs/>
          </w:rPr>
          <w:delText>62,61 øre/kWh</w:delText>
        </w:r>
        <w:r w:rsidRPr="00854385" w:rsidDel="00A61B66">
          <w:delText xml:space="preserve"> that is inserted into the credit fee formula as the commodity price.</w:delText>
        </w:r>
      </w:del>
    </w:p>
    <w:p w14:paraId="74AF13C4" w14:textId="6755B24C" w:rsidR="00854385" w:rsidDel="00A61B66" w:rsidRDefault="00854385" w:rsidP="004470F3">
      <w:pPr>
        <w:ind w:left="0"/>
        <w:rPr>
          <w:del w:id="402" w:author="AASHUTOSH" w:date="2025-06-19T14:13:00Z"/>
        </w:rPr>
      </w:pPr>
    </w:p>
    <w:p w14:paraId="6F9EFD58" w14:textId="1AFAC20E" w:rsidR="00854385" w:rsidRPr="00854385" w:rsidDel="00A61B66" w:rsidRDefault="00854385" w:rsidP="00854385">
      <w:pPr>
        <w:ind w:left="0"/>
        <w:rPr>
          <w:del w:id="403" w:author="AASHUTOSH" w:date="2025-06-19T14:13:00Z"/>
        </w:rPr>
      </w:pPr>
      <w:del w:id="404" w:author="AASHUTOSH" w:date="2025-06-19T14:13:00Z">
        <w:r w:rsidRPr="00854385" w:rsidDel="00A61B66">
          <w:rPr>
            <w:b/>
            <w:bCs/>
          </w:rPr>
          <w:delText xml:space="preserve">Step6: </w:delText>
        </w:r>
        <w:r w:rsidRPr="00854385" w:rsidDel="00A61B66">
          <w:delText>As per the credit fee for power is calculated with the formula:</w:delText>
        </w:r>
      </w:del>
    </w:p>
    <w:p w14:paraId="5056E73F" w14:textId="30962C19" w:rsidR="00854385" w:rsidDel="00A61B66" w:rsidRDefault="00854385" w:rsidP="00854385">
      <w:pPr>
        <w:ind w:left="0"/>
        <w:rPr>
          <w:del w:id="405" w:author="AASHUTOSH" w:date="2025-06-19T14:13:00Z"/>
          <w:b/>
          <w:bCs/>
        </w:rPr>
      </w:pPr>
      <w:del w:id="406" w:author="AASHUTOSH" w:date="2025-06-19T14:13:00Z">
        <w:r w:rsidRPr="00854385" w:rsidDel="00A61B66">
          <w:rPr>
            <w:b/>
            <w:bCs/>
          </w:rPr>
          <w:delText xml:space="preserve">                      Commodity price * CIBOR12 *52/360</w:delText>
        </w:r>
      </w:del>
    </w:p>
    <w:p w14:paraId="2A9E70E9" w14:textId="5B679B87" w:rsidR="00854385" w:rsidRPr="003339AA" w:rsidDel="00A61B66" w:rsidRDefault="009E4292" w:rsidP="00854385">
      <w:pPr>
        <w:ind w:left="0"/>
        <w:rPr>
          <w:del w:id="407" w:author="AASHUTOSH" w:date="2025-06-19T14:13:00Z"/>
        </w:rPr>
      </w:pPr>
      <w:del w:id="408" w:author="AASHUTOSH" w:date="2025-06-19T14:13:00Z">
        <w:r w:rsidRPr="003339AA" w:rsidDel="00A61B66">
          <w:delText>Commodity price= 62,61 øre/kWh</w:delText>
        </w:r>
        <w:r w:rsidR="003339AA" w:rsidDel="00A61B66">
          <w:delText xml:space="preserve"> (</w:delText>
        </w:r>
        <w:r w:rsidR="004E456F" w:rsidDel="00A61B66">
          <w:delText>Data f</w:delText>
        </w:r>
        <w:r w:rsidR="003339AA" w:rsidDel="00A61B66">
          <w:delText>rom Above</w:delText>
        </w:r>
        <w:r w:rsidR="004E456F" w:rsidDel="00A61B66">
          <w:delText>)</w:delText>
        </w:r>
      </w:del>
    </w:p>
    <w:p w14:paraId="641C85BA" w14:textId="72C6F0A3" w:rsidR="009E4292" w:rsidDel="00A61B66" w:rsidRDefault="009E4292" w:rsidP="00854385">
      <w:pPr>
        <w:ind w:left="0"/>
        <w:rPr>
          <w:del w:id="409" w:author="AASHUTOSH" w:date="2025-06-19T14:13:00Z"/>
        </w:rPr>
      </w:pPr>
      <w:del w:id="410" w:author="AASHUTOSH" w:date="2025-06-19T14:13:00Z">
        <w:r w:rsidRPr="003339AA" w:rsidDel="00A61B66">
          <w:delText xml:space="preserve">CIBOR (Interest </w:delText>
        </w:r>
        <w:r w:rsidR="003339AA" w:rsidRPr="003339AA" w:rsidDel="00A61B66">
          <w:delText>Fee) = 12%</w:delText>
        </w:r>
        <w:r w:rsidR="003339AA" w:rsidDel="00A61B66">
          <w:delText xml:space="preserve"> (assumed)</w:delText>
        </w:r>
      </w:del>
    </w:p>
    <w:p w14:paraId="624264DC" w14:textId="550A98EC" w:rsidR="003339AA" w:rsidRPr="003339AA" w:rsidDel="00A61B66" w:rsidRDefault="003339AA" w:rsidP="00854385">
      <w:pPr>
        <w:ind w:left="0"/>
        <w:rPr>
          <w:del w:id="411" w:author="AASHUTOSH" w:date="2025-06-19T14:13:00Z"/>
        </w:rPr>
      </w:pPr>
    </w:p>
    <w:p w14:paraId="1B962F71" w14:textId="63871EC9" w:rsidR="003339AA" w:rsidDel="00A61B66" w:rsidRDefault="004E456F" w:rsidP="00854385">
      <w:pPr>
        <w:ind w:left="0"/>
        <w:rPr>
          <w:del w:id="412" w:author="AASHUTOSH" w:date="2025-06-19T14:13:00Z"/>
          <w:b/>
          <w:bCs/>
        </w:rPr>
      </w:pPr>
      <w:del w:id="413" w:author="AASHUTOSH" w:date="2025-06-19T14:13:00Z">
        <w:r w:rsidDel="00A61B66">
          <w:rPr>
            <w:b/>
            <w:bCs/>
          </w:rPr>
          <w:delText>Credit</w:delText>
        </w:r>
        <w:r w:rsidR="006F40DA" w:rsidDel="00A61B66">
          <w:rPr>
            <w:b/>
            <w:bCs/>
          </w:rPr>
          <w:delText xml:space="preserve"> </w:delText>
        </w:r>
        <w:r w:rsidR="00540F51" w:rsidDel="00A61B66">
          <w:rPr>
            <w:b/>
            <w:bCs/>
          </w:rPr>
          <w:delText>Fee</w:delText>
        </w:r>
        <w:r w:rsidR="00413194" w:rsidDel="00A61B66">
          <w:rPr>
            <w:b/>
            <w:bCs/>
          </w:rPr>
          <w:delText>=</w:delText>
        </w:r>
        <w:r w:rsidR="006F40DA" w:rsidDel="00A61B66">
          <w:rPr>
            <w:b/>
            <w:bCs/>
          </w:rPr>
          <w:delText xml:space="preserve"> </w:delText>
        </w:r>
        <w:r w:rsidR="007953AF" w:rsidDel="00A61B66">
          <w:rPr>
            <w:b/>
            <w:bCs/>
          </w:rPr>
          <w:delText>62,61</w:delText>
        </w:r>
        <w:r w:rsidR="00540F51" w:rsidDel="00A61B66">
          <w:rPr>
            <w:b/>
            <w:bCs/>
          </w:rPr>
          <w:delText>*</w:delText>
        </w:r>
        <w:r w:rsidR="00967702" w:rsidDel="00A61B66">
          <w:rPr>
            <w:b/>
            <w:bCs/>
          </w:rPr>
          <w:delText>(12/</w:delText>
        </w:r>
        <w:r w:rsidR="00413194" w:rsidDel="00A61B66">
          <w:rPr>
            <w:b/>
            <w:bCs/>
          </w:rPr>
          <w:delText>100) *</w:delText>
        </w:r>
      </w:del>
      <w:del w:id="414" w:author="AASHUTOSH" w:date="2025-06-17T10:31:00Z">
        <w:r w:rsidR="00967702" w:rsidDel="00685F35">
          <w:rPr>
            <w:b/>
            <w:bCs/>
          </w:rPr>
          <w:delText>12</w:delText>
        </w:r>
      </w:del>
      <w:del w:id="415" w:author="AASHUTOSH" w:date="2025-06-19T14:13:00Z">
        <w:r w:rsidR="00413194" w:rsidDel="00A61B66">
          <w:rPr>
            <w:b/>
            <w:bCs/>
          </w:rPr>
          <w:delText>*52/360</w:delText>
        </w:r>
      </w:del>
    </w:p>
    <w:p w14:paraId="2103CABB" w14:textId="63755AF0" w:rsidR="00413194" w:rsidRPr="00854385" w:rsidDel="00A61B66" w:rsidRDefault="00413194" w:rsidP="00854385">
      <w:pPr>
        <w:ind w:left="0"/>
        <w:rPr>
          <w:del w:id="416" w:author="AASHUTOSH" w:date="2025-06-19T14:13:00Z"/>
          <w:b/>
          <w:bCs/>
        </w:rPr>
      </w:pPr>
      <w:del w:id="417" w:author="AASHUTOSH" w:date="2025-06-19T14:13:00Z">
        <w:r w:rsidDel="00A61B66">
          <w:rPr>
            <w:b/>
            <w:bCs/>
          </w:rPr>
          <w:delText xml:space="preserve">                =</w:delText>
        </w:r>
      </w:del>
      <w:del w:id="418" w:author="AASHUTOSH" w:date="2025-06-17T10:32:00Z">
        <w:r w:rsidR="003468FD" w:rsidDel="00685F35">
          <w:rPr>
            <w:b/>
            <w:bCs/>
          </w:rPr>
          <w:delText>13</w:delText>
        </w:r>
        <w:r w:rsidR="00175F20" w:rsidDel="00685F35">
          <w:rPr>
            <w:b/>
            <w:bCs/>
          </w:rPr>
          <w:delText xml:space="preserve">02.28 </w:delText>
        </w:r>
        <w:r w:rsidR="00175F20" w:rsidRPr="00175F20" w:rsidDel="00685F35">
          <w:rPr>
            <w:b/>
            <w:bCs/>
          </w:rPr>
          <w:delText>øre/kWh</w:delText>
        </w:r>
      </w:del>
    </w:p>
    <w:p w14:paraId="6D5CB5C5" w14:textId="67BE3591" w:rsidR="00507076" w:rsidDel="00A61B66" w:rsidRDefault="00507076" w:rsidP="004470F3">
      <w:pPr>
        <w:ind w:left="0"/>
        <w:rPr>
          <w:del w:id="419" w:author="AASHUTOSH" w:date="2025-06-19T14:13:00Z"/>
          <w:b/>
          <w:bCs/>
        </w:rPr>
      </w:pPr>
    </w:p>
    <w:p w14:paraId="5D68BA1C" w14:textId="2A537308" w:rsidR="00A0671B" w:rsidDel="00A61B66" w:rsidRDefault="00E732B3" w:rsidP="00A0671B">
      <w:pPr>
        <w:ind w:left="0"/>
        <w:rPr>
          <w:del w:id="420" w:author="AASHUTOSH" w:date="2025-06-19T14:13:00Z"/>
          <w:b/>
          <w:bCs/>
        </w:rPr>
      </w:pPr>
      <w:del w:id="421" w:author="AASHUTOSH" w:date="2025-06-19T14:13:00Z">
        <w:r w:rsidRPr="00E732B3" w:rsidDel="00A61B66">
          <w:rPr>
            <w:b/>
            <w:bCs/>
          </w:rPr>
          <w:delText>Ma</w:delText>
        </w:r>
        <w:r w:rsidR="00A0671B" w:rsidRPr="00E732B3" w:rsidDel="00A61B66">
          <w:rPr>
            <w:b/>
            <w:bCs/>
          </w:rPr>
          <w:delText>rgin DK1</w:delText>
        </w:r>
        <w:r w:rsidR="00D408F1" w:rsidDel="00A61B66">
          <w:rPr>
            <w:b/>
            <w:bCs/>
          </w:rPr>
          <w:delText xml:space="preserve"> and DK2:</w:delText>
        </w:r>
      </w:del>
    </w:p>
    <w:p w14:paraId="0583A938" w14:textId="3D824E29" w:rsidR="00D408F1" w:rsidRPr="00641850" w:rsidDel="00A61B66" w:rsidRDefault="008B35DE" w:rsidP="00A0671B">
      <w:pPr>
        <w:ind w:left="0"/>
        <w:rPr>
          <w:del w:id="422" w:author="AASHUTOSH" w:date="2025-06-19T14:13:00Z"/>
        </w:rPr>
      </w:pPr>
      <w:del w:id="423" w:author="AASHUTOSH" w:date="2025-06-19T14:13:00Z">
        <w:r w:rsidRPr="00641850" w:rsidDel="00A61B66">
          <w:delText>Margin DK1 and Margin DK</w:delText>
        </w:r>
        <w:r w:rsidR="00401B1B" w:rsidRPr="00641850" w:rsidDel="00A61B66">
          <w:delText>2</w:delText>
        </w:r>
        <w:r w:rsidR="00BC66B1" w:rsidRPr="00641850" w:rsidDel="00A61B66">
          <w:delText xml:space="preserve"> are part of price</w:delText>
        </w:r>
        <w:r w:rsidR="00641850" w:rsidDel="00A61B66">
          <w:delText xml:space="preserve"> </w:delText>
        </w:r>
        <w:r w:rsidR="00BC66B1" w:rsidRPr="00641850" w:rsidDel="00A61B66">
          <w:delText xml:space="preserve">and are </w:delText>
        </w:r>
        <w:r w:rsidR="006B4296" w:rsidRPr="00641850" w:rsidDel="00A61B66">
          <w:delText>also possible to adjust. These are Single value added by KAM/AM</w:delText>
        </w:r>
      </w:del>
    </w:p>
    <w:p w14:paraId="69B2CDC8" w14:textId="72D3D700" w:rsidR="00375A0E" w:rsidRPr="00A0671B" w:rsidDel="00A61B66" w:rsidRDefault="00A0671B" w:rsidP="00A0671B">
      <w:pPr>
        <w:ind w:left="0"/>
        <w:rPr>
          <w:del w:id="424" w:author="AASHUTOSH" w:date="2025-06-19T14:13:00Z"/>
        </w:rPr>
      </w:pPr>
      <w:del w:id="425" w:author="AASHUTOSH" w:date="2025-06-19T14:13:00Z">
        <w:r w:rsidRPr="00A0671B" w:rsidDel="00A61B66">
          <w:tab/>
        </w:r>
        <w:r w:rsidRPr="00A0671B" w:rsidDel="00A61B66">
          <w:tab/>
        </w:r>
        <w:r w:rsidRPr="00A0671B" w:rsidDel="00A61B66">
          <w:tab/>
        </w:r>
        <w:r w:rsidRPr="00A0671B" w:rsidDel="00A61B66">
          <w:tab/>
        </w:r>
        <w:r w:rsidRPr="00A0671B" w:rsidDel="00A61B66">
          <w:tab/>
        </w:r>
      </w:del>
    </w:p>
    <w:p w14:paraId="4ACC0850" w14:textId="69DBCDE6" w:rsidR="00375A0E" w:rsidDel="00A61B66" w:rsidRDefault="008F0F2D" w:rsidP="004470F3">
      <w:pPr>
        <w:ind w:left="0"/>
        <w:rPr>
          <w:del w:id="426" w:author="AASHUTOSH" w:date="2025-06-19T14:13:00Z"/>
          <w:b/>
          <w:bCs/>
        </w:rPr>
      </w:pPr>
      <w:del w:id="427" w:author="AASHUTOSH" w:date="2025-06-19T14:13:00Z">
        <w:r w:rsidDel="00A61B66">
          <w:rPr>
            <w:b/>
            <w:bCs/>
          </w:rPr>
          <w:delText>Imbalance Fee</w:delText>
        </w:r>
        <w:r w:rsidRPr="008F0F2D" w:rsidDel="00A61B66">
          <w:rPr>
            <w:b/>
            <w:bCs/>
          </w:rPr>
          <w:delText xml:space="preserve"> DK1 </w:delText>
        </w:r>
      </w:del>
      <w:del w:id="428" w:author="AASHUTOSH" w:date="2025-06-18T11:25:00Z">
        <w:r w:rsidRPr="008F0F2D" w:rsidDel="00507076">
          <w:rPr>
            <w:b/>
            <w:bCs/>
          </w:rPr>
          <w:delText>and DK2:</w:delText>
        </w:r>
      </w:del>
    </w:p>
    <w:p w14:paraId="27D65C1D" w14:textId="5A337FDC" w:rsidR="008F0F2D" w:rsidRPr="008A1D73" w:rsidDel="00A61B66" w:rsidRDefault="008A1D73" w:rsidP="004470F3">
      <w:pPr>
        <w:ind w:left="0"/>
        <w:rPr>
          <w:del w:id="429" w:author="AASHUTOSH" w:date="2025-06-19T14:13:00Z"/>
        </w:rPr>
      </w:pPr>
      <w:del w:id="430" w:author="AASHUTOSH" w:date="2025-06-19T14:13:00Z">
        <w:r w:rsidRPr="008A1D73" w:rsidDel="00A61B66">
          <w:delText>The Imbalance fee for power is calculated with the formula:</w:delText>
        </w:r>
      </w:del>
    </w:p>
    <w:p w14:paraId="753DF2C8" w14:textId="61BB9ADA" w:rsidR="008A1D73" w:rsidRPr="008A1D73" w:rsidDel="00A61B66" w:rsidRDefault="008A1D73" w:rsidP="008A1D73">
      <w:pPr>
        <w:ind w:left="0"/>
        <w:rPr>
          <w:del w:id="431" w:author="AASHUTOSH" w:date="2025-06-19T14:13:00Z"/>
          <w:b/>
          <w:bCs/>
        </w:rPr>
      </w:pPr>
      <w:del w:id="432" w:author="AASHUTOSH" w:date="2025-06-19T14:13:00Z">
        <w:r w:rsidRPr="008A1D73" w:rsidDel="00A61B66">
          <w:rPr>
            <w:b/>
            <w:bCs/>
          </w:rPr>
          <w:delText>* Prep curve in general:</w:delText>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del>
    </w:p>
    <w:p w14:paraId="56327D28" w14:textId="604B7B4F" w:rsidR="000038E2" w:rsidDel="00A61B66" w:rsidRDefault="008A1D73" w:rsidP="008A1D73">
      <w:pPr>
        <w:ind w:left="0"/>
        <w:rPr>
          <w:del w:id="433" w:author="AASHUTOSH" w:date="2025-06-19T14:13:00Z"/>
          <w:b/>
          <w:bCs/>
        </w:rPr>
      </w:pPr>
      <w:del w:id="434" w:author="AASHUTOSH" w:date="2025-06-19T14:13:00Z">
        <w:r w:rsidRPr="008A1D73" w:rsidDel="00A61B66">
          <w:delText>With a monthly charge calculated as: monthly fee * monthly expected delivery volume, for the customer's metering points entering the offer, for each month of the delivery period and weighted by the customer’s total expected volume/price to reach at a fee in øre/kWh.</w:delText>
        </w:r>
        <w:r w:rsidRPr="008A1D73" w:rsidDel="00A61B66">
          <w:rPr>
            <w:b/>
            <w:bCs/>
          </w:rPr>
          <w:tab/>
        </w:r>
        <w:r w:rsidRPr="008A1D73" w:rsidDel="00A61B66">
          <w:rPr>
            <w:b/>
            <w:bCs/>
          </w:rPr>
          <w:tab/>
        </w:r>
        <w:r w:rsidRPr="008A1D73" w:rsidDel="00A61B66">
          <w:rPr>
            <w:b/>
            <w:bCs/>
          </w:rPr>
          <w:tab/>
        </w:r>
      </w:del>
    </w:p>
    <w:p w14:paraId="606039EF" w14:textId="4AC676C4" w:rsidR="000D5E99" w:rsidDel="00A61B66" w:rsidRDefault="000D5E99" w:rsidP="008A1D73">
      <w:pPr>
        <w:ind w:left="0"/>
        <w:rPr>
          <w:del w:id="435" w:author="AASHUTOSH" w:date="2025-06-19T14:13:00Z"/>
          <w:b/>
          <w:bCs/>
        </w:rPr>
      </w:pPr>
    </w:p>
    <w:p w14:paraId="742A2898" w14:textId="7A9BF8CD" w:rsidR="000038E2" w:rsidRPr="000D5E99" w:rsidDel="00A61B66" w:rsidRDefault="000D5E99" w:rsidP="008A1D73">
      <w:pPr>
        <w:ind w:left="0"/>
        <w:rPr>
          <w:del w:id="436" w:author="AASHUTOSH" w:date="2025-06-19T14:13:00Z"/>
        </w:rPr>
      </w:pPr>
      <w:del w:id="437" w:author="AASHUTOSH" w:date="2025-06-19T14:13:00Z">
        <w:r w:rsidRPr="000D5E99" w:rsidDel="00A61B66">
          <w:rPr>
            <w:b/>
            <w:bCs/>
            <w:highlight w:val="yellow"/>
          </w:rPr>
          <w:delText>*</w:delText>
        </w:r>
        <w:r w:rsidR="000038E2" w:rsidRPr="000D5E99" w:rsidDel="00A61B66">
          <w:rPr>
            <w:b/>
            <w:bCs/>
            <w:highlight w:val="yellow"/>
          </w:rPr>
          <w:delText xml:space="preserve">NOTE: </w:delText>
        </w:r>
        <w:r w:rsidRPr="000D5E99" w:rsidDel="00A61B66">
          <w:rPr>
            <w:highlight w:val="yellow"/>
          </w:rPr>
          <w:delText>These values are samples used for our calculations to ensure that we have performed them correctly. Please inform us if there are any changes in the calculations.</w:delText>
        </w:r>
      </w:del>
    </w:p>
    <w:p w14:paraId="0FFCF937" w14:textId="685F602E" w:rsidR="000D5E99" w:rsidDel="00A61B66" w:rsidRDefault="008A1D73" w:rsidP="008A1D73">
      <w:pPr>
        <w:ind w:left="0"/>
        <w:rPr>
          <w:del w:id="438" w:author="AASHUTOSH" w:date="2025-06-19T14:13:00Z"/>
          <w:b/>
          <w:bCs/>
        </w:rPr>
      </w:pPr>
      <w:del w:id="439" w:author="AASHUTOSH" w:date="2025-06-19T14:13:00Z">
        <w:r w:rsidRPr="008A1D73" w:rsidDel="00A61B66">
          <w:rPr>
            <w:b/>
            <w:bCs/>
          </w:rPr>
          <w:tab/>
        </w:r>
      </w:del>
    </w:p>
    <w:p w14:paraId="2952C161" w14:textId="2DF9BC73" w:rsidR="000D5E99" w:rsidDel="00A61B66" w:rsidRDefault="000D5E99" w:rsidP="008A1D73">
      <w:pPr>
        <w:ind w:left="0"/>
        <w:rPr>
          <w:del w:id="440" w:author="AASHUTOSH" w:date="2025-06-19T14:13:00Z"/>
          <w:b/>
          <w:bCs/>
        </w:rPr>
      </w:pPr>
    </w:p>
    <w:p w14:paraId="0CD26076" w14:textId="60BF454B" w:rsidR="000D5E99" w:rsidDel="00A61B66" w:rsidRDefault="000D5E99" w:rsidP="008A1D73">
      <w:pPr>
        <w:ind w:left="0"/>
        <w:rPr>
          <w:del w:id="441" w:author="AASHUTOSH" w:date="2025-06-19T14:13:00Z"/>
          <w:b/>
          <w:bCs/>
        </w:rPr>
      </w:pPr>
    </w:p>
    <w:p w14:paraId="790AC3A8" w14:textId="24D22CF5" w:rsidR="000D5E99" w:rsidDel="00A61B66" w:rsidRDefault="000D5E99" w:rsidP="008A1D73">
      <w:pPr>
        <w:ind w:left="0"/>
        <w:rPr>
          <w:del w:id="442" w:author="AASHUTOSH" w:date="2025-06-19T14:13:00Z"/>
          <w:b/>
          <w:bCs/>
        </w:rPr>
      </w:pPr>
    </w:p>
    <w:p w14:paraId="261E32CE" w14:textId="3CB9270A" w:rsidR="008F0F2D" w:rsidDel="00A61B66" w:rsidRDefault="008A1D73" w:rsidP="008A1D73">
      <w:pPr>
        <w:ind w:left="0"/>
        <w:rPr>
          <w:del w:id="443" w:author="AASHUTOSH" w:date="2025-06-19T14:13:00Z"/>
          <w:b/>
          <w:bCs/>
        </w:rPr>
      </w:pPr>
      <w:del w:id="444" w:author="AASHUTOSH" w:date="2025-06-19T14:13:00Z">
        <w:r w:rsidRPr="008A1D73" w:rsidDel="00A61B66">
          <w:rPr>
            <w:b/>
            <w:bCs/>
          </w:rPr>
          <w:tab/>
        </w:r>
        <w:r w:rsidRPr="008A1D73" w:rsidDel="00A61B66">
          <w:rPr>
            <w:b/>
            <w:bCs/>
          </w:rPr>
          <w:tab/>
        </w:r>
      </w:del>
    </w:p>
    <w:p w14:paraId="7561691D" w14:textId="59872936" w:rsidR="00375A0E" w:rsidDel="00A61B66" w:rsidRDefault="008036CA" w:rsidP="004470F3">
      <w:pPr>
        <w:ind w:left="0"/>
        <w:rPr>
          <w:del w:id="445" w:author="AASHUTOSH" w:date="2025-06-19T14:13:00Z"/>
          <w:b/>
          <w:bCs/>
        </w:rPr>
      </w:pPr>
      <w:del w:id="446" w:author="AASHUTOSH" w:date="2025-06-19T14:13:00Z">
        <w:r w:rsidDel="00A61B66">
          <w:rPr>
            <w:b/>
            <w:bCs/>
          </w:rPr>
          <w:lastRenderedPageBreak/>
          <w:delText xml:space="preserve">Step1: </w:delText>
        </w:r>
        <w:r w:rsidRPr="008036CA" w:rsidDel="00A61B66">
          <w:delText xml:space="preserve">The relevant price curves are collected </w:delText>
        </w:r>
        <w:r w:rsidDel="00A61B66">
          <w:delText>in</w:delText>
        </w:r>
        <w:r w:rsidRPr="008036CA" w:rsidDel="00A61B66">
          <w:delText xml:space="preserve"> PREP</w:delText>
        </w:r>
      </w:del>
    </w:p>
    <w:p w14:paraId="34CF63E4" w14:textId="65C02B6C" w:rsidR="00BA64C2" w:rsidDel="00A61B66" w:rsidRDefault="0080557C" w:rsidP="004470F3">
      <w:pPr>
        <w:ind w:left="0"/>
        <w:rPr>
          <w:del w:id="447" w:author="AASHUTOSH" w:date="2025-06-19T14:13:00Z"/>
          <w:b/>
          <w:bCs/>
        </w:rPr>
      </w:pPr>
      <w:del w:id="448" w:author="AASHUTOSH" w:date="2025-06-19T14:13:00Z">
        <w:r w:rsidRPr="0080557C" w:rsidDel="00A61B66">
          <w:rPr>
            <w:b/>
            <w:bCs/>
            <w:noProof/>
          </w:rPr>
          <w:drawing>
            <wp:inline distT="0" distB="0" distL="0" distR="0" wp14:anchorId="7D21F65A" wp14:editId="3B2BA195">
              <wp:extent cx="1638529" cy="2581635"/>
              <wp:effectExtent l="0" t="0" r="0" b="0"/>
              <wp:docPr id="1830264802" name="Picture 1830264802"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802" name="Picture 1" descr="A screenshot of a data&#10;&#10;AI-generated content may be incorrect."/>
                      <pic:cNvPicPr/>
                    </pic:nvPicPr>
                    <pic:blipFill>
                      <a:blip r:embed="rId37"/>
                      <a:stretch>
                        <a:fillRect/>
                      </a:stretch>
                    </pic:blipFill>
                    <pic:spPr>
                      <a:xfrm>
                        <a:off x="0" y="0"/>
                        <a:ext cx="1638529" cy="2581635"/>
                      </a:xfrm>
                      <a:prstGeom prst="rect">
                        <a:avLst/>
                      </a:prstGeom>
                    </pic:spPr>
                  </pic:pic>
                </a:graphicData>
              </a:graphic>
            </wp:inline>
          </w:drawing>
        </w:r>
      </w:del>
    </w:p>
    <w:p w14:paraId="7994DFF6" w14:textId="184EC48D" w:rsidR="0080557C" w:rsidDel="00A61B66" w:rsidRDefault="0080557C" w:rsidP="004470F3">
      <w:pPr>
        <w:ind w:left="0"/>
        <w:rPr>
          <w:del w:id="449" w:author="AASHUTOSH" w:date="2025-06-19T14:13:00Z"/>
          <w:b/>
          <w:bCs/>
        </w:rPr>
      </w:pPr>
    </w:p>
    <w:p w14:paraId="65F81E34" w14:textId="1CBD1CCC" w:rsidR="00BA64C2" w:rsidDel="00A61B66" w:rsidRDefault="00755374" w:rsidP="004470F3">
      <w:pPr>
        <w:ind w:left="0"/>
        <w:rPr>
          <w:del w:id="450" w:author="AASHUTOSH" w:date="2025-06-19T14:13:00Z"/>
        </w:rPr>
      </w:pPr>
      <w:del w:id="451" w:author="AASHUTOSH" w:date="2025-06-19T14:13:00Z">
        <w:r w:rsidDel="00A61B66">
          <w:rPr>
            <w:b/>
            <w:bCs/>
          </w:rPr>
          <w:delText xml:space="preserve">Step2: </w:delText>
        </w:r>
        <w:r w:rsidR="00DE6EF7" w:rsidRPr="00DE6EF7" w:rsidDel="00A61B66">
          <w:delText xml:space="preserve">We can calculate the </w:delText>
        </w:r>
        <w:r w:rsidR="00A6093A" w:rsidDel="00A61B66">
          <w:delText xml:space="preserve">final monthly fee according to the </w:delText>
        </w:r>
        <w:r w:rsidR="00DE6EF7" w:rsidRPr="00DE6EF7" w:rsidDel="00A61B66">
          <w:delText>estimated consumption:</w:delText>
        </w:r>
      </w:del>
    </w:p>
    <w:p w14:paraId="79D109E4" w14:textId="7CA6329B" w:rsidR="0068496E" w:rsidDel="00A61B66" w:rsidRDefault="0068496E" w:rsidP="004470F3">
      <w:pPr>
        <w:ind w:left="0"/>
        <w:rPr>
          <w:del w:id="452" w:author="AASHUTOSH" w:date="2025-06-19T14:13:00Z"/>
        </w:rPr>
      </w:pPr>
      <w:del w:id="453" w:author="AASHUTOSH" w:date="2025-06-19T14:13:00Z">
        <w:r w:rsidRPr="0068496E" w:rsidDel="00A61B66">
          <w:rPr>
            <w:b/>
            <w:bCs/>
          </w:rPr>
          <w:delText>Final monthly Fee</w:delText>
        </w:r>
        <w:r w:rsidDel="00A61B66">
          <w:delText>= Imbalance fee* Estimated Consumption</w:delText>
        </w:r>
      </w:del>
    </w:p>
    <w:p w14:paraId="2A7A5EB0" w14:textId="0EF0621E" w:rsidR="0068496E" w:rsidDel="00A61B66" w:rsidRDefault="0068496E" w:rsidP="004470F3">
      <w:pPr>
        <w:ind w:left="0"/>
        <w:rPr>
          <w:del w:id="454" w:author="AASHUTOSH" w:date="2025-06-19T14:13:00Z"/>
          <w:b/>
          <w:bCs/>
        </w:rPr>
      </w:pPr>
    </w:p>
    <w:p w14:paraId="26CA01FF" w14:textId="499BB0A5" w:rsidR="00BA64C2" w:rsidDel="00A61B66" w:rsidRDefault="00DE6EF7" w:rsidP="004470F3">
      <w:pPr>
        <w:ind w:left="0"/>
        <w:rPr>
          <w:del w:id="455" w:author="AASHUTOSH" w:date="2025-06-19T14:13:00Z"/>
          <w:b/>
          <w:bCs/>
        </w:rPr>
      </w:pPr>
      <w:del w:id="456" w:author="AASHUTOSH" w:date="2025-06-19T14:13:00Z">
        <w:r w:rsidRPr="00DE6EF7" w:rsidDel="00A61B66">
          <w:rPr>
            <w:b/>
            <w:bCs/>
            <w:noProof/>
          </w:rPr>
          <w:drawing>
            <wp:inline distT="0" distB="0" distL="0" distR="0" wp14:anchorId="00DDD8DE" wp14:editId="6D32822C">
              <wp:extent cx="3267531" cy="2553056"/>
              <wp:effectExtent l="0" t="0" r="9525" b="0"/>
              <wp:docPr id="1290422609" name="Picture 1290422609"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2609" name="Picture 1" descr="A table with numbers and letters&#10;&#10;AI-generated content may be incorrect."/>
                      <pic:cNvPicPr/>
                    </pic:nvPicPr>
                    <pic:blipFill>
                      <a:blip r:embed="rId38"/>
                      <a:stretch>
                        <a:fillRect/>
                      </a:stretch>
                    </pic:blipFill>
                    <pic:spPr>
                      <a:xfrm>
                        <a:off x="0" y="0"/>
                        <a:ext cx="3267531" cy="2553056"/>
                      </a:xfrm>
                      <a:prstGeom prst="rect">
                        <a:avLst/>
                      </a:prstGeom>
                    </pic:spPr>
                  </pic:pic>
                </a:graphicData>
              </a:graphic>
            </wp:inline>
          </w:drawing>
        </w:r>
      </w:del>
    </w:p>
    <w:p w14:paraId="6638C071" w14:textId="74D48700" w:rsidR="00BA64C2" w:rsidDel="00A61B66" w:rsidRDefault="00BA64C2" w:rsidP="004470F3">
      <w:pPr>
        <w:ind w:left="0"/>
        <w:rPr>
          <w:del w:id="457" w:author="AASHUTOSH" w:date="2025-06-19T14:13:00Z"/>
          <w:b/>
          <w:bCs/>
        </w:rPr>
      </w:pPr>
    </w:p>
    <w:p w14:paraId="49EB19E5" w14:textId="30F46719" w:rsidR="00BA64C2" w:rsidDel="00A61B66" w:rsidRDefault="0068496E" w:rsidP="004470F3">
      <w:pPr>
        <w:ind w:left="0"/>
        <w:rPr>
          <w:del w:id="458" w:author="AASHUTOSH" w:date="2025-06-19T14:13:00Z"/>
        </w:rPr>
      </w:pPr>
      <w:del w:id="459" w:author="AASHUTOSH" w:date="2025-06-19T14:13:00Z">
        <w:r w:rsidDel="00A61B66">
          <w:rPr>
            <w:b/>
            <w:bCs/>
          </w:rPr>
          <w:delText xml:space="preserve">Step3: </w:delText>
        </w:r>
        <w:r w:rsidR="00D1759A" w:rsidRPr="00D1759A" w:rsidDel="00A61B66">
          <w:delText>We finally can calculate the weighted average price</w:delText>
        </w:r>
      </w:del>
    </w:p>
    <w:p w14:paraId="2219F6BB" w14:textId="2B23F3BD" w:rsidR="000904DB" w:rsidDel="00A61B66" w:rsidRDefault="000904DB" w:rsidP="004470F3">
      <w:pPr>
        <w:ind w:left="0"/>
        <w:rPr>
          <w:del w:id="460" w:author="AASHUTOSH" w:date="2025-06-19T14:13:00Z"/>
        </w:rPr>
      </w:pPr>
    </w:p>
    <w:p w14:paraId="029CA372" w14:textId="5AB15766" w:rsidR="000904DB" w:rsidDel="00A61B66" w:rsidRDefault="000904DB" w:rsidP="004470F3">
      <w:pPr>
        <w:ind w:left="0"/>
        <w:rPr>
          <w:del w:id="461" w:author="AASHUTOSH" w:date="2025-06-19T14:13:00Z"/>
        </w:rPr>
      </w:pPr>
      <w:del w:id="462" w:author="AASHUTOSH" w:date="2025-06-19T14:13:00Z">
        <w:r w:rsidDel="00A61B66">
          <w:delText xml:space="preserve">Weighted Average Price= </w:delText>
        </w:r>
        <w:r w:rsidR="0097109C" w:rsidDel="00A61B66">
          <w:delText>(</w:delText>
        </w:r>
        <w:r w:rsidDel="00A61B66">
          <w:delText>Sum</w:delText>
        </w:r>
        <w:r w:rsidR="0097109C" w:rsidDel="00A61B66">
          <w:delText xml:space="preserve"> </w:delText>
        </w:r>
        <w:r w:rsidR="000055C8" w:rsidDel="00A61B66">
          <w:delText>of final monthly fee</w:delText>
        </w:r>
        <w:r w:rsidR="00BA0682" w:rsidDel="00A61B66">
          <w:delText>)</w:delText>
        </w:r>
        <w:r w:rsidR="00920800" w:rsidDel="00A61B66">
          <w:delText>/ (</w:delText>
        </w:r>
        <w:r w:rsidR="0097109C" w:rsidDel="00A61B66">
          <w:delText xml:space="preserve">Sum of </w:delText>
        </w:r>
      </w:del>
      <w:del w:id="463" w:author="AASHUTOSH" w:date="2025-06-16T13:52:00Z">
        <w:r w:rsidR="00A249EF" w:rsidDel="009F6B7B">
          <w:delText>Imbalance fee</w:delText>
        </w:r>
      </w:del>
      <w:del w:id="464" w:author="AASHUTOSH" w:date="2025-06-19T14:13:00Z">
        <w:r w:rsidR="00A249EF" w:rsidDel="00A61B66">
          <w:delText>)</w:delText>
        </w:r>
      </w:del>
    </w:p>
    <w:p w14:paraId="1689C3DF" w14:textId="7E72BF45" w:rsidR="008E6B5C" w:rsidDel="00A61B66" w:rsidRDefault="000904DB" w:rsidP="004470F3">
      <w:pPr>
        <w:ind w:left="0"/>
        <w:rPr>
          <w:del w:id="465" w:author="AASHUTOSH" w:date="2025-06-19T14:13:00Z"/>
          <w:b/>
          <w:bCs/>
        </w:rPr>
      </w:pPr>
      <w:del w:id="466" w:author="AASHUTOSH" w:date="2025-06-18T12:26:00Z">
        <w:r w:rsidRPr="000904DB" w:rsidDel="008E6B5C">
          <w:rPr>
            <w:b/>
            <w:bCs/>
            <w:noProof/>
          </w:rPr>
          <w:lastRenderedPageBreak/>
          <w:drawing>
            <wp:inline distT="0" distB="0" distL="0" distR="0" wp14:anchorId="33A99E79" wp14:editId="0F2D592F">
              <wp:extent cx="3886742" cy="2572109"/>
              <wp:effectExtent l="0" t="0" r="0" b="0"/>
              <wp:docPr id="632761249" name="Picture 63276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61249" name=""/>
                      <pic:cNvPicPr/>
                    </pic:nvPicPr>
                    <pic:blipFill>
                      <a:blip r:embed="rId39"/>
                      <a:stretch>
                        <a:fillRect/>
                      </a:stretch>
                    </pic:blipFill>
                    <pic:spPr>
                      <a:xfrm>
                        <a:off x="0" y="0"/>
                        <a:ext cx="3886742" cy="2572109"/>
                      </a:xfrm>
                      <a:prstGeom prst="rect">
                        <a:avLst/>
                      </a:prstGeom>
                    </pic:spPr>
                  </pic:pic>
                </a:graphicData>
              </a:graphic>
            </wp:inline>
          </w:drawing>
        </w:r>
      </w:del>
    </w:p>
    <w:p w14:paraId="1E1A87F2" w14:textId="1320AEBC" w:rsidR="00920800" w:rsidDel="00A61B66" w:rsidRDefault="00920800" w:rsidP="004470F3">
      <w:pPr>
        <w:ind w:left="0"/>
        <w:rPr>
          <w:del w:id="467" w:author="AASHUTOSH" w:date="2025-06-19T14:13:00Z"/>
          <w:b/>
          <w:bCs/>
        </w:rPr>
      </w:pPr>
    </w:p>
    <w:p w14:paraId="3EA6B8AE" w14:textId="509DA061" w:rsidR="00BA64C2" w:rsidRPr="00FA175A" w:rsidDel="00A61B66" w:rsidRDefault="00FA175A" w:rsidP="004470F3">
      <w:pPr>
        <w:ind w:left="0"/>
        <w:rPr>
          <w:del w:id="468" w:author="AASHUTOSH" w:date="2025-06-19T14:13:00Z"/>
        </w:rPr>
      </w:pPr>
      <w:del w:id="469" w:author="AASHUTOSH" w:date="2025-06-19T14:13:00Z">
        <w:r w:rsidRPr="00FA175A" w:rsidDel="00A61B66">
          <w:delText xml:space="preserve">The weighted average of </w:delText>
        </w:r>
      </w:del>
      <w:del w:id="470" w:author="AASHUTOSH" w:date="2025-06-18T12:26:00Z">
        <w:r w:rsidRPr="00FA175A" w:rsidDel="008E6B5C">
          <w:delText xml:space="preserve">455003.6 </w:delText>
        </w:r>
      </w:del>
      <w:del w:id="471" w:author="AASHUTOSH" w:date="2025-06-19T14:13:00Z">
        <w:r w:rsidRPr="00FA175A" w:rsidDel="00A61B66">
          <w:delText xml:space="preserve">can be utilized as the imbalance fee and added to the final delivery fee. Similarly, we can perform a similar process to determine the values for the </w:delText>
        </w:r>
      </w:del>
      <w:del w:id="472" w:author="AASHUTOSH" w:date="2025-06-18T12:28:00Z">
        <w:r w:rsidRPr="00FA175A" w:rsidDel="008E6B5C">
          <w:delText xml:space="preserve">DK1 and </w:delText>
        </w:r>
      </w:del>
      <w:del w:id="473" w:author="AASHUTOSH" w:date="2025-06-19T14:13:00Z">
        <w:r w:rsidRPr="00FA175A" w:rsidDel="00A61B66">
          <w:delText>DK2 regions.</w:delText>
        </w:r>
      </w:del>
    </w:p>
    <w:p w14:paraId="1E9C1D5E" w14:textId="4A1E9283" w:rsidR="00FA175A" w:rsidDel="00A61B66" w:rsidRDefault="00FA175A" w:rsidP="004470F3">
      <w:pPr>
        <w:ind w:left="0"/>
        <w:rPr>
          <w:del w:id="474" w:author="AASHUTOSH" w:date="2025-06-19T14:13:00Z"/>
          <w:b/>
          <w:bCs/>
        </w:rPr>
      </w:pPr>
    </w:p>
    <w:p w14:paraId="62BFF3F8" w14:textId="7B24710D" w:rsidR="00BA64C2" w:rsidDel="00A61B66" w:rsidRDefault="00BA64C2" w:rsidP="00BA64C2">
      <w:pPr>
        <w:ind w:left="0"/>
        <w:rPr>
          <w:del w:id="475" w:author="AASHUTOSH" w:date="2025-06-19T14:13:00Z"/>
          <w:b/>
          <w:bCs/>
        </w:rPr>
      </w:pPr>
      <w:del w:id="476" w:author="AASHUTOSH" w:date="2025-06-19T14:13:00Z">
        <w:r w:rsidDel="00A61B66">
          <w:rPr>
            <w:b/>
            <w:bCs/>
          </w:rPr>
          <w:delText>Nord Pool Trading Fee</w:delText>
        </w:r>
      </w:del>
    </w:p>
    <w:p w14:paraId="78FF684D" w14:textId="23F188CD" w:rsidR="00BA64C2" w:rsidRPr="008A1D73" w:rsidDel="00A61B66" w:rsidRDefault="00BA64C2" w:rsidP="00BA64C2">
      <w:pPr>
        <w:ind w:left="0"/>
        <w:rPr>
          <w:del w:id="477" w:author="AASHUTOSH" w:date="2025-06-19T14:13:00Z"/>
        </w:rPr>
      </w:pPr>
      <w:del w:id="478" w:author="AASHUTOSH" w:date="2025-06-19T14:13:00Z">
        <w:r w:rsidRPr="008A1D73" w:rsidDel="00A61B66">
          <w:delText xml:space="preserve">The </w:delText>
        </w:r>
        <w:r w:rsidDel="00A61B66">
          <w:delText xml:space="preserve">Nord Pool Trading </w:delText>
        </w:r>
        <w:r w:rsidRPr="008A1D73" w:rsidDel="00A61B66">
          <w:delText>fee for power is calculated with the formula:</w:delText>
        </w:r>
      </w:del>
    </w:p>
    <w:p w14:paraId="795151CC" w14:textId="6FCAAD17" w:rsidR="00BA64C2" w:rsidRPr="008A1D73" w:rsidDel="00A61B66" w:rsidRDefault="00BA64C2" w:rsidP="00BA64C2">
      <w:pPr>
        <w:ind w:left="0"/>
        <w:rPr>
          <w:del w:id="479" w:author="AASHUTOSH" w:date="2025-06-19T14:13:00Z"/>
          <w:b/>
          <w:bCs/>
        </w:rPr>
      </w:pPr>
      <w:del w:id="480" w:author="AASHUTOSH" w:date="2025-06-19T14:13:00Z">
        <w:r w:rsidRPr="008A1D73" w:rsidDel="00A61B66">
          <w:rPr>
            <w:b/>
            <w:bCs/>
          </w:rPr>
          <w:delText>* Prep curve in general:</w:delText>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del>
    </w:p>
    <w:p w14:paraId="3FBBFAD1" w14:textId="1718A590" w:rsidR="00BA64C2" w:rsidDel="00A61B66" w:rsidRDefault="00BA64C2" w:rsidP="00BA64C2">
      <w:pPr>
        <w:ind w:left="0"/>
        <w:rPr>
          <w:del w:id="481" w:author="AASHUTOSH" w:date="2025-06-19T14:13:00Z"/>
          <w:b/>
          <w:bCs/>
        </w:rPr>
      </w:pPr>
      <w:del w:id="482" w:author="AASHUTOSH" w:date="2025-06-19T14:13:00Z">
        <w:r w:rsidRPr="008A1D73" w:rsidDel="00A61B66">
          <w:delText>With a monthly charge calculated as: monthly fee * monthly expected delivery volume, for the customer's metering points entering the offer, for each month of the delivery period and weighted by the customer’s total expected volume/price to reach at a fee in øre/kWh.</w:delText>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del>
    </w:p>
    <w:p w14:paraId="356C6430" w14:textId="5D130B55" w:rsidR="001A776F" w:rsidDel="00A61B66" w:rsidRDefault="001A776F" w:rsidP="001A776F">
      <w:pPr>
        <w:ind w:left="0"/>
        <w:rPr>
          <w:del w:id="483" w:author="AASHUTOSH" w:date="2025-06-19T14:13:00Z"/>
          <w:b/>
          <w:bCs/>
        </w:rPr>
      </w:pPr>
      <w:del w:id="484" w:author="AASHUTOSH" w:date="2025-06-19T14:13:00Z">
        <w:r w:rsidDel="00A61B66">
          <w:rPr>
            <w:b/>
            <w:bCs/>
          </w:rPr>
          <w:delText xml:space="preserve">Step1: </w:delText>
        </w:r>
        <w:r w:rsidRPr="008036CA" w:rsidDel="00A61B66">
          <w:delText xml:space="preserve">The relevant price curves are collected </w:delText>
        </w:r>
        <w:r w:rsidDel="00A61B66">
          <w:delText>in</w:delText>
        </w:r>
        <w:r w:rsidRPr="008036CA" w:rsidDel="00A61B66">
          <w:delText xml:space="preserve"> PREP</w:delText>
        </w:r>
      </w:del>
    </w:p>
    <w:p w14:paraId="6FBA1FA4" w14:textId="5A7B8274" w:rsidR="00375A0E" w:rsidDel="00A61B66" w:rsidRDefault="00DA33C5" w:rsidP="004470F3">
      <w:pPr>
        <w:ind w:left="0"/>
        <w:rPr>
          <w:del w:id="485" w:author="AASHUTOSH" w:date="2025-06-19T14:13:00Z"/>
          <w:b/>
          <w:bCs/>
        </w:rPr>
      </w:pPr>
      <w:del w:id="486" w:author="AASHUTOSH" w:date="2025-06-19T14:13:00Z">
        <w:r w:rsidRPr="00DA33C5" w:rsidDel="00A61B66">
          <w:rPr>
            <w:b/>
            <w:bCs/>
            <w:noProof/>
          </w:rPr>
          <w:drawing>
            <wp:inline distT="0" distB="0" distL="0" distR="0" wp14:anchorId="461CB76A" wp14:editId="7FD4519D">
              <wp:extent cx="2086266" cy="2562583"/>
              <wp:effectExtent l="0" t="0" r="9525" b="9525"/>
              <wp:docPr id="328598630" name="Picture 3285986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98630" name="Picture 1" descr="A screenshot of a computer&#10;&#10;AI-generated content may be incorrect."/>
                      <pic:cNvPicPr/>
                    </pic:nvPicPr>
                    <pic:blipFill>
                      <a:blip r:embed="rId40"/>
                      <a:stretch>
                        <a:fillRect/>
                      </a:stretch>
                    </pic:blipFill>
                    <pic:spPr>
                      <a:xfrm>
                        <a:off x="0" y="0"/>
                        <a:ext cx="2086266" cy="2562583"/>
                      </a:xfrm>
                      <a:prstGeom prst="rect">
                        <a:avLst/>
                      </a:prstGeom>
                    </pic:spPr>
                  </pic:pic>
                </a:graphicData>
              </a:graphic>
            </wp:inline>
          </w:drawing>
        </w:r>
      </w:del>
    </w:p>
    <w:p w14:paraId="70A0716C" w14:textId="4F487B73" w:rsidR="00DA33C5" w:rsidDel="00A61B66" w:rsidRDefault="00DA33C5" w:rsidP="004470F3">
      <w:pPr>
        <w:ind w:left="0"/>
        <w:rPr>
          <w:del w:id="487" w:author="AASHUTOSH" w:date="2025-06-19T14:13:00Z"/>
          <w:b/>
          <w:bCs/>
        </w:rPr>
      </w:pPr>
    </w:p>
    <w:p w14:paraId="3430F10B" w14:textId="2AB4C66B" w:rsidR="00DA33C5" w:rsidDel="00A61B66" w:rsidRDefault="00DA33C5" w:rsidP="00DA33C5">
      <w:pPr>
        <w:ind w:left="0"/>
        <w:rPr>
          <w:del w:id="488" w:author="AASHUTOSH" w:date="2025-06-19T14:13:00Z"/>
          <w:b/>
          <w:bCs/>
        </w:rPr>
      </w:pPr>
    </w:p>
    <w:p w14:paraId="0279F5D9" w14:textId="742CAFF7" w:rsidR="00DA33C5" w:rsidDel="00A61B66" w:rsidRDefault="00DA33C5" w:rsidP="00DA33C5">
      <w:pPr>
        <w:ind w:left="0"/>
        <w:rPr>
          <w:del w:id="489" w:author="AASHUTOSH" w:date="2025-06-19T14:13:00Z"/>
          <w:b/>
          <w:bCs/>
        </w:rPr>
      </w:pPr>
    </w:p>
    <w:p w14:paraId="77B1DAC9" w14:textId="7167804D" w:rsidR="00DA33C5" w:rsidDel="00A61B66" w:rsidRDefault="00DA33C5" w:rsidP="00DA33C5">
      <w:pPr>
        <w:ind w:left="0"/>
        <w:rPr>
          <w:del w:id="490" w:author="AASHUTOSH" w:date="2025-06-19T14:13:00Z"/>
          <w:b/>
          <w:bCs/>
        </w:rPr>
      </w:pPr>
    </w:p>
    <w:p w14:paraId="4BB6CE7F" w14:textId="2AB207A1" w:rsidR="00DA33C5" w:rsidDel="00A61B66" w:rsidRDefault="00DA33C5" w:rsidP="00DA33C5">
      <w:pPr>
        <w:ind w:left="0"/>
        <w:rPr>
          <w:del w:id="491" w:author="AASHUTOSH" w:date="2025-06-19T14:13:00Z"/>
          <w:b/>
          <w:bCs/>
        </w:rPr>
      </w:pPr>
    </w:p>
    <w:p w14:paraId="67D373EE" w14:textId="1A2EAEDE" w:rsidR="00DA33C5" w:rsidDel="00A61B66" w:rsidRDefault="00DA33C5" w:rsidP="00DA33C5">
      <w:pPr>
        <w:ind w:left="0"/>
        <w:rPr>
          <w:del w:id="492" w:author="AASHUTOSH" w:date="2025-06-19T14:13:00Z"/>
        </w:rPr>
      </w:pPr>
      <w:del w:id="493" w:author="AASHUTOSH" w:date="2025-06-19T14:13:00Z">
        <w:r w:rsidDel="00A61B66">
          <w:rPr>
            <w:b/>
            <w:bCs/>
          </w:rPr>
          <w:lastRenderedPageBreak/>
          <w:delText xml:space="preserve">Step2: </w:delText>
        </w:r>
        <w:r w:rsidRPr="00DE6EF7" w:rsidDel="00A61B66">
          <w:delText xml:space="preserve">We can calculate the </w:delText>
        </w:r>
        <w:r w:rsidDel="00A61B66">
          <w:delText>final monthly</w:delText>
        </w:r>
        <w:r w:rsidR="005A35D7" w:rsidDel="00A61B66">
          <w:delText xml:space="preserve"> Nord Pool Trading </w:delText>
        </w:r>
        <w:r w:rsidDel="00A61B66">
          <w:delText xml:space="preserve">fee according to the </w:delText>
        </w:r>
        <w:r w:rsidRPr="00DE6EF7" w:rsidDel="00A61B66">
          <w:delText>estimated consumption:</w:delText>
        </w:r>
      </w:del>
    </w:p>
    <w:p w14:paraId="361355DE" w14:textId="7CCEAFAB" w:rsidR="00DA33C5" w:rsidDel="00A61B66" w:rsidRDefault="00DA33C5" w:rsidP="00DA33C5">
      <w:pPr>
        <w:ind w:left="0"/>
        <w:rPr>
          <w:del w:id="494" w:author="AASHUTOSH" w:date="2025-06-19T14:13:00Z"/>
        </w:rPr>
      </w:pPr>
      <w:del w:id="495" w:author="AASHUTOSH" w:date="2025-06-19T14:13:00Z">
        <w:r w:rsidRPr="0068496E" w:rsidDel="00A61B66">
          <w:rPr>
            <w:b/>
            <w:bCs/>
          </w:rPr>
          <w:delText>Final monthly Fee</w:delText>
        </w:r>
        <w:r w:rsidDel="00A61B66">
          <w:delText xml:space="preserve">= </w:delText>
        </w:r>
        <w:r w:rsidR="005A35D7" w:rsidDel="00A61B66">
          <w:delText xml:space="preserve">Nord Pool Trading </w:delText>
        </w:r>
        <w:r w:rsidDel="00A61B66">
          <w:delText>fee* Estimated Consumption</w:delText>
        </w:r>
      </w:del>
    </w:p>
    <w:p w14:paraId="7A20061E" w14:textId="1646E2C3" w:rsidR="00DA33C5" w:rsidDel="00A61B66" w:rsidRDefault="00C63DFF" w:rsidP="004470F3">
      <w:pPr>
        <w:ind w:left="0"/>
        <w:rPr>
          <w:del w:id="496" w:author="AASHUTOSH" w:date="2025-06-19T14:13:00Z"/>
          <w:b/>
          <w:bCs/>
        </w:rPr>
      </w:pPr>
      <w:del w:id="497" w:author="AASHUTOSH" w:date="2025-06-19T14:13:00Z">
        <w:r w:rsidRPr="00C63DFF" w:rsidDel="00A61B66">
          <w:rPr>
            <w:b/>
            <w:bCs/>
            <w:noProof/>
          </w:rPr>
          <w:drawing>
            <wp:inline distT="0" distB="0" distL="0" distR="0" wp14:anchorId="4974E541" wp14:editId="249B1907">
              <wp:extent cx="3562847" cy="2543530"/>
              <wp:effectExtent l="0" t="0" r="0" b="9525"/>
              <wp:docPr id="145004119" name="Picture 145004119"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4119" name="Picture 1" descr="A table with numbers and numbers&#10;&#10;AI-generated content may be incorrect."/>
                      <pic:cNvPicPr/>
                    </pic:nvPicPr>
                    <pic:blipFill>
                      <a:blip r:embed="rId41"/>
                      <a:stretch>
                        <a:fillRect/>
                      </a:stretch>
                    </pic:blipFill>
                    <pic:spPr>
                      <a:xfrm>
                        <a:off x="0" y="0"/>
                        <a:ext cx="3562847" cy="2543530"/>
                      </a:xfrm>
                      <a:prstGeom prst="rect">
                        <a:avLst/>
                      </a:prstGeom>
                    </pic:spPr>
                  </pic:pic>
                </a:graphicData>
              </a:graphic>
            </wp:inline>
          </w:drawing>
        </w:r>
      </w:del>
    </w:p>
    <w:p w14:paraId="7BB19B10" w14:textId="3876129B" w:rsidR="00066964" w:rsidDel="00A61B66" w:rsidRDefault="00066964" w:rsidP="004470F3">
      <w:pPr>
        <w:ind w:left="0"/>
        <w:rPr>
          <w:del w:id="498" w:author="AASHUTOSH" w:date="2025-06-19T14:13:00Z"/>
          <w:b/>
          <w:bCs/>
        </w:rPr>
      </w:pPr>
    </w:p>
    <w:p w14:paraId="2928BB31" w14:textId="43110470" w:rsidR="00066964" w:rsidDel="00A61B66" w:rsidRDefault="00066964" w:rsidP="00066964">
      <w:pPr>
        <w:ind w:left="0"/>
        <w:rPr>
          <w:del w:id="499" w:author="AASHUTOSH" w:date="2025-06-19T14:13:00Z"/>
        </w:rPr>
      </w:pPr>
      <w:del w:id="500" w:author="AASHUTOSH" w:date="2025-06-19T14:13:00Z">
        <w:r w:rsidDel="00A61B66">
          <w:rPr>
            <w:b/>
            <w:bCs/>
          </w:rPr>
          <w:delText xml:space="preserve">Step3: </w:delText>
        </w:r>
        <w:r w:rsidRPr="00D1759A" w:rsidDel="00A61B66">
          <w:delText>We finally can calculate the weighted average price</w:delText>
        </w:r>
      </w:del>
    </w:p>
    <w:p w14:paraId="1AA20F2F" w14:textId="7EE40657" w:rsidR="00066964" w:rsidDel="00A61B66" w:rsidRDefault="00066964" w:rsidP="00066964">
      <w:pPr>
        <w:ind w:left="0"/>
        <w:rPr>
          <w:del w:id="501" w:author="AASHUTOSH" w:date="2025-06-19T14:13:00Z"/>
        </w:rPr>
      </w:pPr>
    </w:p>
    <w:p w14:paraId="562D4362" w14:textId="51954FC0" w:rsidR="00066964" w:rsidDel="00A61B66" w:rsidRDefault="00066964" w:rsidP="00066964">
      <w:pPr>
        <w:ind w:left="0"/>
        <w:rPr>
          <w:del w:id="502" w:author="AASHUTOSH" w:date="2025-06-19T14:13:00Z"/>
        </w:rPr>
      </w:pPr>
      <w:del w:id="503" w:author="AASHUTOSH" w:date="2025-06-19T14:13:00Z">
        <w:r w:rsidDel="00A61B66">
          <w:delText>Weighted Average Price= (Sum of final monthly</w:delText>
        </w:r>
        <w:r w:rsidR="003B3D11" w:rsidDel="00A61B66">
          <w:delText xml:space="preserve"> Nord Pool Trading</w:delText>
        </w:r>
        <w:r w:rsidDel="00A61B66">
          <w:delText xml:space="preserve"> fee)/ (Sum of </w:delText>
        </w:r>
        <w:r w:rsidR="003B3D11" w:rsidDel="00A61B66">
          <w:delText xml:space="preserve">Nord Pool Trading </w:delText>
        </w:r>
        <w:r w:rsidDel="00A61B66">
          <w:delText>fee)</w:delText>
        </w:r>
      </w:del>
    </w:p>
    <w:p w14:paraId="2A9FFB8D" w14:textId="46343071" w:rsidR="00066964" w:rsidDel="00A61B66" w:rsidRDefault="00C63DFF" w:rsidP="004470F3">
      <w:pPr>
        <w:ind w:left="0"/>
        <w:rPr>
          <w:del w:id="504" w:author="AASHUTOSH" w:date="2025-06-19T14:13:00Z"/>
          <w:b/>
          <w:bCs/>
        </w:rPr>
      </w:pPr>
      <w:del w:id="505" w:author="AASHUTOSH" w:date="2025-06-19T14:13:00Z">
        <w:r w:rsidRPr="00C63DFF" w:rsidDel="00A61B66">
          <w:rPr>
            <w:b/>
            <w:bCs/>
            <w:noProof/>
          </w:rPr>
          <w:drawing>
            <wp:inline distT="0" distB="0" distL="0" distR="0" wp14:anchorId="2627E539" wp14:editId="6103A5F9">
              <wp:extent cx="4353533" cy="2562583"/>
              <wp:effectExtent l="0" t="0" r="9525" b="9525"/>
              <wp:docPr id="1536843133" name="Picture 1536843133"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3133" name="Picture 1" descr="A table with numbers and a few words&#10;&#10;AI-generated content may be incorrect."/>
                      <pic:cNvPicPr/>
                    </pic:nvPicPr>
                    <pic:blipFill>
                      <a:blip r:embed="rId42"/>
                      <a:stretch>
                        <a:fillRect/>
                      </a:stretch>
                    </pic:blipFill>
                    <pic:spPr>
                      <a:xfrm>
                        <a:off x="0" y="0"/>
                        <a:ext cx="4353533" cy="2562583"/>
                      </a:xfrm>
                      <a:prstGeom prst="rect">
                        <a:avLst/>
                      </a:prstGeom>
                    </pic:spPr>
                  </pic:pic>
                </a:graphicData>
              </a:graphic>
            </wp:inline>
          </w:drawing>
        </w:r>
      </w:del>
    </w:p>
    <w:p w14:paraId="67E75102" w14:textId="5B3342B4" w:rsidR="00C63DFF" w:rsidDel="00A61B66" w:rsidRDefault="00C63DFF" w:rsidP="004470F3">
      <w:pPr>
        <w:ind w:left="0"/>
        <w:rPr>
          <w:del w:id="506" w:author="AASHUTOSH" w:date="2025-06-19T14:13:00Z"/>
          <w:b/>
          <w:bCs/>
        </w:rPr>
      </w:pPr>
    </w:p>
    <w:p w14:paraId="520DD66F" w14:textId="02B7B10A" w:rsidR="00B53646" w:rsidRPr="00FA175A" w:rsidDel="00A61B66" w:rsidRDefault="00B53646" w:rsidP="00B53646">
      <w:pPr>
        <w:ind w:left="0"/>
        <w:rPr>
          <w:del w:id="507" w:author="AASHUTOSH" w:date="2025-06-19T14:13:00Z"/>
        </w:rPr>
      </w:pPr>
      <w:del w:id="508" w:author="AASHUTOSH" w:date="2025-06-19T14:13:00Z">
        <w:r w:rsidRPr="00FA175A" w:rsidDel="00A61B66">
          <w:delText xml:space="preserve">The weighted average of </w:delText>
        </w:r>
        <w:r w:rsidR="00560FD8" w:rsidRPr="00560FD8" w:rsidDel="00A61B66">
          <w:delText>4,02,488.97</w:delText>
        </w:r>
        <w:r w:rsidRPr="00FA175A" w:rsidDel="00A61B66">
          <w:delText xml:space="preserve"> can be utilized as the </w:delText>
        </w:r>
        <w:r w:rsidR="00560FD8" w:rsidDel="00A61B66">
          <w:delText>Nord Pool Trading</w:delText>
        </w:r>
        <w:r w:rsidRPr="00FA175A" w:rsidDel="00A61B66">
          <w:delText xml:space="preserve"> fee and added to the final delivery fee.</w:delText>
        </w:r>
      </w:del>
    </w:p>
    <w:p w14:paraId="4DD6B1EB" w14:textId="5C0F8367" w:rsidR="00375A0E" w:rsidDel="00A61B66" w:rsidRDefault="00375A0E" w:rsidP="004470F3">
      <w:pPr>
        <w:ind w:left="0"/>
        <w:rPr>
          <w:del w:id="509" w:author="AASHUTOSH" w:date="2025-06-19T14:13:00Z"/>
          <w:b/>
          <w:bCs/>
        </w:rPr>
      </w:pPr>
    </w:p>
    <w:p w14:paraId="4255EE34" w14:textId="5A30FE28" w:rsidR="00B53646" w:rsidDel="00A61B66" w:rsidRDefault="00B53646" w:rsidP="004470F3">
      <w:pPr>
        <w:ind w:left="0"/>
        <w:rPr>
          <w:del w:id="510" w:author="AASHUTOSH" w:date="2025-06-19T14:13:00Z"/>
          <w:b/>
          <w:bCs/>
        </w:rPr>
      </w:pPr>
    </w:p>
    <w:p w14:paraId="1B9B592F" w14:textId="2493190D" w:rsidR="00B53646" w:rsidDel="00A61B66" w:rsidRDefault="00B53646" w:rsidP="004470F3">
      <w:pPr>
        <w:ind w:left="0"/>
        <w:rPr>
          <w:del w:id="511" w:author="AASHUTOSH" w:date="2025-06-19T14:13:00Z"/>
          <w:b/>
          <w:bCs/>
        </w:rPr>
      </w:pPr>
    </w:p>
    <w:p w14:paraId="262F82E0" w14:textId="3A34DD5E" w:rsidR="00B53646" w:rsidDel="00A61B66" w:rsidRDefault="00B53646" w:rsidP="004470F3">
      <w:pPr>
        <w:ind w:left="0"/>
        <w:rPr>
          <w:del w:id="512" w:author="AASHUTOSH" w:date="2025-06-19T14:13:00Z"/>
          <w:b/>
          <w:bCs/>
        </w:rPr>
      </w:pPr>
    </w:p>
    <w:p w14:paraId="6A578972" w14:textId="191D2A3B" w:rsidR="00B53646" w:rsidDel="00A61B66" w:rsidRDefault="00B53646" w:rsidP="004470F3">
      <w:pPr>
        <w:ind w:left="0"/>
        <w:rPr>
          <w:del w:id="513" w:author="AASHUTOSH" w:date="2025-06-19T14:13:00Z"/>
          <w:b/>
          <w:bCs/>
        </w:rPr>
      </w:pPr>
    </w:p>
    <w:p w14:paraId="4651A16D" w14:textId="3A6C980F" w:rsidR="00BA64C2" w:rsidDel="00A61B66" w:rsidRDefault="00BA64C2" w:rsidP="00BA64C2">
      <w:pPr>
        <w:ind w:left="0"/>
        <w:rPr>
          <w:del w:id="514" w:author="AASHUTOSH" w:date="2025-06-19T14:13:00Z"/>
          <w:b/>
          <w:bCs/>
        </w:rPr>
      </w:pPr>
      <w:del w:id="515" w:author="AASHUTOSH" w:date="2025-06-19T14:13:00Z">
        <w:r w:rsidDel="00A61B66">
          <w:rPr>
            <w:b/>
            <w:bCs/>
          </w:rPr>
          <w:lastRenderedPageBreak/>
          <w:delText>Nord Pool Annual Fee</w:delText>
        </w:r>
      </w:del>
    </w:p>
    <w:p w14:paraId="44AA9B5A" w14:textId="5E7A0A44" w:rsidR="00BA64C2" w:rsidRPr="008A1D73" w:rsidDel="00A61B66" w:rsidRDefault="00BA64C2" w:rsidP="00BA64C2">
      <w:pPr>
        <w:ind w:left="0"/>
        <w:rPr>
          <w:del w:id="516" w:author="AASHUTOSH" w:date="2025-06-19T14:13:00Z"/>
        </w:rPr>
      </w:pPr>
      <w:del w:id="517" w:author="AASHUTOSH" w:date="2025-06-19T14:13:00Z">
        <w:r w:rsidRPr="008A1D73" w:rsidDel="00A61B66">
          <w:delText xml:space="preserve">The </w:delText>
        </w:r>
        <w:r w:rsidDel="00A61B66">
          <w:delText xml:space="preserve">Nord Pool Annual </w:delText>
        </w:r>
        <w:r w:rsidRPr="008A1D73" w:rsidDel="00A61B66">
          <w:delText>fee for power is calculated with the formula:</w:delText>
        </w:r>
      </w:del>
    </w:p>
    <w:p w14:paraId="6016B3D8" w14:textId="45F5B54B" w:rsidR="00BA64C2" w:rsidRPr="008A1D73" w:rsidDel="00A61B66" w:rsidRDefault="00BA64C2" w:rsidP="00BA64C2">
      <w:pPr>
        <w:ind w:left="0"/>
        <w:rPr>
          <w:del w:id="518" w:author="AASHUTOSH" w:date="2025-06-19T14:13:00Z"/>
          <w:b/>
          <w:bCs/>
        </w:rPr>
      </w:pPr>
      <w:del w:id="519" w:author="AASHUTOSH" w:date="2025-06-19T14:13:00Z">
        <w:r w:rsidRPr="008A1D73" w:rsidDel="00A61B66">
          <w:rPr>
            <w:b/>
            <w:bCs/>
          </w:rPr>
          <w:delText>* Prep curve in general:</w:delText>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r w:rsidRPr="008A1D73" w:rsidDel="00A61B66">
          <w:rPr>
            <w:b/>
            <w:bCs/>
          </w:rPr>
          <w:tab/>
        </w:r>
      </w:del>
    </w:p>
    <w:p w14:paraId="4C6BA27C" w14:textId="09B836F2" w:rsidR="00375A0E" w:rsidDel="00A61B66" w:rsidRDefault="00BA64C2" w:rsidP="00BA64C2">
      <w:pPr>
        <w:ind w:left="0"/>
        <w:rPr>
          <w:del w:id="520" w:author="AASHUTOSH" w:date="2025-06-19T14:13:00Z"/>
          <w:b/>
          <w:bCs/>
        </w:rPr>
      </w:pPr>
      <w:del w:id="521" w:author="AASHUTOSH" w:date="2025-06-19T14:13:00Z">
        <w:r w:rsidRPr="008A1D73" w:rsidDel="00A61B66">
          <w:delText>With a monthly charge calculated as: monthly fee * monthly expected delivery volume, for the customer's metering points entering the offer, for each month of the delivery period and weighted by the customer’s total expected volume/price to reach at a fee in øre/kWh.</w:delText>
        </w:r>
        <w:r w:rsidRPr="008A1D73" w:rsidDel="00A61B66">
          <w:rPr>
            <w:b/>
            <w:bCs/>
          </w:rPr>
          <w:tab/>
        </w:r>
      </w:del>
    </w:p>
    <w:p w14:paraId="031E5A7C" w14:textId="7B209B15" w:rsidR="0062403A" w:rsidDel="00A61B66" w:rsidRDefault="0062403A" w:rsidP="004470F3">
      <w:pPr>
        <w:ind w:left="0"/>
        <w:rPr>
          <w:del w:id="522" w:author="AASHUTOSH" w:date="2025-06-19T14:13:00Z"/>
          <w:b/>
          <w:bCs/>
        </w:rPr>
      </w:pPr>
    </w:p>
    <w:p w14:paraId="22360BF4" w14:textId="3B282FF4" w:rsidR="001A776F" w:rsidDel="00A61B66" w:rsidRDefault="001A776F" w:rsidP="001A776F">
      <w:pPr>
        <w:ind w:left="0"/>
        <w:rPr>
          <w:del w:id="523" w:author="AASHUTOSH" w:date="2025-06-19T14:13:00Z"/>
          <w:b/>
          <w:bCs/>
        </w:rPr>
      </w:pPr>
      <w:del w:id="524" w:author="AASHUTOSH" w:date="2025-06-19T14:13:00Z">
        <w:r w:rsidDel="00A61B66">
          <w:rPr>
            <w:b/>
            <w:bCs/>
          </w:rPr>
          <w:delText xml:space="preserve">Step1: </w:delText>
        </w:r>
        <w:r w:rsidRPr="008036CA" w:rsidDel="00A61B66">
          <w:delText xml:space="preserve">The relevant price curves are collected </w:delText>
        </w:r>
        <w:r w:rsidDel="00A61B66">
          <w:delText>in</w:delText>
        </w:r>
        <w:r w:rsidRPr="008036CA" w:rsidDel="00A61B66">
          <w:delText xml:space="preserve"> PREP</w:delText>
        </w:r>
      </w:del>
    </w:p>
    <w:p w14:paraId="41562E2B" w14:textId="1692B791" w:rsidR="001A776F" w:rsidDel="00A61B66" w:rsidRDefault="00B524A6" w:rsidP="004470F3">
      <w:pPr>
        <w:ind w:left="0"/>
        <w:rPr>
          <w:del w:id="525" w:author="AASHUTOSH" w:date="2025-06-19T14:13:00Z"/>
          <w:b/>
          <w:bCs/>
        </w:rPr>
      </w:pPr>
      <w:del w:id="526" w:author="AASHUTOSH" w:date="2025-06-19T14:13:00Z">
        <w:r w:rsidRPr="00B524A6" w:rsidDel="00A61B66">
          <w:rPr>
            <w:b/>
            <w:bCs/>
            <w:noProof/>
          </w:rPr>
          <w:drawing>
            <wp:inline distT="0" distB="0" distL="0" distR="0" wp14:anchorId="552A02FA" wp14:editId="55273707">
              <wp:extent cx="2076740" cy="2610214"/>
              <wp:effectExtent l="0" t="0" r="0" b="0"/>
              <wp:docPr id="1436789552" name="Picture 14367895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89552" name="Picture 1" descr="A screenshot of a computer&#10;&#10;AI-generated content may be incorrect."/>
                      <pic:cNvPicPr/>
                    </pic:nvPicPr>
                    <pic:blipFill>
                      <a:blip r:embed="rId43"/>
                      <a:stretch>
                        <a:fillRect/>
                      </a:stretch>
                    </pic:blipFill>
                    <pic:spPr>
                      <a:xfrm>
                        <a:off x="0" y="0"/>
                        <a:ext cx="2076740" cy="2610214"/>
                      </a:xfrm>
                      <a:prstGeom prst="rect">
                        <a:avLst/>
                      </a:prstGeom>
                    </pic:spPr>
                  </pic:pic>
                </a:graphicData>
              </a:graphic>
            </wp:inline>
          </w:drawing>
        </w:r>
      </w:del>
    </w:p>
    <w:p w14:paraId="6425B30E" w14:textId="1598E7CE" w:rsidR="00667E59" w:rsidDel="00A61B66" w:rsidRDefault="00667E59" w:rsidP="004470F3">
      <w:pPr>
        <w:ind w:left="0"/>
        <w:rPr>
          <w:del w:id="527" w:author="AASHUTOSH" w:date="2025-06-19T14:13:00Z"/>
          <w:b/>
          <w:bCs/>
        </w:rPr>
      </w:pPr>
    </w:p>
    <w:p w14:paraId="40A99F60" w14:textId="491A97E1" w:rsidR="00560FD8" w:rsidDel="00A61B66" w:rsidRDefault="00560FD8" w:rsidP="00560FD8">
      <w:pPr>
        <w:ind w:left="0"/>
        <w:rPr>
          <w:del w:id="528" w:author="AASHUTOSH" w:date="2025-06-19T14:13:00Z"/>
        </w:rPr>
      </w:pPr>
      <w:del w:id="529" w:author="AASHUTOSH" w:date="2025-06-19T14:13:00Z">
        <w:r w:rsidDel="00A61B66">
          <w:rPr>
            <w:b/>
            <w:bCs/>
          </w:rPr>
          <w:delText xml:space="preserve">Step2: </w:delText>
        </w:r>
        <w:r w:rsidRPr="00DE6EF7" w:rsidDel="00A61B66">
          <w:delText xml:space="preserve">We can calculate the </w:delText>
        </w:r>
        <w:r w:rsidDel="00A61B66">
          <w:delText xml:space="preserve">final monthly Nord Pool </w:delText>
        </w:r>
        <w:r w:rsidR="00B524A6" w:rsidDel="00A61B66">
          <w:delText xml:space="preserve">Annual </w:delText>
        </w:r>
        <w:r w:rsidDel="00A61B66">
          <w:delText xml:space="preserve">fee according to the </w:delText>
        </w:r>
        <w:r w:rsidRPr="00DE6EF7" w:rsidDel="00A61B66">
          <w:delText>estimated consumption:</w:delText>
        </w:r>
      </w:del>
    </w:p>
    <w:p w14:paraId="46540303" w14:textId="7034F9E9" w:rsidR="00560FD8" w:rsidDel="00A61B66" w:rsidRDefault="00560FD8" w:rsidP="00560FD8">
      <w:pPr>
        <w:ind w:left="0"/>
        <w:rPr>
          <w:del w:id="530" w:author="AASHUTOSH" w:date="2025-06-19T14:13:00Z"/>
        </w:rPr>
      </w:pPr>
      <w:del w:id="531" w:author="AASHUTOSH" w:date="2025-06-19T14:13:00Z">
        <w:r w:rsidRPr="0068496E" w:rsidDel="00A61B66">
          <w:rPr>
            <w:b/>
            <w:bCs/>
          </w:rPr>
          <w:delText>Final monthly Fee</w:delText>
        </w:r>
        <w:r w:rsidDel="00A61B66">
          <w:delText xml:space="preserve">= Nord Pool </w:delText>
        </w:r>
        <w:r w:rsidR="00B524A6" w:rsidDel="00A61B66">
          <w:delText>Annual</w:delText>
        </w:r>
        <w:r w:rsidDel="00A61B66">
          <w:delText xml:space="preserve"> fee* Estimated Consumption</w:delText>
        </w:r>
      </w:del>
    </w:p>
    <w:p w14:paraId="195721DC" w14:textId="1DCBC79F" w:rsidR="00560FD8" w:rsidDel="00A61B66" w:rsidRDefault="0017352B" w:rsidP="004470F3">
      <w:pPr>
        <w:ind w:left="0"/>
        <w:rPr>
          <w:del w:id="532" w:author="AASHUTOSH" w:date="2025-06-19T14:13:00Z"/>
          <w:b/>
          <w:bCs/>
        </w:rPr>
      </w:pPr>
      <w:del w:id="533" w:author="AASHUTOSH" w:date="2025-06-19T14:13:00Z">
        <w:r w:rsidRPr="0017352B" w:rsidDel="00A61B66">
          <w:rPr>
            <w:b/>
            <w:bCs/>
            <w:noProof/>
          </w:rPr>
          <w:drawing>
            <wp:inline distT="0" distB="0" distL="0" distR="0" wp14:anchorId="6A712C0F" wp14:editId="22E93AD0">
              <wp:extent cx="3553321" cy="2562583"/>
              <wp:effectExtent l="0" t="0" r="9525" b="9525"/>
              <wp:docPr id="1810589602" name="Picture 1810589602" descr="A table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9602" name="Picture 1" descr="A table with numbers and a number of numbers&#10;&#10;AI-generated content may be incorrect."/>
                      <pic:cNvPicPr/>
                    </pic:nvPicPr>
                    <pic:blipFill>
                      <a:blip r:embed="rId44"/>
                      <a:stretch>
                        <a:fillRect/>
                      </a:stretch>
                    </pic:blipFill>
                    <pic:spPr>
                      <a:xfrm>
                        <a:off x="0" y="0"/>
                        <a:ext cx="3553321" cy="2562583"/>
                      </a:xfrm>
                      <a:prstGeom prst="rect">
                        <a:avLst/>
                      </a:prstGeom>
                    </pic:spPr>
                  </pic:pic>
                </a:graphicData>
              </a:graphic>
            </wp:inline>
          </w:drawing>
        </w:r>
      </w:del>
    </w:p>
    <w:p w14:paraId="604D2D29" w14:textId="2DB5EAAA" w:rsidR="0017352B" w:rsidDel="00A61B66" w:rsidRDefault="0017352B" w:rsidP="004470F3">
      <w:pPr>
        <w:ind w:left="0"/>
        <w:rPr>
          <w:del w:id="534" w:author="AASHUTOSH" w:date="2025-06-19T14:13:00Z"/>
          <w:b/>
          <w:bCs/>
        </w:rPr>
      </w:pPr>
    </w:p>
    <w:p w14:paraId="6D8BCDD8" w14:textId="36F855AC" w:rsidR="0017352B" w:rsidDel="00A61B66" w:rsidRDefault="0017352B" w:rsidP="004470F3">
      <w:pPr>
        <w:ind w:left="0"/>
        <w:rPr>
          <w:del w:id="535" w:author="AASHUTOSH" w:date="2025-06-19T14:13:00Z"/>
          <w:b/>
          <w:bCs/>
        </w:rPr>
      </w:pPr>
    </w:p>
    <w:p w14:paraId="6142C3C8" w14:textId="6FFB801F" w:rsidR="0017352B" w:rsidDel="00A61B66" w:rsidRDefault="0017352B" w:rsidP="004470F3">
      <w:pPr>
        <w:ind w:left="0"/>
        <w:rPr>
          <w:del w:id="536" w:author="AASHUTOSH" w:date="2025-06-19T14:13:00Z"/>
          <w:b/>
          <w:bCs/>
        </w:rPr>
      </w:pPr>
    </w:p>
    <w:p w14:paraId="5FDF954E" w14:textId="1E6F20E5" w:rsidR="00560FD8" w:rsidDel="00A61B66" w:rsidRDefault="00560FD8" w:rsidP="004470F3">
      <w:pPr>
        <w:ind w:left="0"/>
        <w:rPr>
          <w:del w:id="537" w:author="AASHUTOSH" w:date="2025-06-19T14:13:00Z"/>
          <w:b/>
          <w:bCs/>
        </w:rPr>
      </w:pPr>
    </w:p>
    <w:p w14:paraId="1DF449E0" w14:textId="4C10A656" w:rsidR="00560FD8" w:rsidDel="00A61B66" w:rsidRDefault="00560FD8" w:rsidP="00560FD8">
      <w:pPr>
        <w:ind w:left="0"/>
        <w:rPr>
          <w:del w:id="538" w:author="AASHUTOSH" w:date="2025-06-19T14:13:00Z"/>
        </w:rPr>
      </w:pPr>
      <w:del w:id="539" w:author="AASHUTOSH" w:date="2025-06-19T14:13:00Z">
        <w:r w:rsidDel="00A61B66">
          <w:rPr>
            <w:b/>
            <w:bCs/>
          </w:rPr>
          <w:lastRenderedPageBreak/>
          <w:delText xml:space="preserve">Step3: </w:delText>
        </w:r>
        <w:r w:rsidRPr="00D1759A" w:rsidDel="00A61B66">
          <w:delText>We finally can calculate the weighted average price</w:delText>
        </w:r>
      </w:del>
    </w:p>
    <w:p w14:paraId="3FC2C8F4" w14:textId="35CA14BF" w:rsidR="00560FD8" w:rsidDel="00A61B66" w:rsidRDefault="00560FD8" w:rsidP="00560FD8">
      <w:pPr>
        <w:ind w:left="0"/>
        <w:rPr>
          <w:del w:id="540" w:author="AASHUTOSH" w:date="2025-06-19T14:13:00Z"/>
        </w:rPr>
      </w:pPr>
    </w:p>
    <w:p w14:paraId="2EA4036C" w14:textId="07336B1E" w:rsidR="00560FD8" w:rsidDel="00A61B66" w:rsidRDefault="00560FD8" w:rsidP="00560FD8">
      <w:pPr>
        <w:ind w:left="0"/>
        <w:rPr>
          <w:del w:id="541" w:author="AASHUTOSH" w:date="2025-06-19T14:13:00Z"/>
        </w:rPr>
      </w:pPr>
      <w:del w:id="542" w:author="AASHUTOSH" w:date="2025-06-19T14:13:00Z">
        <w:r w:rsidDel="00A61B66">
          <w:delText xml:space="preserve">Weighted Average Price= (Sum of final monthly Nord Pool </w:delText>
        </w:r>
        <w:r w:rsidR="00B524A6" w:rsidDel="00A61B66">
          <w:delText xml:space="preserve">Annual </w:delText>
        </w:r>
        <w:r w:rsidDel="00A61B66">
          <w:delText xml:space="preserve">fee)/ (Sum of Nord Pool </w:delText>
        </w:r>
        <w:r w:rsidR="00EA11D0" w:rsidDel="00A61B66">
          <w:delText xml:space="preserve">Annual </w:delText>
        </w:r>
        <w:r w:rsidDel="00A61B66">
          <w:delText>fee)</w:delText>
        </w:r>
      </w:del>
    </w:p>
    <w:p w14:paraId="1BF518C7" w14:textId="4D1F933C" w:rsidR="00560FD8" w:rsidDel="00A61B66" w:rsidRDefault="0017352B" w:rsidP="004470F3">
      <w:pPr>
        <w:ind w:left="0"/>
        <w:rPr>
          <w:del w:id="543" w:author="AASHUTOSH" w:date="2025-06-19T14:13:00Z"/>
          <w:b/>
          <w:bCs/>
        </w:rPr>
      </w:pPr>
      <w:del w:id="544" w:author="AASHUTOSH" w:date="2025-06-19T14:13:00Z">
        <w:r w:rsidRPr="0017352B" w:rsidDel="00A61B66">
          <w:rPr>
            <w:b/>
            <w:bCs/>
            <w:noProof/>
          </w:rPr>
          <w:drawing>
            <wp:inline distT="0" distB="0" distL="0" distR="0" wp14:anchorId="39E3E434" wp14:editId="5311463F">
              <wp:extent cx="4296375" cy="2581635"/>
              <wp:effectExtent l="0" t="0" r="9525" b="0"/>
              <wp:docPr id="1583150456" name="Picture 1583150456"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50456" name="Picture 1" descr="A screenshot of a table&#10;&#10;AI-generated content may be incorrect."/>
                      <pic:cNvPicPr/>
                    </pic:nvPicPr>
                    <pic:blipFill>
                      <a:blip r:embed="rId45"/>
                      <a:stretch>
                        <a:fillRect/>
                      </a:stretch>
                    </pic:blipFill>
                    <pic:spPr>
                      <a:xfrm>
                        <a:off x="0" y="0"/>
                        <a:ext cx="4296375" cy="2581635"/>
                      </a:xfrm>
                      <a:prstGeom prst="rect">
                        <a:avLst/>
                      </a:prstGeom>
                    </pic:spPr>
                  </pic:pic>
                </a:graphicData>
              </a:graphic>
            </wp:inline>
          </w:drawing>
        </w:r>
      </w:del>
    </w:p>
    <w:p w14:paraId="7B22DCAE" w14:textId="4F605411" w:rsidR="00560FD8" w:rsidDel="00A61B66" w:rsidRDefault="00560FD8" w:rsidP="004470F3">
      <w:pPr>
        <w:ind w:left="0"/>
        <w:rPr>
          <w:del w:id="545" w:author="AASHUTOSH" w:date="2025-06-19T14:13:00Z"/>
          <w:b/>
          <w:bCs/>
        </w:rPr>
      </w:pPr>
    </w:p>
    <w:p w14:paraId="6815E407" w14:textId="5914C68D" w:rsidR="00912E99" w:rsidRPr="00FA175A" w:rsidDel="00A61B66" w:rsidRDefault="00560FD8" w:rsidP="00560FD8">
      <w:pPr>
        <w:ind w:left="0"/>
        <w:rPr>
          <w:del w:id="546" w:author="AASHUTOSH" w:date="2025-06-19T14:13:00Z"/>
        </w:rPr>
      </w:pPr>
      <w:del w:id="547" w:author="AASHUTOSH" w:date="2025-06-19T14:13:00Z">
        <w:r w:rsidRPr="00FA175A" w:rsidDel="00A61B66">
          <w:delText xml:space="preserve">The weighted average of </w:delText>
        </w:r>
        <w:r w:rsidR="00EA11D0" w:rsidRPr="00EA11D0" w:rsidDel="00A61B66">
          <w:delText>4,40,823.15</w:delText>
        </w:r>
        <w:r w:rsidRPr="00FA175A" w:rsidDel="00A61B66">
          <w:delText xml:space="preserve"> can be utilized as the </w:delText>
        </w:r>
        <w:r w:rsidDel="00A61B66">
          <w:delText xml:space="preserve">Nord Pool </w:delText>
        </w:r>
        <w:r w:rsidR="00EA11D0" w:rsidDel="00A61B66">
          <w:delText xml:space="preserve">Annual </w:delText>
        </w:r>
        <w:r w:rsidRPr="00FA175A" w:rsidDel="00A61B66">
          <w:delText>fee and added to the final delivery fee.</w:delText>
        </w:r>
      </w:del>
    </w:p>
    <w:p w14:paraId="504AE0F4" w14:textId="77777777" w:rsidR="00560FD8" w:rsidRDefault="00560FD8" w:rsidP="004470F3">
      <w:pPr>
        <w:ind w:left="0"/>
        <w:rPr>
          <w:ins w:id="548" w:author="AASHUTOSH" w:date="2025-06-19T14:13:00Z"/>
          <w:b/>
          <w:bCs/>
        </w:rPr>
      </w:pPr>
    </w:p>
    <w:p w14:paraId="32474409" w14:textId="77777777" w:rsidR="00B95FCB" w:rsidRPr="00B95FCB" w:rsidRDefault="00B95FCB" w:rsidP="00D522E9">
      <w:pPr>
        <w:spacing w:line="276" w:lineRule="auto"/>
        <w:ind w:left="0"/>
        <w:rPr>
          <w:ins w:id="549" w:author="AASHUTOSH" w:date="2025-06-19T14:14:00Z"/>
          <w:b/>
          <w:bCs/>
          <w:sz w:val="24"/>
          <w:szCs w:val="24"/>
          <w:u w:val="double"/>
        </w:rPr>
      </w:pPr>
      <w:ins w:id="550" w:author="AASHUTOSH" w:date="2025-06-19T14:14:00Z">
        <w:r w:rsidRPr="00B95FCB">
          <w:rPr>
            <w:b/>
            <w:bCs/>
            <w:sz w:val="24"/>
            <w:szCs w:val="24"/>
            <w:u w:val="double"/>
          </w:rPr>
          <w:t>SPOT PRICE CALCULATION</w:t>
        </w:r>
      </w:ins>
    </w:p>
    <w:p w14:paraId="7309C9A9" w14:textId="77777777" w:rsidR="00B95FCB" w:rsidRPr="00D522E9" w:rsidRDefault="00B95FCB" w:rsidP="00D522E9">
      <w:pPr>
        <w:spacing w:line="276" w:lineRule="auto"/>
        <w:ind w:left="0"/>
        <w:rPr>
          <w:ins w:id="551" w:author="AASHUTOSH" w:date="2025-06-19T14:14:00Z"/>
          <w:sz w:val="22"/>
          <w:szCs w:val="22"/>
        </w:rPr>
      </w:pPr>
      <w:ins w:id="552" w:author="AASHUTOSH" w:date="2025-06-19T14:14:00Z">
        <w:r w:rsidRPr="00D522E9">
          <w:rPr>
            <w:sz w:val="22"/>
            <w:szCs w:val="22"/>
          </w:rPr>
          <w:t>Spot Price for DK1 product structure includes:</w:t>
        </w:r>
      </w:ins>
    </w:p>
    <w:p w14:paraId="598A41AB" w14:textId="77777777" w:rsidR="00B95FCB" w:rsidRPr="00D522E9" w:rsidRDefault="00B95FCB" w:rsidP="00D6162C">
      <w:pPr>
        <w:pStyle w:val="ListParagraph"/>
        <w:numPr>
          <w:ilvl w:val="0"/>
          <w:numId w:val="70"/>
        </w:numPr>
        <w:spacing w:after="160" w:line="276" w:lineRule="auto"/>
        <w:jc w:val="both"/>
        <w:rPr>
          <w:ins w:id="553" w:author="AASHUTOSH" w:date="2025-06-19T14:14:00Z"/>
          <w:szCs w:val="20"/>
        </w:rPr>
      </w:pPr>
      <w:ins w:id="554" w:author="AASHUTOSH" w:date="2025-06-19T14:14:00Z">
        <w:r w:rsidRPr="00D522E9">
          <w:rPr>
            <w:szCs w:val="20"/>
          </w:rPr>
          <w:t>Delivery Fee which includes:</w:t>
        </w:r>
      </w:ins>
    </w:p>
    <w:p w14:paraId="28061EE8" w14:textId="77777777" w:rsidR="00B95FCB" w:rsidRDefault="00B95FCB" w:rsidP="00D6162C">
      <w:pPr>
        <w:pStyle w:val="NormalWeb"/>
        <w:numPr>
          <w:ilvl w:val="0"/>
          <w:numId w:val="71"/>
        </w:numPr>
        <w:spacing w:before="100" w:beforeAutospacing="1" w:after="100" w:afterAutospacing="1" w:line="276" w:lineRule="auto"/>
        <w:jc w:val="both"/>
        <w:rPr>
          <w:rFonts w:asciiTheme="majorHAnsi" w:eastAsiaTheme="minorHAnsi" w:hAnsiTheme="majorHAnsi" w:cstheme="minorBidi"/>
          <w:kern w:val="2"/>
          <w:sz w:val="20"/>
          <w:szCs w:val="20"/>
          <w14:ligatures w14:val="standardContextual"/>
        </w:rPr>
      </w:pPr>
      <w:ins w:id="555" w:author="AASHUTOSH" w:date="2025-06-19T14:14:00Z">
        <w:r w:rsidRPr="00D522E9">
          <w:rPr>
            <w:rFonts w:asciiTheme="majorHAnsi" w:eastAsiaTheme="minorHAnsi" w:hAnsiTheme="majorHAnsi" w:cstheme="minorBidi"/>
            <w:kern w:val="2"/>
            <w:sz w:val="20"/>
            <w:szCs w:val="20"/>
            <w14:ligatures w14:val="standardContextual"/>
          </w:rPr>
          <w:t>Margin DK1+ Credit Fee DK1+ Weighted Avg. of Nord Pool Trading Fee+ Weighted Avg. of Nord Pool annual fee+ Weighted Avg. of Imbalance fee DK1+ Extended payment terms fee</w:t>
        </w:r>
      </w:ins>
    </w:p>
    <w:p w14:paraId="5CD4FC9C" w14:textId="17DCA408" w:rsidR="000C44DF" w:rsidRPr="000C44DF" w:rsidRDefault="000C44DF" w:rsidP="00D6162C">
      <w:pPr>
        <w:pStyle w:val="NormalWeb"/>
        <w:numPr>
          <w:ilvl w:val="0"/>
          <w:numId w:val="71"/>
        </w:numPr>
        <w:spacing w:before="100" w:beforeAutospacing="1" w:after="100" w:afterAutospacing="1" w:line="276" w:lineRule="auto"/>
        <w:jc w:val="both"/>
        <w:rPr>
          <w:ins w:id="556" w:author="AASHUTOSH" w:date="2025-06-19T14:14:00Z"/>
          <w:rFonts w:asciiTheme="majorHAnsi" w:eastAsiaTheme="minorHAnsi" w:hAnsiTheme="majorHAnsi" w:cstheme="minorBidi"/>
          <w:kern w:val="2"/>
          <w:sz w:val="20"/>
          <w:szCs w:val="20"/>
          <w14:ligatures w14:val="standardContextual"/>
        </w:rPr>
      </w:pPr>
      <w:ins w:id="557" w:author="AASHUTOSH" w:date="2025-06-19T14:14:00Z">
        <w:r w:rsidRPr="00D522E9">
          <w:rPr>
            <w:rFonts w:asciiTheme="majorHAnsi" w:eastAsiaTheme="minorHAnsi" w:hAnsiTheme="majorHAnsi" w:cstheme="minorBidi"/>
            <w:kern w:val="2"/>
            <w:sz w:val="20"/>
            <w:szCs w:val="20"/>
            <w14:ligatures w14:val="standardContextual"/>
          </w:rPr>
          <w:t>Margin DK</w:t>
        </w:r>
      </w:ins>
      <w:r>
        <w:rPr>
          <w:rFonts w:asciiTheme="majorHAnsi" w:eastAsiaTheme="minorHAnsi" w:hAnsiTheme="majorHAnsi" w:cstheme="minorBidi"/>
          <w:kern w:val="2"/>
          <w:sz w:val="20"/>
          <w:szCs w:val="20"/>
          <w14:ligatures w14:val="standardContextual"/>
        </w:rPr>
        <w:t>2</w:t>
      </w:r>
      <w:ins w:id="558" w:author="AASHUTOSH" w:date="2025-06-19T14:14:00Z">
        <w:r w:rsidRPr="00D522E9">
          <w:rPr>
            <w:rFonts w:asciiTheme="majorHAnsi" w:eastAsiaTheme="minorHAnsi" w:hAnsiTheme="majorHAnsi" w:cstheme="minorBidi"/>
            <w:kern w:val="2"/>
            <w:sz w:val="20"/>
            <w:szCs w:val="20"/>
            <w14:ligatures w14:val="standardContextual"/>
          </w:rPr>
          <w:t>+ Credit Fee DK</w:t>
        </w:r>
      </w:ins>
      <w:r>
        <w:rPr>
          <w:rFonts w:asciiTheme="majorHAnsi" w:eastAsiaTheme="minorHAnsi" w:hAnsiTheme="majorHAnsi" w:cstheme="minorBidi"/>
          <w:kern w:val="2"/>
          <w:sz w:val="20"/>
          <w:szCs w:val="20"/>
          <w14:ligatures w14:val="standardContextual"/>
        </w:rPr>
        <w:t>2</w:t>
      </w:r>
      <w:ins w:id="559" w:author="AASHUTOSH" w:date="2025-06-19T14:14:00Z">
        <w:r w:rsidRPr="00D522E9">
          <w:rPr>
            <w:rFonts w:asciiTheme="majorHAnsi" w:eastAsiaTheme="minorHAnsi" w:hAnsiTheme="majorHAnsi" w:cstheme="minorBidi"/>
            <w:kern w:val="2"/>
            <w:sz w:val="20"/>
            <w:szCs w:val="20"/>
            <w14:ligatures w14:val="standardContextual"/>
          </w:rPr>
          <w:t>+ Weighted Avg. of Nord Pool Trading Fee+ Weighted Avg. of Nord Pool annual fee+ Weighted Avg. of Imbalance fee DK</w:t>
        </w:r>
      </w:ins>
      <w:r>
        <w:rPr>
          <w:rFonts w:asciiTheme="majorHAnsi" w:eastAsiaTheme="minorHAnsi" w:hAnsiTheme="majorHAnsi" w:cstheme="minorBidi"/>
          <w:kern w:val="2"/>
          <w:sz w:val="20"/>
          <w:szCs w:val="20"/>
          <w14:ligatures w14:val="standardContextual"/>
        </w:rPr>
        <w:t>2</w:t>
      </w:r>
      <w:ins w:id="560" w:author="AASHUTOSH" w:date="2025-06-19T14:14:00Z">
        <w:r w:rsidRPr="00D522E9">
          <w:rPr>
            <w:rFonts w:asciiTheme="majorHAnsi" w:eastAsiaTheme="minorHAnsi" w:hAnsiTheme="majorHAnsi" w:cstheme="minorBidi"/>
            <w:kern w:val="2"/>
            <w:sz w:val="20"/>
            <w:szCs w:val="20"/>
            <w14:ligatures w14:val="standardContextual"/>
          </w:rPr>
          <w:t>+ Extended payment terms fee</w:t>
        </w:r>
      </w:ins>
    </w:p>
    <w:p w14:paraId="0DDC5F55" w14:textId="77777777" w:rsidR="00B95FCB" w:rsidRPr="00D522E9" w:rsidRDefault="00B95FCB" w:rsidP="00D6162C">
      <w:pPr>
        <w:pStyle w:val="ListParagraph"/>
        <w:numPr>
          <w:ilvl w:val="0"/>
          <w:numId w:val="70"/>
        </w:numPr>
        <w:spacing w:after="160" w:line="276" w:lineRule="auto"/>
        <w:jc w:val="both"/>
        <w:rPr>
          <w:ins w:id="561" w:author="AASHUTOSH" w:date="2025-06-19T14:14:00Z"/>
          <w:rFonts w:asciiTheme="majorHAnsi" w:eastAsiaTheme="minorHAnsi" w:hAnsiTheme="majorHAnsi" w:cstheme="minorBidi"/>
          <w:color w:val="663333"/>
          <w:kern w:val="2"/>
          <w:szCs w:val="20"/>
          <w14:ligatures w14:val="standardContextual"/>
        </w:rPr>
      </w:pPr>
      <w:ins w:id="562" w:author="AASHUTOSH" w:date="2025-06-19T14:14:00Z">
        <w:r w:rsidRPr="00D522E9">
          <w:rPr>
            <w:rFonts w:asciiTheme="majorHAnsi" w:eastAsiaTheme="minorHAnsi" w:hAnsiTheme="majorHAnsi" w:cstheme="minorBidi"/>
            <w:color w:val="663333"/>
            <w:kern w:val="2"/>
            <w:szCs w:val="20"/>
            <w14:ligatures w14:val="standardContextual"/>
          </w:rPr>
          <w:t>Certificate Margin, Certificate Cost</w:t>
        </w:r>
      </w:ins>
    </w:p>
    <w:p w14:paraId="5A420A6E" w14:textId="77777777" w:rsidR="00B95FCB" w:rsidRPr="00D522E9" w:rsidRDefault="00B95FCB" w:rsidP="00D6162C">
      <w:pPr>
        <w:pStyle w:val="ListParagraph"/>
        <w:numPr>
          <w:ilvl w:val="0"/>
          <w:numId w:val="70"/>
        </w:numPr>
        <w:spacing w:after="160" w:line="276" w:lineRule="auto"/>
        <w:jc w:val="both"/>
        <w:rPr>
          <w:ins w:id="563" w:author="AASHUTOSH" w:date="2025-06-19T14:14:00Z"/>
          <w:rFonts w:asciiTheme="majorHAnsi" w:eastAsiaTheme="minorHAnsi" w:hAnsiTheme="majorHAnsi" w:cstheme="minorBidi"/>
          <w:color w:val="663333"/>
          <w:kern w:val="2"/>
          <w:szCs w:val="20"/>
          <w14:ligatures w14:val="standardContextual"/>
        </w:rPr>
      </w:pPr>
      <w:ins w:id="564" w:author="AASHUTOSH" w:date="2025-06-19T14:14:00Z">
        <w:r w:rsidRPr="00D522E9">
          <w:rPr>
            <w:rFonts w:asciiTheme="majorHAnsi" w:eastAsiaTheme="minorHAnsi" w:hAnsiTheme="majorHAnsi" w:cstheme="minorBidi"/>
            <w:color w:val="663333"/>
            <w:kern w:val="2"/>
            <w:szCs w:val="20"/>
            <w14:ligatures w14:val="standardContextual"/>
          </w:rPr>
          <w:t>Subscription: Single value added by KAM/AM</w:t>
        </w:r>
      </w:ins>
    </w:p>
    <w:p w14:paraId="329713E6" w14:textId="77777777" w:rsidR="00B95FCB" w:rsidRPr="00B95FCB" w:rsidRDefault="00B95FCB" w:rsidP="00B95FCB">
      <w:pPr>
        <w:spacing w:line="276" w:lineRule="auto"/>
        <w:rPr>
          <w:ins w:id="565" w:author="AASHUTOSH" w:date="2025-06-19T14:14:00Z"/>
          <w:sz w:val="24"/>
          <w:szCs w:val="24"/>
        </w:rPr>
      </w:pPr>
    </w:p>
    <w:p w14:paraId="68E334A5" w14:textId="77777777" w:rsidR="00B95FCB" w:rsidRPr="00B95FCB" w:rsidRDefault="00B95FCB" w:rsidP="00D6162C">
      <w:pPr>
        <w:pStyle w:val="ListParagraph"/>
        <w:numPr>
          <w:ilvl w:val="0"/>
          <w:numId w:val="72"/>
        </w:numPr>
        <w:spacing w:after="160" w:line="276" w:lineRule="auto"/>
        <w:rPr>
          <w:ins w:id="566" w:author="AASHUTOSH" w:date="2025-06-19T14:14:00Z"/>
          <w:b/>
          <w:bCs/>
          <w:sz w:val="24"/>
          <w:u w:val="single"/>
        </w:rPr>
      </w:pPr>
      <w:ins w:id="567" w:author="AASHUTOSH" w:date="2025-06-19T14:14:00Z">
        <w:r w:rsidRPr="00B95FCB">
          <w:rPr>
            <w:b/>
            <w:bCs/>
            <w:sz w:val="24"/>
            <w:u w:val="single"/>
          </w:rPr>
          <w:t>Delivery Fee</w:t>
        </w:r>
      </w:ins>
    </w:p>
    <w:p w14:paraId="6F6792D4" w14:textId="77777777" w:rsidR="00B95FCB" w:rsidRDefault="00B95FCB" w:rsidP="00D522E9">
      <w:pPr>
        <w:pStyle w:val="NormalWeb"/>
        <w:spacing w:line="276" w:lineRule="auto"/>
        <w:jc w:val="both"/>
        <w:rPr>
          <w:ins w:id="568" w:author="AASHUTOSH" w:date="2025-06-20T10:52:00Z"/>
          <w:rFonts w:asciiTheme="majorHAnsi" w:eastAsiaTheme="minorHAnsi" w:hAnsiTheme="majorHAnsi" w:cstheme="minorBidi"/>
          <w:kern w:val="2"/>
          <w:sz w:val="20"/>
          <w:szCs w:val="20"/>
          <w14:ligatures w14:val="standardContextual"/>
        </w:rPr>
      </w:pPr>
      <w:ins w:id="569" w:author="AASHUTOSH" w:date="2025-06-19T14:14:00Z">
        <w:r w:rsidRPr="00D522E9">
          <w:rPr>
            <w:rFonts w:asciiTheme="majorHAnsi" w:eastAsiaTheme="minorHAnsi" w:hAnsiTheme="majorHAnsi" w:cstheme="minorBidi"/>
            <w:kern w:val="2"/>
            <w:sz w:val="20"/>
            <w:szCs w:val="20"/>
            <w14:ligatures w14:val="standardContextual"/>
          </w:rPr>
          <w:t>Delivery Fee DK1 = Margin DK1+ Credit Fee DK1+ Weighted Avg. of Nord Pool Trading Fee+ Weighted Avg. of Nord Pool annual fee+ Weighted Avg. of Imbalance fee DK1+ Extended payment terms fee</w:t>
        </w:r>
      </w:ins>
    </w:p>
    <w:p w14:paraId="38E996A1" w14:textId="3CA3672F" w:rsidR="007F4A5C" w:rsidRPr="007F4A5C" w:rsidRDefault="007F4A5C" w:rsidP="00D522E9">
      <w:pPr>
        <w:pStyle w:val="NormalWeb"/>
        <w:spacing w:line="276" w:lineRule="auto"/>
        <w:jc w:val="both"/>
        <w:rPr>
          <w:ins w:id="570" w:author="AASHUTOSH" w:date="2025-06-19T14:14:00Z"/>
          <w:rFonts w:asciiTheme="majorHAnsi" w:eastAsiaTheme="minorHAnsi" w:hAnsiTheme="majorHAnsi" w:cstheme="minorBidi"/>
          <w:i/>
          <w:iCs/>
          <w:kern w:val="2"/>
          <w:sz w:val="20"/>
          <w:szCs w:val="20"/>
          <w14:ligatures w14:val="standardContextual"/>
        </w:rPr>
      </w:pPr>
      <w:ins w:id="571" w:author="AASHUTOSH" w:date="2025-06-20T10:52:00Z">
        <w:r w:rsidRPr="007F4A5C">
          <w:rPr>
            <w:rFonts w:asciiTheme="majorHAnsi" w:eastAsiaTheme="minorHAnsi" w:hAnsiTheme="majorHAnsi" w:cstheme="minorBidi"/>
            <w:i/>
            <w:iCs/>
            <w:kern w:val="2"/>
            <w:sz w:val="20"/>
            <w:szCs w:val="20"/>
            <w14:ligatures w14:val="standardContextual"/>
          </w:rPr>
          <w:t>NOTE</w:t>
        </w:r>
      </w:ins>
      <w:ins w:id="572" w:author="AASHUTOSH" w:date="2025-06-20T10:53:00Z">
        <w:r w:rsidRPr="007F4A5C">
          <w:rPr>
            <w:rFonts w:asciiTheme="majorHAnsi" w:eastAsiaTheme="minorHAnsi" w:hAnsiTheme="majorHAnsi" w:cstheme="minorBidi"/>
            <w:i/>
            <w:iCs/>
            <w:kern w:val="2"/>
            <w:sz w:val="20"/>
            <w:szCs w:val="20"/>
            <w14:ligatures w14:val="standardContextual"/>
          </w:rPr>
          <w:t>*</w:t>
        </w:r>
      </w:ins>
      <w:ins w:id="573" w:author="AASHUTOSH" w:date="2025-06-20T10:52:00Z">
        <w:r w:rsidRPr="007F4A5C">
          <w:rPr>
            <w:rFonts w:asciiTheme="majorHAnsi" w:eastAsiaTheme="minorHAnsi" w:hAnsiTheme="majorHAnsi" w:cstheme="minorBidi"/>
            <w:i/>
            <w:iCs/>
            <w:kern w:val="2"/>
            <w:sz w:val="20"/>
            <w:szCs w:val="20"/>
            <w14:ligatures w14:val="standardContextual"/>
          </w:rPr>
          <w:t>: Below values are sample values provided</w:t>
        </w:r>
      </w:ins>
      <w:ins w:id="574" w:author="AASHUTOSH" w:date="2025-06-20T10:53:00Z">
        <w:r w:rsidRPr="007F4A5C">
          <w:rPr>
            <w:rFonts w:asciiTheme="majorHAnsi" w:eastAsiaTheme="minorHAnsi" w:hAnsiTheme="majorHAnsi" w:cstheme="minorBidi"/>
            <w:i/>
            <w:iCs/>
            <w:kern w:val="2"/>
            <w:sz w:val="20"/>
            <w:szCs w:val="20"/>
            <w14:ligatures w14:val="standardContextual"/>
          </w:rPr>
          <w:t xml:space="preserve"> in data sheet</w:t>
        </w:r>
      </w:ins>
      <w:ins w:id="575" w:author="AASHUTOSH" w:date="2025-06-20T10:52:00Z">
        <w:r w:rsidRPr="007F4A5C">
          <w:rPr>
            <w:rFonts w:asciiTheme="majorHAnsi" w:eastAsiaTheme="minorHAnsi" w:hAnsiTheme="majorHAnsi" w:cstheme="minorBidi"/>
            <w:i/>
            <w:iCs/>
            <w:kern w:val="2"/>
            <w:sz w:val="20"/>
            <w:szCs w:val="20"/>
            <w14:ligatures w14:val="standardContextual"/>
          </w:rPr>
          <w:t xml:space="preserve"> to show the calculation</w:t>
        </w:r>
      </w:ins>
    </w:p>
    <w:p w14:paraId="7378B6A3" w14:textId="3BDC6C5F" w:rsidR="00B95FCB" w:rsidRPr="00D522E9" w:rsidRDefault="00B95FCB" w:rsidP="00D522E9">
      <w:pPr>
        <w:pStyle w:val="NormalWeb"/>
        <w:spacing w:line="276" w:lineRule="auto"/>
        <w:jc w:val="both"/>
        <w:rPr>
          <w:ins w:id="576" w:author="AASHUTOSH" w:date="2025-06-19T14:14:00Z"/>
          <w:rFonts w:asciiTheme="majorHAnsi" w:eastAsiaTheme="minorHAnsi" w:hAnsiTheme="majorHAnsi" w:cstheme="minorBidi"/>
          <w:kern w:val="2"/>
          <w:sz w:val="20"/>
          <w:szCs w:val="20"/>
          <w14:ligatures w14:val="standardContextual"/>
        </w:rPr>
      </w:pPr>
      <w:ins w:id="577" w:author="AASHUTOSH" w:date="2025-06-19T14:14:00Z">
        <w:r w:rsidRPr="00D522E9">
          <w:rPr>
            <w:rFonts w:asciiTheme="majorHAnsi" w:eastAsiaTheme="minorHAnsi" w:hAnsiTheme="majorHAnsi" w:cstheme="minorBidi"/>
            <w:kern w:val="2"/>
            <w:sz w:val="20"/>
            <w:szCs w:val="20"/>
            <w14:ligatures w14:val="standardContextual"/>
          </w:rPr>
          <w:t>Delivery Fee DK1 = 2.00+</w:t>
        </w:r>
      </w:ins>
      <w:ins w:id="578" w:author="AASHUTOSH" w:date="2025-06-20T10:56:00Z">
        <w:r w:rsidR="007F4A5C">
          <w:rPr>
            <w:rFonts w:asciiTheme="majorHAnsi" w:eastAsiaTheme="minorHAnsi" w:hAnsiTheme="majorHAnsi" w:cstheme="minorBidi"/>
            <w:kern w:val="2"/>
            <w:sz w:val="20"/>
            <w:szCs w:val="20"/>
            <w14:ligatures w14:val="standardContextual"/>
          </w:rPr>
          <w:t>0.977</w:t>
        </w:r>
      </w:ins>
      <w:ins w:id="579" w:author="AASHUTOSH" w:date="2025-06-19T14:14:00Z">
        <w:r w:rsidRPr="00D522E9">
          <w:rPr>
            <w:rFonts w:asciiTheme="majorHAnsi" w:eastAsiaTheme="minorHAnsi" w:hAnsiTheme="majorHAnsi" w:cstheme="minorBidi"/>
            <w:kern w:val="2"/>
            <w:sz w:val="20"/>
            <w:szCs w:val="20"/>
            <w14:ligatures w14:val="standardContextual"/>
          </w:rPr>
          <w:t>+0.04+0.004+0.404+0.2</w:t>
        </w:r>
      </w:ins>
    </w:p>
    <w:p w14:paraId="79039382" w14:textId="2BD7E581" w:rsidR="00B95FCB" w:rsidRPr="00D522E9" w:rsidRDefault="00B95FCB" w:rsidP="00D522E9">
      <w:pPr>
        <w:pStyle w:val="NormalWeb"/>
        <w:spacing w:line="276" w:lineRule="auto"/>
        <w:jc w:val="both"/>
        <w:rPr>
          <w:ins w:id="580" w:author="AASHUTOSH" w:date="2025-06-19T14:14:00Z"/>
          <w:rFonts w:asciiTheme="majorHAnsi" w:eastAsiaTheme="minorHAnsi" w:hAnsiTheme="majorHAnsi" w:cstheme="minorBidi"/>
          <w:kern w:val="2"/>
          <w:sz w:val="20"/>
          <w:szCs w:val="20"/>
          <w14:ligatures w14:val="standardContextual"/>
        </w:rPr>
      </w:pPr>
      <w:ins w:id="581" w:author="AASHUTOSH" w:date="2025-06-19T14:14:00Z">
        <w:r w:rsidRPr="00D522E9">
          <w:rPr>
            <w:rFonts w:asciiTheme="majorHAnsi" w:eastAsiaTheme="minorHAnsi" w:hAnsiTheme="majorHAnsi" w:cstheme="minorBidi"/>
            <w:kern w:val="2"/>
            <w:sz w:val="20"/>
            <w:szCs w:val="20"/>
            <w14:ligatures w14:val="standardContextual"/>
          </w:rPr>
          <w:t xml:space="preserve">Delivery Fee DK1 = </w:t>
        </w:r>
      </w:ins>
      <w:ins w:id="582" w:author="AASHUTOSH" w:date="2025-06-20T10:56:00Z">
        <w:r w:rsidR="007F4A5C">
          <w:rPr>
            <w:rFonts w:asciiTheme="majorHAnsi" w:eastAsiaTheme="minorHAnsi" w:hAnsiTheme="majorHAnsi" w:cstheme="minorBidi"/>
            <w:kern w:val="2"/>
            <w:sz w:val="20"/>
            <w:szCs w:val="20"/>
            <w14:ligatures w14:val="standardContextual"/>
          </w:rPr>
          <w:t>3.625</w:t>
        </w:r>
      </w:ins>
      <w:ins w:id="583" w:author="AASHUTOSH" w:date="2025-06-19T14:14:00Z">
        <w:r w:rsidRPr="00D522E9">
          <w:rPr>
            <w:rFonts w:asciiTheme="majorHAnsi" w:eastAsiaTheme="minorHAnsi" w:hAnsiTheme="majorHAnsi" w:cstheme="minorBidi"/>
            <w:kern w:val="2"/>
            <w:sz w:val="20"/>
            <w:szCs w:val="20"/>
            <w14:ligatures w14:val="standardContextual"/>
          </w:rPr>
          <w:t xml:space="preserve"> </w:t>
        </w:r>
        <w:proofErr w:type="spellStart"/>
        <w:r w:rsidRPr="00D522E9">
          <w:rPr>
            <w:rFonts w:asciiTheme="majorHAnsi" w:eastAsiaTheme="minorHAnsi" w:hAnsiTheme="majorHAnsi" w:cstheme="minorBidi"/>
            <w:kern w:val="2"/>
            <w:sz w:val="20"/>
            <w:szCs w:val="20"/>
            <w14:ligatures w14:val="standardContextual"/>
          </w:rPr>
          <w:t>øre</w:t>
        </w:r>
        <w:proofErr w:type="spellEnd"/>
        <w:r w:rsidRPr="00D522E9">
          <w:rPr>
            <w:rFonts w:asciiTheme="majorHAnsi" w:eastAsiaTheme="minorHAnsi" w:hAnsiTheme="majorHAnsi" w:cstheme="minorBidi"/>
            <w:kern w:val="2"/>
            <w:sz w:val="20"/>
            <w:szCs w:val="20"/>
            <w14:ligatures w14:val="standardContextual"/>
          </w:rPr>
          <w:t>/kWh</w:t>
        </w:r>
      </w:ins>
    </w:p>
    <w:p w14:paraId="193ECBA7" w14:textId="77777777" w:rsidR="00B95FCB" w:rsidRPr="00D522E9" w:rsidRDefault="00B95FCB" w:rsidP="00D522E9">
      <w:pPr>
        <w:pStyle w:val="NormalWeb"/>
        <w:spacing w:line="276" w:lineRule="auto"/>
        <w:jc w:val="both"/>
        <w:rPr>
          <w:ins w:id="584" w:author="AASHUTOSH" w:date="2025-06-19T19:37:00Z"/>
          <w:rFonts w:asciiTheme="majorHAnsi" w:eastAsiaTheme="minorHAnsi" w:hAnsiTheme="majorHAnsi" w:cstheme="minorBidi"/>
          <w:b/>
          <w:bCs/>
          <w:kern w:val="2"/>
          <w:sz w:val="22"/>
          <w:szCs w:val="22"/>
          <w14:ligatures w14:val="standardContextual"/>
        </w:rPr>
      </w:pPr>
      <w:ins w:id="585" w:author="AASHUTOSH" w:date="2025-06-19T14:14:00Z">
        <w:r w:rsidRPr="00D522E9">
          <w:rPr>
            <w:rFonts w:asciiTheme="majorHAnsi" w:eastAsiaTheme="minorHAnsi" w:hAnsiTheme="majorHAnsi" w:cstheme="minorBidi"/>
            <w:b/>
            <w:bCs/>
            <w:kern w:val="2"/>
            <w:sz w:val="22"/>
            <w:szCs w:val="22"/>
            <w14:ligatures w14:val="standardContextual"/>
          </w:rPr>
          <w:lastRenderedPageBreak/>
          <w:t>Below is the detailed view of each component involved in delivery fee calculations:</w:t>
        </w:r>
      </w:ins>
    </w:p>
    <w:p w14:paraId="599CB666" w14:textId="77777777" w:rsidR="00D522E9" w:rsidRPr="00D522E9" w:rsidRDefault="00D522E9" w:rsidP="00D522E9">
      <w:pPr>
        <w:pStyle w:val="NormalWeb"/>
        <w:spacing w:line="276" w:lineRule="auto"/>
        <w:jc w:val="both"/>
        <w:rPr>
          <w:ins w:id="586" w:author="AASHUTOSH" w:date="2025-06-19T14:14:00Z"/>
          <w:rFonts w:asciiTheme="majorHAnsi" w:eastAsiaTheme="minorHAnsi" w:hAnsiTheme="majorHAnsi" w:cstheme="minorBidi"/>
          <w:kern w:val="2"/>
          <w:sz w:val="20"/>
          <w:szCs w:val="20"/>
          <w14:ligatures w14:val="standardContextual"/>
        </w:rPr>
      </w:pPr>
    </w:p>
    <w:p w14:paraId="6EA1E84B" w14:textId="77777777" w:rsidR="00D522E9" w:rsidRDefault="00B95FCB" w:rsidP="00D6162C">
      <w:pPr>
        <w:pStyle w:val="NormalWeb"/>
        <w:numPr>
          <w:ilvl w:val="0"/>
          <w:numId w:val="73"/>
        </w:numPr>
        <w:spacing w:before="100" w:beforeAutospacing="1" w:after="100" w:afterAutospacing="1" w:line="276" w:lineRule="auto"/>
        <w:rPr>
          <w:ins w:id="587" w:author="AASHUTOSH" w:date="2025-06-19T19:36:00Z"/>
          <w:rFonts w:asciiTheme="minorHAnsi" w:eastAsiaTheme="minorHAnsi" w:hAnsiTheme="minorHAnsi" w:cstheme="minorBidi"/>
          <w:kern w:val="2"/>
          <w14:ligatures w14:val="standardContextual"/>
        </w:rPr>
      </w:pPr>
      <w:ins w:id="588" w:author="AASHUTOSH" w:date="2025-06-19T14:14:00Z">
        <w:r w:rsidRPr="00D522E9">
          <w:rPr>
            <w:rFonts w:asciiTheme="majorHAnsi" w:eastAsiaTheme="minorHAnsi" w:hAnsiTheme="majorHAnsi" w:cstheme="minorBidi"/>
            <w:b/>
            <w:bCs/>
            <w:kern w:val="2"/>
            <w14:ligatures w14:val="standardContextual"/>
          </w:rPr>
          <w:t>Margin DK1</w:t>
        </w:r>
        <w:r w:rsidRPr="00D522E9">
          <w:rPr>
            <w:rFonts w:asciiTheme="majorHAnsi" w:eastAsiaTheme="minorHAnsi" w:hAnsiTheme="majorHAnsi" w:cstheme="minorBidi"/>
            <w:kern w:val="2"/>
            <w14:ligatures w14:val="standardContextual"/>
          </w:rPr>
          <w:t>:</w:t>
        </w:r>
        <w:r w:rsidRPr="00B95FCB">
          <w:rPr>
            <w:rFonts w:asciiTheme="minorHAnsi" w:eastAsiaTheme="minorHAnsi" w:hAnsiTheme="minorHAnsi" w:cstheme="minorBidi"/>
            <w:kern w:val="2"/>
            <w14:ligatures w14:val="standardContextual"/>
          </w:rPr>
          <w:t xml:space="preserve"> </w:t>
        </w:r>
        <w:r w:rsidRPr="00D522E9">
          <w:rPr>
            <w:rFonts w:asciiTheme="majorHAnsi" w:eastAsiaTheme="minorHAnsi" w:hAnsiTheme="majorHAnsi" w:cstheme="minorBidi"/>
            <w:kern w:val="2"/>
            <w:sz w:val="20"/>
            <w:szCs w:val="20"/>
            <w14:ligatures w14:val="standardContextual"/>
          </w:rPr>
          <w:t>Single value added by KAM/AM</w:t>
        </w:r>
      </w:ins>
    </w:p>
    <w:p w14:paraId="37D6AC5A" w14:textId="203C5FB3" w:rsidR="00B95FCB" w:rsidRPr="00D522E9" w:rsidRDefault="00B95FCB" w:rsidP="00D522E9">
      <w:pPr>
        <w:pStyle w:val="NormalWeb"/>
        <w:spacing w:before="100" w:beforeAutospacing="1" w:after="100" w:afterAutospacing="1" w:line="276" w:lineRule="auto"/>
        <w:ind w:left="720"/>
        <w:rPr>
          <w:ins w:id="589" w:author="AASHUTOSH" w:date="2025-06-19T14:14:00Z"/>
          <w:rFonts w:asciiTheme="majorHAnsi" w:eastAsiaTheme="minorHAnsi" w:hAnsiTheme="majorHAnsi" w:cstheme="minorBidi"/>
          <w:kern w:val="2"/>
          <w:sz w:val="20"/>
          <w:szCs w:val="20"/>
          <w14:ligatures w14:val="standardContextual"/>
        </w:rPr>
      </w:pPr>
      <w:ins w:id="590" w:author="AASHUTOSH" w:date="2025-06-19T14:14:00Z">
        <w:r w:rsidRPr="00D522E9">
          <w:rPr>
            <w:rFonts w:asciiTheme="majorHAnsi" w:eastAsiaTheme="minorHAnsi" w:hAnsiTheme="majorHAnsi" w:cstheme="minorBidi"/>
            <w:kern w:val="2"/>
            <w:sz w:val="20"/>
            <w:szCs w:val="20"/>
            <w14:ligatures w14:val="standardContextual"/>
          </w:rPr>
          <w:t xml:space="preserve">Margin DK1= 2.00 </w:t>
        </w:r>
        <w:proofErr w:type="spellStart"/>
        <w:r w:rsidRPr="00D522E9">
          <w:rPr>
            <w:rFonts w:asciiTheme="majorHAnsi" w:eastAsiaTheme="minorHAnsi" w:hAnsiTheme="majorHAnsi" w:cstheme="minorBidi"/>
            <w:kern w:val="2"/>
            <w:sz w:val="20"/>
            <w:szCs w:val="20"/>
            <w14:ligatures w14:val="standardContextual"/>
          </w:rPr>
          <w:t>øre</w:t>
        </w:r>
        <w:proofErr w:type="spellEnd"/>
        <w:r w:rsidRPr="00D522E9">
          <w:rPr>
            <w:rFonts w:asciiTheme="majorHAnsi" w:eastAsiaTheme="minorHAnsi" w:hAnsiTheme="majorHAnsi" w:cstheme="minorBidi"/>
            <w:kern w:val="2"/>
            <w:sz w:val="20"/>
            <w:szCs w:val="20"/>
            <w14:ligatures w14:val="standardContextual"/>
          </w:rPr>
          <w:t>/kWh (Added by KAM/AM)</w:t>
        </w:r>
      </w:ins>
    </w:p>
    <w:p w14:paraId="419EC400" w14:textId="77777777" w:rsidR="00B95FCB" w:rsidRPr="00D522E9" w:rsidRDefault="00B95FCB" w:rsidP="00D6162C">
      <w:pPr>
        <w:pStyle w:val="NormalWeb"/>
        <w:numPr>
          <w:ilvl w:val="0"/>
          <w:numId w:val="73"/>
        </w:numPr>
        <w:spacing w:before="100" w:beforeAutospacing="1" w:after="100" w:afterAutospacing="1" w:line="276" w:lineRule="auto"/>
        <w:rPr>
          <w:ins w:id="591" w:author="AASHUTOSH" w:date="2025-06-19T14:14:00Z"/>
          <w:rFonts w:asciiTheme="majorHAnsi" w:eastAsiaTheme="minorHAnsi" w:hAnsiTheme="majorHAnsi" w:cstheme="minorBidi"/>
          <w:b/>
          <w:bCs/>
          <w:kern w:val="2"/>
          <w14:ligatures w14:val="standardContextual"/>
        </w:rPr>
      </w:pPr>
      <w:ins w:id="592" w:author="AASHUTOSH" w:date="2025-06-19T14:14:00Z">
        <w:r w:rsidRPr="00D522E9">
          <w:rPr>
            <w:rFonts w:asciiTheme="majorHAnsi" w:eastAsiaTheme="minorHAnsi" w:hAnsiTheme="majorHAnsi" w:cstheme="minorBidi"/>
            <w:b/>
            <w:bCs/>
            <w:kern w:val="2"/>
            <w14:ligatures w14:val="standardContextual"/>
          </w:rPr>
          <w:t xml:space="preserve">Credit Fee DK1: </w:t>
        </w:r>
      </w:ins>
    </w:p>
    <w:p w14:paraId="4CD1C0A7" w14:textId="77777777" w:rsidR="00B95FCB" w:rsidRPr="00D522E9" w:rsidRDefault="00B95FCB" w:rsidP="00D522E9">
      <w:pPr>
        <w:pStyle w:val="NormalWeb"/>
        <w:spacing w:line="276" w:lineRule="auto"/>
        <w:ind w:left="720"/>
        <w:jc w:val="both"/>
        <w:rPr>
          <w:ins w:id="593" w:author="AASHUTOSH" w:date="2025-06-19T14:14:00Z"/>
          <w:rFonts w:asciiTheme="majorHAnsi" w:eastAsiaTheme="minorHAnsi" w:hAnsiTheme="majorHAnsi" w:cstheme="minorBidi"/>
          <w:kern w:val="2"/>
          <w:sz w:val="20"/>
          <w:szCs w:val="20"/>
          <w14:ligatures w14:val="standardContextual"/>
        </w:rPr>
      </w:pPr>
      <w:ins w:id="594" w:author="AASHUTOSH" w:date="2025-06-19T14:14:00Z">
        <w:r w:rsidRPr="00D522E9">
          <w:rPr>
            <w:rFonts w:asciiTheme="majorHAnsi" w:eastAsiaTheme="minorHAnsi" w:hAnsiTheme="majorHAnsi" w:cstheme="minorBidi"/>
            <w:kern w:val="2"/>
            <w:sz w:val="20"/>
            <w:szCs w:val="20"/>
            <w14:ligatures w14:val="standardContextual"/>
          </w:rPr>
          <w:t>Commodity Price= 67.65</w:t>
        </w:r>
      </w:ins>
    </w:p>
    <w:p w14:paraId="25D898F2" w14:textId="67C7AD95" w:rsidR="00B95FCB" w:rsidRPr="00D522E9" w:rsidRDefault="00B95FCB" w:rsidP="00D522E9">
      <w:pPr>
        <w:pStyle w:val="NormalWeb"/>
        <w:spacing w:line="276" w:lineRule="auto"/>
        <w:ind w:left="720"/>
        <w:jc w:val="both"/>
        <w:rPr>
          <w:ins w:id="595" w:author="AASHUTOSH" w:date="2025-06-19T14:14:00Z"/>
          <w:rFonts w:asciiTheme="majorHAnsi" w:eastAsiaTheme="minorHAnsi" w:hAnsiTheme="majorHAnsi" w:cstheme="minorBidi"/>
          <w:kern w:val="2"/>
          <w:sz w:val="20"/>
          <w:szCs w:val="20"/>
          <w14:ligatures w14:val="standardContextual"/>
        </w:rPr>
      </w:pPr>
      <w:ins w:id="596" w:author="AASHUTOSH" w:date="2025-06-19T14:14:00Z">
        <w:r w:rsidRPr="00D522E9">
          <w:rPr>
            <w:rFonts w:asciiTheme="majorHAnsi" w:eastAsiaTheme="minorHAnsi" w:hAnsiTheme="majorHAnsi" w:cstheme="minorBidi"/>
            <w:kern w:val="2"/>
            <w:sz w:val="20"/>
            <w:szCs w:val="20"/>
            <w14:ligatures w14:val="standardContextual"/>
          </w:rPr>
          <w:t>CIBOR12= 1</w:t>
        </w:r>
      </w:ins>
      <w:ins w:id="597" w:author="AASHUTOSH" w:date="2025-06-20T10:54:00Z">
        <w:r w:rsidR="007F4A5C">
          <w:rPr>
            <w:rFonts w:asciiTheme="majorHAnsi" w:eastAsiaTheme="minorHAnsi" w:hAnsiTheme="majorHAnsi" w:cstheme="minorBidi"/>
            <w:kern w:val="2"/>
            <w:sz w:val="20"/>
            <w:szCs w:val="20"/>
            <w14:ligatures w14:val="standardContextual"/>
          </w:rPr>
          <w:t>0</w:t>
        </w:r>
      </w:ins>
      <w:ins w:id="598" w:author="AASHUTOSH" w:date="2025-06-19T14:14:00Z">
        <w:r w:rsidRPr="00D522E9">
          <w:rPr>
            <w:rFonts w:asciiTheme="majorHAnsi" w:eastAsiaTheme="minorHAnsi" w:hAnsiTheme="majorHAnsi" w:cstheme="minorBidi"/>
            <w:kern w:val="2"/>
            <w:sz w:val="20"/>
            <w:szCs w:val="20"/>
            <w14:ligatures w14:val="standardContextual"/>
          </w:rPr>
          <w:t>%</w:t>
        </w:r>
      </w:ins>
    </w:p>
    <w:p w14:paraId="017030F8" w14:textId="77777777" w:rsidR="00B95FCB" w:rsidRPr="00D522E9" w:rsidRDefault="00B95FCB" w:rsidP="00D522E9">
      <w:pPr>
        <w:pStyle w:val="NormalWeb"/>
        <w:spacing w:line="276" w:lineRule="auto"/>
        <w:ind w:left="720"/>
        <w:jc w:val="both"/>
        <w:rPr>
          <w:ins w:id="599" w:author="AASHUTOSH" w:date="2025-06-19T14:14:00Z"/>
          <w:rFonts w:asciiTheme="majorHAnsi" w:eastAsiaTheme="minorHAnsi" w:hAnsiTheme="majorHAnsi" w:cstheme="minorBidi"/>
          <w:kern w:val="2"/>
          <w:sz w:val="20"/>
          <w:szCs w:val="20"/>
          <w14:ligatures w14:val="standardContextual"/>
        </w:rPr>
      </w:pPr>
      <w:ins w:id="600" w:author="AASHUTOSH" w:date="2025-06-19T14:14:00Z">
        <w:r w:rsidRPr="00D522E9">
          <w:rPr>
            <w:rFonts w:asciiTheme="majorHAnsi" w:eastAsiaTheme="minorHAnsi" w:hAnsiTheme="majorHAnsi" w:cstheme="minorBidi"/>
            <w:kern w:val="2"/>
            <w:sz w:val="20"/>
            <w:szCs w:val="20"/>
            <w14:ligatures w14:val="standardContextual"/>
          </w:rPr>
          <w:t>Credit Fee DK1= Commodity Price * CIBOR12 * 52/360</w:t>
        </w:r>
      </w:ins>
    </w:p>
    <w:p w14:paraId="48133E49" w14:textId="54B8E6BB" w:rsidR="00B95FCB" w:rsidRPr="00D522E9" w:rsidRDefault="00B95FCB" w:rsidP="00D522E9">
      <w:pPr>
        <w:pStyle w:val="NormalWeb"/>
        <w:spacing w:line="276" w:lineRule="auto"/>
        <w:ind w:left="720"/>
        <w:jc w:val="both"/>
        <w:rPr>
          <w:ins w:id="601" w:author="AASHUTOSH" w:date="2025-06-19T14:14:00Z"/>
          <w:rFonts w:asciiTheme="majorHAnsi" w:eastAsiaTheme="minorHAnsi" w:hAnsiTheme="majorHAnsi" w:cstheme="minorBidi"/>
          <w:kern w:val="2"/>
          <w:sz w:val="20"/>
          <w:szCs w:val="20"/>
          <w14:ligatures w14:val="standardContextual"/>
        </w:rPr>
      </w:pPr>
      <w:ins w:id="602" w:author="AASHUTOSH" w:date="2025-06-19T14:14:00Z">
        <w:r w:rsidRPr="00D522E9">
          <w:rPr>
            <w:rFonts w:asciiTheme="majorHAnsi" w:eastAsiaTheme="minorHAnsi" w:hAnsiTheme="majorHAnsi" w:cstheme="minorBidi"/>
            <w:kern w:val="2"/>
            <w:sz w:val="20"/>
            <w:szCs w:val="20"/>
            <w14:ligatures w14:val="standardContextual"/>
          </w:rPr>
          <w:t xml:space="preserve">                               = 67.65*0.1*52/360</w:t>
        </w:r>
      </w:ins>
    </w:p>
    <w:p w14:paraId="25494619" w14:textId="0E867C45" w:rsidR="00B95FCB" w:rsidRPr="00D522E9" w:rsidRDefault="00B95FCB" w:rsidP="00D522E9">
      <w:pPr>
        <w:pStyle w:val="NormalWeb"/>
        <w:spacing w:line="276" w:lineRule="auto"/>
        <w:ind w:left="720"/>
        <w:jc w:val="both"/>
        <w:rPr>
          <w:ins w:id="603" w:author="AASHUTOSH" w:date="2025-06-19T14:14:00Z"/>
          <w:rFonts w:asciiTheme="majorHAnsi" w:eastAsiaTheme="minorHAnsi" w:hAnsiTheme="majorHAnsi" w:cstheme="minorBidi"/>
          <w:b/>
          <w:bCs/>
          <w:kern w:val="2"/>
          <w:sz w:val="20"/>
          <w:szCs w:val="20"/>
          <w14:ligatures w14:val="standardContextual"/>
        </w:rPr>
      </w:pPr>
      <w:ins w:id="604" w:author="AASHUTOSH" w:date="2025-06-19T14:14:00Z">
        <w:r w:rsidRPr="00D522E9">
          <w:rPr>
            <w:rFonts w:asciiTheme="majorHAnsi" w:eastAsiaTheme="minorHAnsi" w:hAnsiTheme="majorHAnsi" w:cstheme="minorBidi"/>
            <w:b/>
            <w:bCs/>
            <w:kern w:val="2"/>
            <w:sz w:val="20"/>
            <w:szCs w:val="20"/>
            <w14:ligatures w14:val="standardContextual"/>
          </w:rPr>
          <w:t xml:space="preserve">Credit Fee DK1= </w:t>
        </w:r>
      </w:ins>
      <w:ins w:id="605" w:author="AASHUTOSH" w:date="2025-06-20T10:55:00Z">
        <w:r w:rsidR="007F4A5C">
          <w:rPr>
            <w:rFonts w:asciiTheme="majorHAnsi" w:eastAsiaTheme="minorHAnsi" w:hAnsiTheme="majorHAnsi" w:cstheme="minorBidi"/>
            <w:b/>
            <w:bCs/>
            <w:kern w:val="2"/>
            <w:sz w:val="20"/>
            <w:szCs w:val="20"/>
            <w14:ligatures w14:val="standardContextual"/>
          </w:rPr>
          <w:t>0.977</w:t>
        </w:r>
      </w:ins>
      <w:ins w:id="606" w:author="AASHUTOSH" w:date="2025-06-19T14:14:00Z">
        <w:r w:rsidRPr="00D522E9">
          <w:rPr>
            <w:rFonts w:asciiTheme="majorHAnsi" w:eastAsiaTheme="minorHAnsi" w:hAnsiTheme="majorHAnsi" w:cstheme="minorBidi"/>
            <w:b/>
            <w:bCs/>
            <w:kern w:val="2"/>
            <w:sz w:val="20"/>
            <w:szCs w:val="20"/>
            <w14:ligatures w14:val="standardContextual"/>
          </w:rPr>
          <w:t xml:space="preserve"> </w:t>
        </w:r>
        <w:proofErr w:type="spellStart"/>
        <w:r w:rsidRPr="00D522E9">
          <w:rPr>
            <w:rFonts w:asciiTheme="majorHAnsi" w:eastAsiaTheme="minorHAnsi" w:hAnsiTheme="majorHAnsi" w:cstheme="minorBidi"/>
            <w:b/>
            <w:bCs/>
            <w:kern w:val="2"/>
            <w:sz w:val="20"/>
            <w:szCs w:val="20"/>
            <w14:ligatures w14:val="standardContextual"/>
          </w:rPr>
          <w:t>øre</w:t>
        </w:r>
        <w:proofErr w:type="spellEnd"/>
        <w:r w:rsidRPr="00D522E9">
          <w:rPr>
            <w:rFonts w:asciiTheme="majorHAnsi" w:eastAsiaTheme="minorHAnsi" w:hAnsiTheme="majorHAnsi" w:cstheme="minorBidi"/>
            <w:b/>
            <w:bCs/>
            <w:kern w:val="2"/>
            <w:sz w:val="20"/>
            <w:szCs w:val="20"/>
            <w14:ligatures w14:val="standardContextual"/>
          </w:rPr>
          <w:t>/kWh</w:t>
        </w:r>
      </w:ins>
    </w:p>
    <w:p w14:paraId="0712E847" w14:textId="77777777" w:rsidR="00B95FCB" w:rsidRPr="00D522E9" w:rsidRDefault="00B95FCB" w:rsidP="00D522E9">
      <w:pPr>
        <w:pStyle w:val="NormalWeb"/>
        <w:spacing w:line="276" w:lineRule="auto"/>
        <w:ind w:left="720"/>
        <w:jc w:val="both"/>
        <w:rPr>
          <w:ins w:id="607" w:author="AASHUTOSH" w:date="2025-06-19T14:14:00Z"/>
          <w:rFonts w:asciiTheme="majorHAnsi" w:eastAsiaTheme="minorHAnsi" w:hAnsiTheme="majorHAnsi" w:cstheme="minorBidi"/>
          <w:b/>
          <w:bCs/>
          <w:kern w:val="2"/>
          <w:sz w:val="20"/>
          <w:szCs w:val="20"/>
          <w14:ligatures w14:val="standardContextual"/>
        </w:rPr>
      </w:pPr>
      <w:ins w:id="608" w:author="AASHUTOSH" w:date="2025-06-19T14:14:00Z">
        <w:r w:rsidRPr="00D522E9">
          <w:rPr>
            <w:rFonts w:asciiTheme="majorHAnsi" w:eastAsiaTheme="minorHAnsi" w:hAnsiTheme="majorHAnsi" w:cstheme="minorBidi"/>
            <w:b/>
            <w:bCs/>
            <w:kern w:val="2"/>
            <w:sz w:val="20"/>
            <w:szCs w:val="20"/>
            <w14:ligatures w14:val="standardContextual"/>
          </w:rPr>
          <w:t xml:space="preserve">Below are the detailed formulas for each component included in </w:t>
        </w:r>
        <w:proofErr w:type="gramStart"/>
        <w:r w:rsidRPr="00D522E9">
          <w:rPr>
            <w:rFonts w:asciiTheme="majorHAnsi" w:eastAsiaTheme="minorHAnsi" w:hAnsiTheme="majorHAnsi" w:cstheme="minorBidi"/>
            <w:b/>
            <w:bCs/>
            <w:kern w:val="2"/>
            <w:sz w:val="20"/>
            <w:szCs w:val="20"/>
            <w14:ligatures w14:val="standardContextual"/>
          </w:rPr>
          <w:t>Credit</w:t>
        </w:r>
        <w:proofErr w:type="gramEnd"/>
        <w:r w:rsidRPr="00D522E9">
          <w:rPr>
            <w:rFonts w:asciiTheme="majorHAnsi" w:eastAsiaTheme="minorHAnsi" w:hAnsiTheme="majorHAnsi" w:cstheme="minorBidi"/>
            <w:b/>
            <w:bCs/>
            <w:kern w:val="2"/>
            <w:sz w:val="20"/>
            <w:szCs w:val="20"/>
            <w14:ligatures w14:val="standardContextual"/>
          </w:rPr>
          <w:t xml:space="preserve"> Fee calculation formula:</w:t>
        </w:r>
      </w:ins>
    </w:p>
    <w:p w14:paraId="7B65B24C" w14:textId="77777777" w:rsidR="00B95FCB" w:rsidRPr="00D522E9" w:rsidRDefault="00B95FCB" w:rsidP="00D522E9">
      <w:pPr>
        <w:pStyle w:val="NormalWeb"/>
        <w:spacing w:line="276" w:lineRule="auto"/>
        <w:ind w:left="720"/>
        <w:jc w:val="both"/>
        <w:rPr>
          <w:ins w:id="609" w:author="AASHUTOSH" w:date="2025-06-19T14:14:00Z"/>
          <w:rFonts w:asciiTheme="majorHAnsi" w:eastAsiaTheme="minorHAnsi" w:hAnsiTheme="majorHAnsi" w:cstheme="minorBidi"/>
          <w:kern w:val="2"/>
          <w:sz w:val="20"/>
          <w:szCs w:val="20"/>
          <w14:ligatures w14:val="standardContextual"/>
        </w:rPr>
      </w:pPr>
      <w:ins w:id="610" w:author="AASHUTOSH" w:date="2025-06-19T14:14:00Z">
        <w:r w:rsidRPr="00D522E9">
          <w:rPr>
            <w:rFonts w:asciiTheme="majorHAnsi" w:eastAsiaTheme="minorHAnsi" w:hAnsiTheme="majorHAnsi" w:cstheme="minorBidi"/>
            <w:kern w:val="2"/>
            <w:sz w:val="20"/>
            <w:szCs w:val="20"/>
            <w14:ligatures w14:val="standardContextual"/>
          </w:rPr>
          <w:t xml:space="preserve">The commodity price is calculated by using the price curves for System, </w:t>
        </w:r>
        <w:proofErr w:type="spellStart"/>
        <w:r w:rsidRPr="00D522E9">
          <w:rPr>
            <w:rFonts w:asciiTheme="majorHAnsi" w:eastAsiaTheme="minorHAnsi" w:hAnsiTheme="majorHAnsi" w:cstheme="minorBidi"/>
            <w:kern w:val="2"/>
            <w:sz w:val="20"/>
            <w:szCs w:val="20"/>
            <w14:ligatures w14:val="standardContextual"/>
          </w:rPr>
          <w:t>Epad</w:t>
        </w:r>
        <w:proofErr w:type="spellEnd"/>
        <w:r w:rsidRPr="00D522E9">
          <w:rPr>
            <w:rFonts w:asciiTheme="majorHAnsi" w:eastAsiaTheme="minorHAnsi" w:hAnsiTheme="majorHAnsi" w:cstheme="minorBidi"/>
            <w:kern w:val="2"/>
            <w:sz w:val="20"/>
            <w:szCs w:val="20"/>
            <w14:ligatures w14:val="standardContextual"/>
          </w:rPr>
          <w:t>, and Peak and the currency curve. All the curves are in PREP.</w:t>
        </w:r>
      </w:ins>
    </w:p>
    <w:p w14:paraId="07760AE5" w14:textId="77777777" w:rsidR="00B95FCB" w:rsidRPr="00D522E9" w:rsidRDefault="00B95FCB" w:rsidP="00D522E9">
      <w:pPr>
        <w:pStyle w:val="NormalWeb"/>
        <w:spacing w:line="276" w:lineRule="auto"/>
        <w:ind w:left="720"/>
        <w:jc w:val="both"/>
        <w:rPr>
          <w:ins w:id="611" w:author="AASHUTOSH" w:date="2025-06-19T14:14:00Z"/>
          <w:rFonts w:asciiTheme="majorHAnsi" w:eastAsiaTheme="minorHAnsi" w:hAnsiTheme="majorHAnsi" w:cstheme="minorBidi"/>
          <w:kern w:val="2"/>
          <w:sz w:val="20"/>
          <w:szCs w:val="20"/>
          <w14:ligatures w14:val="standardContextual"/>
        </w:rPr>
      </w:pPr>
      <w:ins w:id="612" w:author="AASHUTOSH" w:date="2025-06-19T14:14:00Z">
        <w:r w:rsidRPr="00D522E9">
          <w:rPr>
            <w:rFonts w:asciiTheme="majorHAnsi" w:eastAsiaTheme="minorHAnsi" w:hAnsiTheme="majorHAnsi" w:cstheme="minorBidi"/>
            <w:kern w:val="2"/>
            <w:sz w:val="20"/>
            <w:szCs w:val="20"/>
            <w14:ligatures w14:val="standardContextual"/>
          </w:rPr>
          <w:t xml:space="preserve">The sum of the System and </w:t>
        </w:r>
        <w:proofErr w:type="spellStart"/>
        <w:r w:rsidRPr="00D522E9">
          <w:rPr>
            <w:rFonts w:asciiTheme="majorHAnsi" w:eastAsiaTheme="minorHAnsi" w:hAnsiTheme="majorHAnsi" w:cstheme="minorBidi"/>
            <w:kern w:val="2"/>
            <w:sz w:val="20"/>
            <w:szCs w:val="20"/>
            <w14:ligatures w14:val="standardContextual"/>
          </w:rPr>
          <w:t>Epad</w:t>
        </w:r>
        <w:proofErr w:type="spellEnd"/>
        <w:r w:rsidRPr="00D522E9">
          <w:rPr>
            <w:rFonts w:asciiTheme="majorHAnsi" w:eastAsiaTheme="minorHAnsi" w:hAnsiTheme="majorHAnsi" w:cstheme="minorBidi"/>
            <w:kern w:val="2"/>
            <w:sz w:val="20"/>
            <w:szCs w:val="20"/>
            <w14:ligatures w14:val="standardContextual"/>
          </w:rPr>
          <w:t xml:space="preserve"> prices for a given month is the Base price for that area. Base has delivery all hours during the days of delivery. Peak, on the other hand, only has delivery between 8-20 Monday to Friday.</w:t>
        </w:r>
      </w:ins>
    </w:p>
    <w:p w14:paraId="568C9B47" w14:textId="77777777" w:rsidR="00B95FCB" w:rsidRPr="00D522E9" w:rsidRDefault="00B95FCB" w:rsidP="00D522E9">
      <w:pPr>
        <w:pStyle w:val="NormalWeb"/>
        <w:spacing w:line="276" w:lineRule="auto"/>
        <w:ind w:left="720"/>
        <w:jc w:val="both"/>
        <w:rPr>
          <w:ins w:id="613" w:author="AASHUTOSH" w:date="2025-06-19T14:14:00Z"/>
          <w:rFonts w:asciiTheme="majorHAnsi" w:eastAsiaTheme="minorHAnsi" w:hAnsiTheme="majorHAnsi" w:cstheme="minorBidi"/>
          <w:kern w:val="2"/>
          <w:sz w:val="20"/>
          <w:szCs w:val="20"/>
          <w14:ligatures w14:val="standardContextual"/>
        </w:rPr>
      </w:pPr>
      <w:ins w:id="614" w:author="AASHUTOSH" w:date="2025-06-19T14:14:00Z">
        <w:r w:rsidRPr="00D522E9">
          <w:rPr>
            <w:rFonts w:asciiTheme="majorHAnsi" w:eastAsiaTheme="minorHAnsi" w:hAnsiTheme="majorHAnsi" w:cstheme="minorBidi"/>
            <w:b/>
            <w:bCs/>
            <w:kern w:val="2"/>
            <w:sz w:val="20"/>
            <w:szCs w:val="20"/>
            <w14:ligatures w14:val="standardContextual"/>
          </w:rPr>
          <w:t>Peak DK1 =</w:t>
        </w:r>
        <w:r w:rsidRPr="00D522E9">
          <w:rPr>
            <w:rFonts w:asciiTheme="majorHAnsi" w:eastAsiaTheme="minorHAnsi" w:hAnsiTheme="majorHAnsi" w:cstheme="minorBidi"/>
            <w:kern w:val="2"/>
            <w:sz w:val="20"/>
            <w:szCs w:val="20"/>
            <w14:ligatures w14:val="standardContextual"/>
          </w:rPr>
          <w:t xml:space="preserve"> Peak DK1* Currency Close/10</w:t>
        </w:r>
      </w:ins>
    </w:p>
    <w:p w14:paraId="6B2DD373" w14:textId="77777777" w:rsidR="00B95FCB" w:rsidRPr="00D522E9" w:rsidRDefault="00B95FCB" w:rsidP="00D522E9">
      <w:pPr>
        <w:pStyle w:val="NormalWeb"/>
        <w:spacing w:line="276" w:lineRule="auto"/>
        <w:ind w:left="720"/>
        <w:jc w:val="both"/>
        <w:rPr>
          <w:ins w:id="615" w:author="AASHUTOSH" w:date="2025-06-19T14:14:00Z"/>
          <w:rFonts w:asciiTheme="majorHAnsi" w:eastAsiaTheme="minorHAnsi" w:hAnsiTheme="majorHAnsi" w:cstheme="minorBidi"/>
          <w:kern w:val="2"/>
          <w:sz w:val="20"/>
          <w:szCs w:val="20"/>
          <w14:ligatures w14:val="standardContextual"/>
        </w:rPr>
      </w:pPr>
      <w:ins w:id="616" w:author="AASHUTOSH" w:date="2025-06-19T14:14:00Z">
        <w:r w:rsidRPr="00D522E9">
          <w:rPr>
            <w:rFonts w:asciiTheme="majorHAnsi" w:eastAsiaTheme="minorHAnsi" w:hAnsiTheme="majorHAnsi" w:cstheme="minorBidi"/>
            <w:b/>
            <w:bCs/>
            <w:kern w:val="2"/>
            <w:sz w:val="20"/>
            <w:szCs w:val="20"/>
            <w14:ligatures w14:val="standardContextual"/>
          </w:rPr>
          <w:t>Base DK1 =</w:t>
        </w:r>
        <w:r w:rsidRPr="00D522E9">
          <w:rPr>
            <w:rFonts w:asciiTheme="majorHAnsi" w:eastAsiaTheme="minorHAnsi" w:hAnsiTheme="majorHAnsi" w:cstheme="minorBidi"/>
            <w:kern w:val="2"/>
            <w:sz w:val="20"/>
            <w:szCs w:val="20"/>
            <w14:ligatures w14:val="standardContextual"/>
          </w:rPr>
          <w:t xml:space="preserve"> (</w:t>
        </w:r>
        <w:proofErr w:type="spellStart"/>
        <w:r w:rsidRPr="00D522E9">
          <w:rPr>
            <w:rFonts w:asciiTheme="majorHAnsi" w:eastAsiaTheme="minorHAnsi" w:hAnsiTheme="majorHAnsi" w:cstheme="minorBidi"/>
            <w:kern w:val="2"/>
            <w:sz w:val="20"/>
            <w:szCs w:val="20"/>
            <w14:ligatures w14:val="standardContextual"/>
          </w:rPr>
          <w:t>Epad</w:t>
        </w:r>
        <w:proofErr w:type="spellEnd"/>
        <w:r w:rsidRPr="00D522E9">
          <w:rPr>
            <w:rFonts w:asciiTheme="majorHAnsi" w:eastAsiaTheme="minorHAnsi" w:hAnsiTheme="majorHAnsi" w:cstheme="minorBidi"/>
            <w:kern w:val="2"/>
            <w:sz w:val="20"/>
            <w:szCs w:val="20"/>
            <w14:ligatures w14:val="standardContextual"/>
          </w:rPr>
          <w:t xml:space="preserve"> DK1+System) * Currency Close/10</w:t>
        </w:r>
      </w:ins>
    </w:p>
    <w:p w14:paraId="5815C8C1" w14:textId="77777777" w:rsidR="00B95FCB" w:rsidRPr="00D522E9" w:rsidRDefault="00B95FCB" w:rsidP="00D522E9">
      <w:pPr>
        <w:pStyle w:val="NormalWeb"/>
        <w:spacing w:line="276" w:lineRule="auto"/>
        <w:ind w:left="720"/>
        <w:jc w:val="both"/>
        <w:rPr>
          <w:ins w:id="617" w:author="AASHUTOSH" w:date="2025-06-19T14:14:00Z"/>
          <w:rFonts w:asciiTheme="majorHAnsi" w:eastAsiaTheme="minorHAnsi" w:hAnsiTheme="majorHAnsi" w:cstheme="minorBidi"/>
          <w:kern w:val="2"/>
          <w:sz w:val="20"/>
          <w:szCs w:val="20"/>
          <w14:ligatures w14:val="standardContextual"/>
        </w:rPr>
      </w:pPr>
      <w:ins w:id="618" w:author="AASHUTOSH" w:date="2025-06-19T14:14:00Z">
        <w:r w:rsidRPr="00D522E9">
          <w:rPr>
            <w:rFonts w:asciiTheme="majorHAnsi" w:eastAsiaTheme="minorHAnsi" w:hAnsiTheme="majorHAnsi" w:cstheme="minorBidi"/>
            <w:b/>
            <w:bCs/>
            <w:kern w:val="2"/>
            <w:sz w:val="20"/>
            <w:szCs w:val="20"/>
            <w14:ligatures w14:val="standardContextual"/>
          </w:rPr>
          <w:t>Final monthly prices=</w:t>
        </w:r>
        <w:r w:rsidRPr="00D522E9">
          <w:rPr>
            <w:rFonts w:asciiTheme="majorHAnsi" w:eastAsiaTheme="minorHAnsi" w:hAnsiTheme="majorHAnsi" w:cstheme="minorBidi"/>
            <w:kern w:val="2"/>
            <w:sz w:val="20"/>
            <w:szCs w:val="20"/>
            <w14:ligatures w14:val="standardContextual"/>
          </w:rPr>
          <w:t xml:space="preserve"> Base DK1 (Ask)* Base ratio+(1-Base ratio) * Peak DK1(Ask)</w:t>
        </w:r>
      </w:ins>
    </w:p>
    <w:p w14:paraId="56C37631" w14:textId="77777777" w:rsidR="00B95FCB" w:rsidRPr="00D522E9" w:rsidRDefault="00B95FCB" w:rsidP="00D522E9">
      <w:pPr>
        <w:pStyle w:val="NormalWeb"/>
        <w:spacing w:line="276" w:lineRule="auto"/>
        <w:ind w:left="720"/>
        <w:jc w:val="both"/>
        <w:rPr>
          <w:ins w:id="619" w:author="AASHUTOSH" w:date="2025-06-19T14:14:00Z"/>
          <w:rFonts w:asciiTheme="majorHAnsi" w:eastAsiaTheme="minorHAnsi" w:hAnsiTheme="majorHAnsi" w:cstheme="minorBidi"/>
          <w:kern w:val="2"/>
          <w:sz w:val="20"/>
          <w:szCs w:val="20"/>
          <w14:ligatures w14:val="standardContextual"/>
        </w:rPr>
      </w:pPr>
      <w:ins w:id="620" w:author="AASHUTOSH" w:date="2025-06-19T14:14:00Z">
        <w:r w:rsidRPr="00D522E9">
          <w:rPr>
            <w:rFonts w:asciiTheme="majorHAnsi" w:eastAsiaTheme="minorHAnsi" w:hAnsiTheme="majorHAnsi" w:cstheme="minorBidi"/>
            <w:b/>
            <w:bCs/>
            <w:kern w:val="2"/>
            <w:sz w:val="20"/>
            <w:szCs w:val="20"/>
            <w:u w:val="single"/>
            <w14:ligatures w14:val="standardContextual"/>
          </w:rPr>
          <w:t>Commodity Price</w:t>
        </w:r>
        <w:r w:rsidRPr="00D522E9">
          <w:rPr>
            <w:rFonts w:asciiTheme="majorHAnsi" w:eastAsiaTheme="minorHAnsi" w:hAnsiTheme="majorHAnsi" w:cstheme="minorBidi"/>
            <w:b/>
            <w:bCs/>
            <w:kern w:val="2"/>
            <w:sz w:val="20"/>
            <w:szCs w:val="20"/>
            <w14:ligatures w14:val="standardContextual"/>
          </w:rPr>
          <w:t xml:space="preserve"> =</w:t>
        </w:r>
        <w:r w:rsidRPr="00D522E9">
          <w:rPr>
            <w:rFonts w:asciiTheme="majorHAnsi" w:eastAsiaTheme="minorHAnsi" w:hAnsiTheme="majorHAnsi" w:cstheme="minorBidi"/>
            <w:kern w:val="2"/>
            <w:sz w:val="20"/>
            <w:szCs w:val="20"/>
            <w14:ligatures w14:val="standardContextual"/>
          </w:rPr>
          <w:t xml:space="preserve"> (Weighted average of Final monthly prices and Estimated Consumption) / (Sum of Estimated Consumption)</w:t>
        </w:r>
      </w:ins>
    </w:p>
    <w:p w14:paraId="239A2D17" w14:textId="77777777" w:rsidR="00B95FCB" w:rsidRPr="00D522E9" w:rsidRDefault="00B95FCB" w:rsidP="00D522E9">
      <w:pPr>
        <w:pStyle w:val="NormalWeb"/>
        <w:spacing w:line="276" w:lineRule="auto"/>
        <w:ind w:left="720"/>
        <w:jc w:val="both"/>
        <w:rPr>
          <w:ins w:id="621" w:author="AASHUTOSH" w:date="2025-06-19T14:14:00Z"/>
          <w:rFonts w:asciiTheme="majorHAnsi" w:eastAsiaTheme="minorHAnsi" w:hAnsiTheme="majorHAnsi" w:cstheme="minorBidi"/>
          <w:kern w:val="2"/>
          <w:sz w:val="20"/>
          <w:szCs w:val="20"/>
          <w14:ligatures w14:val="standardContextual"/>
        </w:rPr>
      </w:pPr>
      <w:ins w:id="622" w:author="AASHUTOSH" w:date="2025-06-19T14:14:00Z">
        <w:r w:rsidRPr="00D522E9">
          <w:rPr>
            <w:rFonts w:asciiTheme="majorHAnsi" w:eastAsiaTheme="minorHAnsi" w:hAnsiTheme="majorHAnsi" w:cstheme="minorBidi"/>
            <w:b/>
            <w:bCs/>
            <w:kern w:val="2"/>
            <w:sz w:val="20"/>
            <w:szCs w:val="20"/>
            <w:u w:val="single"/>
            <w14:ligatures w14:val="standardContextual"/>
          </w:rPr>
          <w:t xml:space="preserve">CIBOR12 </w:t>
        </w:r>
        <w:r w:rsidRPr="00D522E9">
          <w:rPr>
            <w:rFonts w:asciiTheme="majorHAnsi" w:eastAsiaTheme="minorHAnsi" w:hAnsiTheme="majorHAnsi" w:cstheme="minorBidi"/>
            <w:b/>
            <w:bCs/>
            <w:kern w:val="2"/>
            <w:sz w:val="20"/>
            <w:szCs w:val="20"/>
            <w14:ligatures w14:val="standardContextual"/>
          </w:rPr>
          <w:t>=</w:t>
        </w:r>
        <w:r w:rsidRPr="00D522E9">
          <w:rPr>
            <w:rFonts w:asciiTheme="majorHAnsi" w:eastAsiaTheme="minorHAnsi" w:hAnsiTheme="majorHAnsi" w:cstheme="minorBidi"/>
            <w:kern w:val="2"/>
            <w:sz w:val="20"/>
            <w:szCs w:val="20"/>
            <w14:ligatures w14:val="standardContextual"/>
          </w:rPr>
          <w:t xml:space="preserve"> Interest rate maintained manually</w:t>
        </w:r>
      </w:ins>
    </w:p>
    <w:p w14:paraId="6CC0856C" w14:textId="77777777" w:rsidR="00B95FCB" w:rsidRPr="00D522E9" w:rsidRDefault="00B95FCB" w:rsidP="00D522E9">
      <w:pPr>
        <w:pStyle w:val="NormalWeb"/>
        <w:spacing w:line="276" w:lineRule="auto"/>
        <w:ind w:left="720"/>
        <w:jc w:val="both"/>
        <w:rPr>
          <w:ins w:id="623" w:author="AASHUTOSH" w:date="2025-06-19T14:14:00Z"/>
          <w:rFonts w:asciiTheme="majorHAnsi" w:eastAsiaTheme="minorHAnsi" w:hAnsiTheme="majorHAnsi" w:cstheme="minorBidi"/>
          <w:kern w:val="2"/>
          <w:sz w:val="20"/>
          <w:szCs w:val="20"/>
          <w14:ligatures w14:val="standardContextual"/>
        </w:rPr>
      </w:pPr>
      <w:ins w:id="624" w:author="AASHUTOSH" w:date="2025-06-19T14:14:00Z">
        <w:r w:rsidRPr="00D522E9">
          <w:rPr>
            <w:rFonts w:asciiTheme="majorHAnsi" w:eastAsiaTheme="minorHAnsi" w:hAnsiTheme="majorHAnsi" w:cstheme="minorBidi"/>
            <w:b/>
            <w:bCs/>
            <w:kern w:val="2"/>
            <w:sz w:val="20"/>
            <w:szCs w:val="20"/>
            <w:u w:val="single"/>
            <w14:ligatures w14:val="standardContextual"/>
          </w:rPr>
          <w:t>Base Ratio:</w:t>
        </w:r>
        <w:r w:rsidRPr="00D522E9">
          <w:rPr>
            <w:rFonts w:asciiTheme="majorHAnsi" w:eastAsiaTheme="minorHAnsi" w:hAnsiTheme="majorHAnsi" w:cstheme="minorBidi"/>
            <w:kern w:val="2"/>
            <w:sz w:val="20"/>
            <w:szCs w:val="20"/>
            <w:u w:val="single"/>
            <w14:ligatures w14:val="standardContextual"/>
          </w:rPr>
          <w:t xml:space="preserve"> </w:t>
        </w:r>
        <w:r w:rsidRPr="00D522E9">
          <w:rPr>
            <w:rFonts w:asciiTheme="majorHAnsi" w:eastAsiaTheme="minorHAnsi" w:hAnsiTheme="majorHAnsi" w:cstheme="minorBidi"/>
            <w:kern w:val="2"/>
            <w:sz w:val="20"/>
            <w:szCs w:val="20"/>
            <w14:ligatures w14:val="standardContextual"/>
          </w:rPr>
          <w:t>The customer’s base ratios are calculated by the pricing tool for each month of the delivery period</w:t>
        </w:r>
      </w:ins>
    </w:p>
    <w:p w14:paraId="30CB77AC" w14:textId="77777777" w:rsidR="00B95FCB" w:rsidRPr="00D522E9" w:rsidRDefault="00B95FCB" w:rsidP="00D6162C">
      <w:pPr>
        <w:pStyle w:val="NormalWeb"/>
        <w:numPr>
          <w:ilvl w:val="0"/>
          <w:numId w:val="73"/>
        </w:numPr>
        <w:spacing w:before="100" w:beforeAutospacing="1" w:after="100" w:afterAutospacing="1" w:line="276" w:lineRule="auto"/>
        <w:rPr>
          <w:ins w:id="625" w:author="AASHUTOSH" w:date="2025-06-19T14:14:00Z"/>
          <w:rFonts w:asciiTheme="majorHAnsi" w:eastAsiaTheme="minorHAnsi" w:hAnsiTheme="majorHAnsi" w:cstheme="minorBidi"/>
          <w:b/>
          <w:bCs/>
          <w:kern w:val="2"/>
          <w14:ligatures w14:val="standardContextual"/>
        </w:rPr>
      </w:pPr>
      <w:ins w:id="626" w:author="AASHUTOSH" w:date="2025-06-19T14:14:00Z">
        <w:r w:rsidRPr="00D522E9">
          <w:rPr>
            <w:rFonts w:asciiTheme="majorHAnsi" w:eastAsiaTheme="minorHAnsi" w:hAnsiTheme="majorHAnsi" w:cstheme="minorBidi"/>
            <w:b/>
            <w:bCs/>
            <w:kern w:val="2"/>
            <w14:ligatures w14:val="standardContextual"/>
          </w:rPr>
          <w:t xml:space="preserve">Weighted Avg. Nord Pool Trading Fee: </w:t>
        </w:r>
      </w:ins>
    </w:p>
    <w:p w14:paraId="08BAC9A5" w14:textId="77777777" w:rsidR="00B95FCB" w:rsidRPr="00D522E9" w:rsidRDefault="00B95FCB" w:rsidP="00D522E9">
      <w:pPr>
        <w:pStyle w:val="NormalWeb"/>
        <w:spacing w:line="276" w:lineRule="auto"/>
        <w:ind w:left="720"/>
        <w:jc w:val="both"/>
        <w:rPr>
          <w:ins w:id="627" w:author="AASHUTOSH" w:date="2025-06-19T14:14:00Z"/>
          <w:rFonts w:asciiTheme="majorHAnsi" w:eastAsiaTheme="minorHAnsi" w:hAnsiTheme="majorHAnsi" w:cstheme="minorBidi"/>
          <w:kern w:val="2"/>
          <w:sz w:val="20"/>
          <w:szCs w:val="20"/>
          <w14:ligatures w14:val="standardContextual"/>
        </w:rPr>
      </w:pPr>
      <w:ins w:id="628" w:author="AASHUTOSH" w:date="2025-06-19T14:14:00Z">
        <w:r w:rsidRPr="00D522E9">
          <w:rPr>
            <w:rFonts w:asciiTheme="majorHAnsi" w:eastAsiaTheme="minorHAnsi" w:hAnsiTheme="majorHAnsi" w:cstheme="minorBidi"/>
            <w:kern w:val="2"/>
            <w:sz w:val="20"/>
            <w:szCs w:val="20"/>
            <w14:ligatures w14:val="standardContextual"/>
          </w:rPr>
          <w:t>The value will be calculated from the relevant price curve and its weighted average which is as below:</w:t>
        </w:r>
      </w:ins>
    </w:p>
    <w:p w14:paraId="00D66F59" w14:textId="77777777" w:rsidR="00B95FCB" w:rsidRPr="00D522E9" w:rsidRDefault="00B95FCB" w:rsidP="00D522E9">
      <w:pPr>
        <w:pStyle w:val="NormalWeb"/>
        <w:spacing w:line="276" w:lineRule="auto"/>
        <w:ind w:left="720"/>
        <w:jc w:val="both"/>
        <w:rPr>
          <w:ins w:id="629" w:author="AASHUTOSH" w:date="2025-06-19T14:14:00Z"/>
          <w:rFonts w:asciiTheme="majorHAnsi" w:eastAsiaTheme="minorHAnsi" w:hAnsiTheme="majorHAnsi" w:cstheme="minorBidi"/>
          <w:kern w:val="2"/>
          <w:sz w:val="20"/>
          <w:szCs w:val="20"/>
          <w14:ligatures w14:val="standardContextual"/>
        </w:rPr>
      </w:pPr>
      <w:ins w:id="630" w:author="AASHUTOSH" w:date="2025-06-19T14:14:00Z">
        <w:r w:rsidRPr="00D522E9">
          <w:rPr>
            <w:rFonts w:asciiTheme="majorHAnsi" w:eastAsiaTheme="minorHAnsi" w:hAnsiTheme="majorHAnsi" w:cstheme="minorBidi"/>
            <w:kern w:val="2"/>
            <w:sz w:val="20"/>
            <w:szCs w:val="20"/>
            <w14:ligatures w14:val="standardContextual"/>
          </w:rPr>
          <w:t>Final monthly Nord Pool Trading Fee= Nord Pool Trading fee (value of price curve) * Estimated Consumption (forecasted)</w:t>
        </w:r>
      </w:ins>
    </w:p>
    <w:p w14:paraId="3D7A69D9" w14:textId="77777777" w:rsidR="00B95FCB" w:rsidRPr="00D522E9" w:rsidRDefault="00B95FCB" w:rsidP="00D522E9">
      <w:pPr>
        <w:pStyle w:val="NormalWeb"/>
        <w:spacing w:line="276" w:lineRule="auto"/>
        <w:ind w:left="720"/>
        <w:jc w:val="both"/>
        <w:rPr>
          <w:ins w:id="631" w:author="AASHUTOSH" w:date="2025-06-19T14:14:00Z"/>
          <w:rFonts w:asciiTheme="majorHAnsi" w:eastAsiaTheme="minorHAnsi" w:hAnsiTheme="majorHAnsi" w:cstheme="minorBidi"/>
          <w:kern w:val="2"/>
          <w:sz w:val="20"/>
          <w:szCs w:val="20"/>
          <w14:ligatures w14:val="standardContextual"/>
        </w:rPr>
      </w:pPr>
      <w:ins w:id="632" w:author="AASHUTOSH" w:date="2025-06-19T14:14:00Z">
        <w:r w:rsidRPr="00D522E9">
          <w:rPr>
            <w:rFonts w:asciiTheme="majorHAnsi" w:eastAsiaTheme="minorHAnsi" w:hAnsiTheme="majorHAnsi" w:cstheme="minorBidi"/>
            <w:kern w:val="2"/>
            <w:sz w:val="20"/>
            <w:szCs w:val="20"/>
            <w14:ligatures w14:val="standardContextual"/>
          </w:rPr>
          <w:lastRenderedPageBreak/>
          <w:t>Weighted Average Price for Nord Pool Trading Fee= (Sum of final monthly Nord Pool Trading fee)/ (Sum of estimated consumption)</w:t>
        </w:r>
      </w:ins>
    </w:p>
    <w:p w14:paraId="1C3B6C5F" w14:textId="77777777" w:rsidR="00B95FCB" w:rsidRPr="00D522E9" w:rsidRDefault="00B95FCB" w:rsidP="00D522E9">
      <w:pPr>
        <w:pStyle w:val="NormalWeb"/>
        <w:spacing w:line="276" w:lineRule="auto"/>
        <w:ind w:left="720"/>
        <w:jc w:val="both"/>
        <w:rPr>
          <w:ins w:id="633" w:author="AASHUTOSH" w:date="2025-06-19T14:14:00Z"/>
          <w:rFonts w:asciiTheme="majorHAnsi" w:eastAsiaTheme="minorHAnsi" w:hAnsiTheme="majorHAnsi" w:cstheme="minorBidi"/>
          <w:b/>
          <w:bCs/>
          <w:kern w:val="2"/>
          <w:sz w:val="20"/>
          <w:szCs w:val="20"/>
          <w14:ligatures w14:val="standardContextual"/>
        </w:rPr>
      </w:pPr>
      <w:ins w:id="634" w:author="AASHUTOSH" w:date="2025-06-19T14:14:00Z">
        <w:r w:rsidRPr="00D522E9">
          <w:rPr>
            <w:rFonts w:asciiTheme="majorHAnsi" w:eastAsiaTheme="minorHAnsi" w:hAnsiTheme="majorHAnsi" w:cstheme="minorBidi"/>
            <w:b/>
            <w:bCs/>
            <w:kern w:val="2"/>
            <w:sz w:val="20"/>
            <w:szCs w:val="20"/>
            <w14:ligatures w14:val="standardContextual"/>
          </w:rPr>
          <w:t>Assuming values:</w:t>
        </w:r>
      </w:ins>
    </w:p>
    <w:p w14:paraId="2EB942D8" w14:textId="428F3011" w:rsidR="00B95FCB" w:rsidRPr="00D522E9" w:rsidRDefault="008576E0" w:rsidP="00D522E9">
      <w:pPr>
        <w:pStyle w:val="NormalWeb"/>
        <w:spacing w:line="276" w:lineRule="auto"/>
        <w:ind w:left="720"/>
        <w:jc w:val="both"/>
        <w:rPr>
          <w:ins w:id="635" w:author="AASHUTOSH" w:date="2025-06-19T14:14:00Z"/>
          <w:rFonts w:asciiTheme="majorHAnsi" w:eastAsiaTheme="minorHAnsi" w:hAnsiTheme="majorHAnsi" w:cstheme="minorBidi"/>
          <w:kern w:val="2"/>
          <w:sz w:val="20"/>
          <w:szCs w:val="20"/>
          <w14:ligatures w14:val="standardContextual"/>
        </w:rPr>
      </w:pPr>
      <w:r w:rsidRPr="008576E0">
        <w:rPr>
          <w:rFonts w:asciiTheme="majorHAnsi" w:eastAsiaTheme="minorHAnsi" w:hAnsiTheme="majorHAnsi" w:cstheme="minorBidi"/>
          <w:kern w:val="2"/>
          <w:sz w:val="20"/>
          <w:szCs w:val="20"/>
          <w14:ligatures w14:val="standardContextual"/>
        </w:rPr>
        <w:t xml:space="preserve">Sum of final monthly </w:t>
      </w:r>
      <w:ins w:id="636" w:author="AASHUTOSH" w:date="2025-06-19T14:14:00Z">
        <w:r w:rsidR="00B95FCB" w:rsidRPr="00D522E9">
          <w:rPr>
            <w:rFonts w:asciiTheme="majorHAnsi" w:eastAsiaTheme="minorHAnsi" w:hAnsiTheme="majorHAnsi" w:cstheme="minorBidi"/>
            <w:kern w:val="2"/>
            <w:sz w:val="20"/>
            <w:szCs w:val="20"/>
            <w14:ligatures w14:val="standardContextual"/>
          </w:rPr>
          <w:t>Nord Pool Trading fee: 2,12,215.21</w:t>
        </w:r>
      </w:ins>
    </w:p>
    <w:p w14:paraId="14461324" w14:textId="77777777" w:rsidR="00B95FCB" w:rsidRPr="00D522E9" w:rsidRDefault="00B95FCB" w:rsidP="00D522E9">
      <w:pPr>
        <w:pStyle w:val="NormalWeb"/>
        <w:spacing w:line="276" w:lineRule="auto"/>
        <w:ind w:left="720"/>
        <w:jc w:val="both"/>
        <w:rPr>
          <w:ins w:id="637" w:author="AASHUTOSH" w:date="2025-06-19T14:14:00Z"/>
          <w:rFonts w:asciiTheme="majorHAnsi" w:eastAsiaTheme="minorHAnsi" w:hAnsiTheme="majorHAnsi" w:cstheme="minorBidi"/>
          <w:kern w:val="2"/>
          <w:sz w:val="20"/>
          <w:szCs w:val="20"/>
          <w14:ligatures w14:val="standardContextual"/>
        </w:rPr>
      </w:pPr>
      <w:ins w:id="638" w:author="AASHUTOSH" w:date="2025-06-19T14:14:00Z">
        <w:r w:rsidRPr="00D522E9">
          <w:rPr>
            <w:rFonts w:asciiTheme="majorHAnsi" w:eastAsiaTheme="minorHAnsi" w:hAnsiTheme="majorHAnsi" w:cstheme="minorBidi"/>
            <w:kern w:val="2"/>
            <w:sz w:val="20"/>
            <w:szCs w:val="20"/>
            <w14:ligatures w14:val="standardContextual"/>
          </w:rPr>
          <w:t>Estimated Consumption: 53,05,380</w:t>
        </w:r>
      </w:ins>
    </w:p>
    <w:p w14:paraId="5F59082B" w14:textId="77777777" w:rsidR="00B95FCB" w:rsidRPr="00D522E9" w:rsidRDefault="00B95FCB" w:rsidP="00D522E9">
      <w:pPr>
        <w:pStyle w:val="NormalWeb"/>
        <w:spacing w:line="276" w:lineRule="auto"/>
        <w:ind w:left="720"/>
        <w:jc w:val="both"/>
        <w:rPr>
          <w:ins w:id="639" w:author="AASHUTOSH" w:date="2025-06-19T14:14:00Z"/>
          <w:rFonts w:asciiTheme="majorHAnsi" w:eastAsiaTheme="minorHAnsi" w:hAnsiTheme="majorHAnsi" w:cstheme="minorBidi"/>
          <w:kern w:val="2"/>
          <w:sz w:val="20"/>
          <w:szCs w:val="20"/>
          <w14:ligatures w14:val="standardContextual"/>
        </w:rPr>
      </w:pPr>
      <w:ins w:id="640" w:author="AASHUTOSH" w:date="2025-06-19T14:14:00Z">
        <w:r w:rsidRPr="00D522E9">
          <w:rPr>
            <w:rFonts w:asciiTheme="majorHAnsi" w:eastAsiaTheme="minorHAnsi" w:hAnsiTheme="majorHAnsi" w:cstheme="minorBidi"/>
            <w:kern w:val="2"/>
            <w:sz w:val="20"/>
            <w:szCs w:val="20"/>
            <w14:ligatures w14:val="standardContextual"/>
          </w:rPr>
          <w:t>Weighted Average Price for Nord Pool Trading Fee= 2,12,215.21/ 53,05,380</w:t>
        </w:r>
      </w:ins>
    </w:p>
    <w:p w14:paraId="759B4D62" w14:textId="77777777" w:rsidR="00B95FCB" w:rsidRPr="00D522E9" w:rsidRDefault="00B95FCB" w:rsidP="00D522E9">
      <w:pPr>
        <w:pStyle w:val="NormalWeb"/>
        <w:spacing w:line="276" w:lineRule="auto"/>
        <w:ind w:left="720"/>
        <w:jc w:val="both"/>
        <w:rPr>
          <w:ins w:id="641" w:author="AASHUTOSH" w:date="2025-06-19T14:14:00Z"/>
          <w:rFonts w:asciiTheme="majorHAnsi" w:eastAsiaTheme="minorHAnsi" w:hAnsiTheme="majorHAnsi" w:cstheme="minorBidi"/>
          <w:kern w:val="2"/>
          <w:sz w:val="20"/>
          <w:szCs w:val="20"/>
          <w14:ligatures w14:val="standardContextual"/>
        </w:rPr>
      </w:pPr>
      <w:ins w:id="642" w:author="AASHUTOSH" w:date="2025-06-19T14:14:00Z">
        <w:r w:rsidRPr="00D522E9">
          <w:rPr>
            <w:rFonts w:asciiTheme="majorHAnsi" w:eastAsiaTheme="minorHAnsi" w:hAnsiTheme="majorHAnsi" w:cstheme="minorBidi"/>
            <w:kern w:val="2"/>
            <w:sz w:val="20"/>
            <w:szCs w:val="20"/>
            <w14:ligatures w14:val="standardContextual"/>
          </w:rPr>
          <w:t>Weighted Average Price for Nord Pool Trading Fee= 0.04</w:t>
        </w:r>
        <w:r w:rsidRPr="00D522E9">
          <w:rPr>
            <w:rFonts w:asciiTheme="majorHAnsi" w:hAnsiTheme="majorHAnsi"/>
            <w:sz w:val="20"/>
            <w:szCs w:val="20"/>
          </w:rPr>
          <w:t xml:space="preserve"> </w:t>
        </w:r>
        <w:proofErr w:type="spellStart"/>
        <w:r w:rsidRPr="00D522E9">
          <w:rPr>
            <w:rFonts w:asciiTheme="majorHAnsi" w:eastAsiaTheme="minorHAnsi" w:hAnsiTheme="majorHAnsi" w:cstheme="minorBidi"/>
            <w:kern w:val="2"/>
            <w:sz w:val="20"/>
            <w:szCs w:val="20"/>
            <w14:ligatures w14:val="standardContextual"/>
          </w:rPr>
          <w:t>øre</w:t>
        </w:r>
        <w:proofErr w:type="spellEnd"/>
        <w:r w:rsidRPr="00D522E9">
          <w:rPr>
            <w:rFonts w:asciiTheme="majorHAnsi" w:eastAsiaTheme="minorHAnsi" w:hAnsiTheme="majorHAnsi" w:cstheme="minorBidi"/>
            <w:kern w:val="2"/>
            <w:sz w:val="20"/>
            <w:szCs w:val="20"/>
            <w14:ligatures w14:val="standardContextual"/>
          </w:rPr>
          <w:t>/kWh</w:t>
        </w:r>
      </w:ins>
    </w:p>
    <w:p w14:paraId="61F49ACA" w14:textId="77777777" w:rsidR="00B95FCB" w:rsidRPr="00D522E9" w:rsidRDefault="00B95FCB" w:rsidP="00D6162C">
      <w:pPr>
        <w:pStyle w:val="NormalWeb"/>
        <w:numPr>
          <w:ilvl w:val="0"/>
          <w:numId w:val="73"/>
        </w:numPr>
        <w:spacing w:before="100" w:beforeAutospacing="1" w:after="100" w:afterAutospacing="1" w:line="276" w:lineRule="auto"/>
        <w:rPr>
          <w:ins w:id="643" w:author="AASHUTOSH" w:date="2025-06-19T14:14:00Z"/>
          <w:rFonts w:asciiTheme="majorHAnsi" w:eastAsiaTheme="minorHAnsi" w:hAnsiTheme="majorHAnsi" w:cstheme="minorBidi"/>
          <w:b/>
          <w:bCs/>
          <w:kern w:val="2"/>
          <w14:ligatures w14:val="standardContextual"/>
        </w:rPr>
      </w:pPr>
      <w:ins w:id="644" w:author="AASHUTOSH" w:date="2025-06-19T14:14:00Z">
        <w:r w:rsidRPr="00D522E9">
          <w:rPr>
            <w:rFonts w:asciiTheme="majorHAnsi" w:eastAsiaTheme="minorHAnsi" w:hAnsiTheme="majorHAnsi" w:cstheme="minorBidi"/>
            <w:b/>
            <w:bCs/>
            <w:kern w:val="2"/>
            <w14:ligatures w14:val="standardContextual"/>
          </w:rPr>
          <w:t>Weighted Avg. of Nord Pool annual fee</w:t>
        </w:r>
      </w:ins>
    </w:p>
    <w:p w14:paraId="7FE330B0" w14:textId="77777777" w:rsidR="00B95FCB" w:rsidRPr="00D522E9" w:rsidRDefault="00B95FCB" w:rsidP="00D522E9">
      <w:pPr>
        <w:pStyle w:val="NormalWeb"/>
        <w:spacing w:line="276" w:lineRule="auto"/>
        <w:ind w:left="720"/>
        <w:jc w:val="both"/>
        <w:rPr>
          <w:ins w:id="645" w:author="AASHUTOSH" w:date="2025-06-19T14:14:00Z"/>
          <w:rFonts w:asciiTheme="majorHAnsi" w:eastAsiaTheme="minorHAnsi" w:hAnsiTheme="majorHAnsi" w:cstheme="minorBidi"/>
          <w:kern w:val="2"/>
          <w:sz w:val="20"/>
          <w:szCs w:val="20"/>
          <w14:ligatures w14:val="standardContextual"/>
        </w:rPr>
      </w:pPr>
      <w:ins w:id="646" w:author="AASHUTOSH" w:date="2025-06-19T14:14:00Z">
        <w:r w:rsidRPr="00D522E9">
          <w:rPr>
            <w:rFonts w:asciiTheme="majorHAnsi" w:eastAsiaTheme="minorHAnsi" w:hAnsiTheme="majorHAnsi" w:cstheme="minorBidi"/>
            <w:kern w:val="2"/>
            <w:sz w:val="20"/>
            <w:szCs w:val="20"/>
            <w14:ligatures w14:val="standardContextual"/>
          </w:rPr>
          <w:t>The value will be calculated from the relevant price curve and its weighted average which is as below:</w:t>
        </w:r>
      </w:ins>
    </w:p>
    <w:p w14:paraId="49CFD310" w14:textId="77777777" w:rsidR="00B95FCB" w:rsidRPr="00D522E9" w:rsidRDefault="00B95FCB" w:rsidP="00D522E9">
      <w:pPr>
        <w:pStyle w:val="NormalWeb"/>
        <w:spacing w:line="276" w:lineRule="auto"/>
        <w:ind w:left="720"/>
        <w:jc w:val="both"/>
        <w:rPr>
          <w:ins w:id="647" w:author="AASHUTOSH" w:date="2025-06-19T14:14:00Z"/>
          <w:rFonts w:asciiTheme="majorHAnsi" w:eastAsiaTheme="minorHAnsi" w:hAnsiTheme="majorHAnsi" w:cstheme="minorBidi"/>
          <w:kern w:val="2"/>
          <w:sz w:val="20"/>
          <w:szCs w:val="20"/>
          <w14:ligatures w14:val="standardContextual"/>
        </w:rPr>
      </w:pPr>
      <w:ins w:id="648" w:author="AASHUTOSH" w:date="2025-06-19T14:14:00Z">
        <w:r w:rsidRPr="00D522E9">
          <w:rPr>
            <w:rFonts w:asciiTheme="majorHAnsi" w:eastAsiaTheme="minorHAnsi" w:hAnsiTheme="majorHAnsi" w:cstheme="minorBidi"/>
            <w:kern w:val="2"/>
            <w:sz w:val="20"/>
            <w:szCs w:val="20"/>
            <w14:ligatures w14:val="standardContextual"/>
          </w:rPr>
          <w:t>Final monthly Nord Pool Annual Fee= Nord Pool Annual fee (value of price curve) * Estimated Consumption (forecasted)</w:t>
        </w:r>
      </w:ins>
    </w:p>
    <w:p w14:paraId="44E0E1DB" w14:textId="77777777" w:rsidR="00B95FCB" w:rsidRPr="00D522E9" w:rsidRDefault="00B95FCB" w:rsidP="00D522E9">
      <w:pPr>
        <w:pStyle w:val="NormalWeb"/>
        <w:spacing w:line="276" w:lineRule="auto"/>
        <w:ind w:left="720"/>
        <w:jc w:val="both"/>
        <w:rPr>
          <w:ins w:id="649" w:author="AASHUTOSH" w:date="2025-06-19T14:14:00Z"/>
          <w:rFonts w:asciiTheme="majorHAnsi" w:eastAsiaTheme="minorHAnsi" w:hAnsiTheme="majorHAnsi" w:cstheme="minorBidi"/>
          <w:kern w:val="2"/>
          <w:sz w:val="20"/>
          <w:szCs w:val="20"/>
          <w14:ligatures w14:val="standardContextual"/>
        </w:rPr>
      </w:pPr>
      <w:ins w:id="650" w:author="AASHUTOSH" w:date="2025-06-19T14:14:00Z">
        <w:r w:rsidRPr="00D522E9">
          <w:rPr>
            <w:rFonts w:asciiTheme="majorHAnsi" w:eastAsiaTheme="minorHAnsi" w:hAnsiTheme="majorHAnsi" w:cstheme="minorBidi"/>
            <w:kern w:val="2"/>
            <w:sz w:val="20"/>
            <w:szCs w:val="20"/>
            <w14:ligatures w14:val="standardContextual"/>
          </w:rPr>
          <w:t>Weighted Average Price for Nord Pool Annual Fee= (Sum of final monthly Nord Pool Annual fee)/ (Sum of estimated consumption)</w:t>
        </w:r>
      </w:ins>
    </w:p>
    <w:p w14:paraId="3CB177FE" w14:textId="5F165E14" w:rsidR="00B95FCB" w:rsidRPr="008576E0" w:rsidRDefault="008576E0" w:rsidP="00D522E9">
      <w:pPr>
        <w:pStyle w:val="NormalWeb"/>
        <w:spacing w:line="276" w:lineRule="auto"/>
        <w:ind w:left="720"/>
        <w:jc w:val="both"/>
        <w:rPr>
          <w:ins w:id="651" w:author="AASHUTOSH" w:date="2025-06-19T14:14:00Z"/>
          <w:rFonts w:asciiTheme="majorHAnsi" w:eastAsiaTheme="minorHAnsi" w:hAnsiTheme="majorHAnsi" w:cstheme="minorBidi"/>
          <w:kern w:val="2"/>
          <w:sz w:val="20"/>
          <w:szCs w:val="20"/>
          <w14:ligatures w14:val="standardContextual"/>
        </w:rPr>
      </w:pPr>
      <w:proofErr w:type="gramStart"/>
      <w:r w:rsidRPr="008576E0">
        <w:rPr>
          <w:rFonts w:asciiTheme="majorHAnsi" w:eastAsiaTheme="minorHAnsi" w:hAnsiTheme="majorHAnsi" w:cstheme="minorBidi"/>
          <w:kern w:val="2"/>
          <w:sz w:val="20"/>
          <w:szCs w:val="20"/>
          <w14:ligatures w14:val="standardContextual"/>
        </w:rPr>
        <w:t>Sum</w:t>
      </w:r>
      <w:proofErr w:type="gramEnd"/>
      <w:r w:rsidRPr="008576E0">
        <w:rPr>
          <w:rFonts w:asciiTheme="majorHAnsi" w:eastAsiaTheme="minorHAnsi" w:hAnsiTheme="majorHAnsi" w:cstheme="minorBidi"/>
          <w:kern w:val="2"/>
          <w:sz w:val="20"/>
          <w:szCs w:val="20"/>
          <w14:ligatures w14:val="standardContextual"/>
        </w:rPr>
        <w:t xml:space="preserve"> of final monthly </w:t>
      </w:r>
      <w:ins w:id="652" w:author="AASHUTOSH" w:date="2025-06-19T14:14:00Z">
        <w:r w:rsidR="00B95FCB" w:rsidRPr="008576E0">
          <w:rPr>
            <w:rFonts w:asciiTheme="majorHAnsi" w:eastAsiaTheme="minorHAnsi" w:hAnsiTheme="majorHAnsi" w:cstheme="minorBidi"/>
            <w:kern w:val="2"/>
            <w:sz w:val="20"/>
            <w:szCs w:val="20"/>
            <w14:ligatures w14:val="standardContextual"/>
          </w:rPr>
          <w:t>Nord Pool Annual fee: 21,221.52</w:t>
        </w:r>
      </w:ins>
    </w:p>
    <w:p w14:paraId="7F5527E2" w14:textId="77777777" w:rsidR="00B95FCB" w:rsidRPr="008576E0" w:rsidRDefault="00B95FCB" w:rsidP="00D522E9">
      <w:pPr>
        <w:pStyle w:val="NormalWeb"/>
        <w:spacing w:line="276" w:lineRule="auto"/>
        <w:ind w:left="720"/>
        <w:jc w:val="both"/>
        <w:rPr>
          <w:ins w:id="653" w:author="AASHUTOSH" w:date="2025-06-19T14:14:00Z"/>
          <w:rFonts w:asciiTheme="majorHAnsi" w:eastAsiaTheme="minorHAnsi" w:hAnsiTheme="majorHAnsi" w:cstheme="minorBidi"/>
          <w:kern w:val="2"/>
          <w:sz w:val="20"/>
          <w:szCs w:val="20"/>
          <w14:ligatures w14:val="standardContextual"/>
        </w:rPr>
      </w:pPr>
      <w:ins w:id="654" w:author="AASHUTOSH" w:date="2025-06-19T14:14:00Z">
        <w:r w:rsidRPr="008576E0">
          <w:rPr>
            <w:rFonts w:asciiTheme="majorHAnsi" w:eastAsiaTheme="minorHAnsi" w:hAnsiTheme="majorHAnsi" w:cstheme="minorBidi"/>
            <w:kern w:val="2"/>
            <w:sz w:val="20"/>
            <w:szCs w:val="20"/>
            <w14:ligatures w14:val="standardContextual"/>
          </w:rPr>
          <w:t>Estimated Consumption: 53,05,380</w:t>
        </w:r>
      </w:ins>
    </w:p>
    <w:p w14:paraId="00E80D6E" w14:textId="77777777" w:rsidR="00B95FCB" w:rsidRPr="008576E0" w:rsidRDefault="00B95FCB" w:rsidP="00D522E9">
      <w:pPr>
        <w:pStyle w:val="NormalWeb"/>
        <w:spacing w:line="276" w:lineRule="auto"/>
        <w:ind w:left="720"/>
        <w:jc w:val="both"/>
        <w:rPr>
          <w:ins w:id="655" w:author="AASHUTOSH" w:date="2025-06-19T14:14:00Z"/>
          <w:rFonts w:asciiTheme="majorHAnsi" w:eastAsiaTheme="minorHAnsi" w:hAnsiTheme="majorHAnsi" w:cstheme="minorBidi"/>
          <w:kern w:val="2"/>
          <w:sz w:val="20"/>
          <w:szCs w:val="20"/>
          <w14:ligatures w14:val="standardContextual"/>
        </w:rPr>
      </w:pPr>
      <w:ins w:id="656" w:author="AASHUTOSH" w:date="2025-06-19T14:14:00Z">
        <w:r w:rsidRPr="008576E0">
          <w:rPr>
            <w:rFonts w:asciiTheme="majorHAnsi" w:eastAsiaTheme="minorHAnsi" w:hAnsiTheme="majorHAnsi" w:cstheme="minorBidi"/>
            <w:kern w:val="2"/>
            <w:sz w:val="20"/>
            <w:szCs w:val="20"/>
            <w14:ligatures w14:val="standardContextual"/>
          </w:rPr>
          <w:t>Weighted Average Price for Nord Pool Annual Fee= 21,221.52/53,05,380</w:t>
        </w:r>
      </w:ins>
    </w:p>
    <w:p w14:paraId="6157E00B" w14:textId="77777777" w:rsidR="00B95FCB" w:rsidRPr="008576E0" w:rsidRDefault="00B95FCB" w:rsidP="00D522E9">
      <w:pPr>
        <w:pStyle w:val="NormalWeb"/>
        <w:spacing w:line="276" w:lineRule="auto"/>
        <w:ind w:left="720"/>
        <w:jc w:val="both"/>
        <w:rPr>
          <w:ins w:id="657" w:author="AASHUTOSH" w:date="2025-06-19T14:14:00Z"/>
          <w:rFonts w:asciiTheme="majorHAnsi" w:eastAsiaTheme="minorHAnsi" w:hAnsiTheme="majorHAnsi" w:cstheme="minorBidi"/>
          <w:kern w:val="2"/>
          <w:sz w:val="20"/>
          <w:szCs w:val="20"/>
          <w14:ligatures w14:val="standardContextual"/>
        </w:rPr>
      </w:pPr>
      <w:ins w:id="658" w:author="AASHUTOSH" w:date="2025-06-19T14:14:00Z">
        <w:r w:rsidRPr="008576E0">
          <w:rPr>
            <w:rFonts w:asciiTheme="majorHAnsi" w:eastAsiaTheme="minorHAnsi" w:hAnsiTheme="majorHAnsi" w:cstheme="minorBidi"/>
            <w:kern w:val="2"/>
            <w:sz w:val="20"/>
            <w:szCs w:val="20"/>
            <w14:ligatures w14:val="standardContextual"/>
          </w:rPr>
          <w:t xml:space="preserve">Weighted Average Price for Nord Pool Annual Fee= 0.004 </w:t>
        </w:r>
        <w:proofErr w:type="spellStart"/>
        <w:r w:rsidRPr="008576E0">
          <w:rPr>
            <w:rFonts w:asciiTheme="majorHAnsi" w:eastAsiaTheme="minorHAnsi" w:hAnsiTheme="majorHAnsi" w:cstheme="minorBidi"/>
            <w:kern w:val="2"/>
            <w:sz w:val="20"/>
            <w:szCs w:val="20"/>
            <w14:ligatures w14:val="standardContextual"/>
          </w:rPr>
          <w:t>øre</w:t>
        </w:r>
        <w:proofErr w:type="spellEnd"/>
        <w:r w:rsidRPr="008576E0">
          <w:rPr>
            <w:rFonts w:asciiTheme="majorHAnsi" w:eastAsiaTheme="minorHAnsi" w:hAnsiTheme="majorHAnsi" w:cstheme="minorBidi"/>
            <w:kern w:val="2"/>
            <w:sz w:val="20"/>
            <w:szCs w:val="20"/>
            <w14:ligatures w14:val="standardContextual"/>
          </w:rPr>
          <w:t>/kWh</w:t>
        </w:r>
      </w:ins>
    </w:p>
    <w:p w14:paraId="033AF0D9" w14:textId="77777777" w:rsidR="00B95FCB" w:rsidRPr="00D522E9" w:rsidRDefault="00B95FCB" w:rsidP="00D6162C">
      <w:pPr>
        <w:pStyle w:val="NormalWeb"/>
        <w:numPr>
          <w:ilvl w:val="0"/>
          <w:numId w:val="73"/>
        </w:numPr>
        <w:spacing w:before="100" w:beforeAutospacing="1" w:after="100" w:afterAutospacing="1" w:line="276" w:lineRule="auto"/>
        <w:rPr>
          <w:ins w:id="659" w:author="AASHUTOSH" w:date="2025-06-19T14:14:00Z"/>
          <w:rFonts w:asciiTheme="majorHAnsi" w:eastAsiaTheme="minorHAnsi" w:hAnsiTheme="majorHAnsi" w:cstheme="minorBidi"/>
          <w:b/>
          <w:bCs/>
          <w:kern w:val="2"/>
          <w14:ligatures w14:val="standardContextual"/>
        </w:rPr>
      </w:pPr>
      <w:ins w:id="660" w:author="AASHUTOSH" w:date="2025-06-19T14:14:00Z">
        <w:r w:rsidRPr="00D522E9">
          <w:rPr>
            <w:rFonts w:asciiTheme="majorHAnsi" w:eastAsiaTheme="minorHAnsi" w:hAnsiTheme="majorHAnsi" w:cstheme="minorBidi"/>
            <w:b/>
            <w:bCs/>
            <w:kern w:val="2"/>
            <w14:ligatures w14:val="standardContextual"/>
          </w:rPr>
          <w:t>Weighted Avg. of Imbalance fee</w:t>
        </w:r>
      </w:ins>
    </w:p>
    <w:p w14:paraId="07367486" w14:textId="77777777" w:rsidR="00B95FCB" w:rsidRPr="00D522E9" w:rsidRDefault="00B95FCB" w:rsidP="00D522E9">
      <w:pPr>
        <w:pStyle w:val="NormalWeb"/>
        <w:spacing w:line="276" w:lineRule="auto"/>
        <w:ind w:left="720"/>
        <w:jc w:val="both"/>
        <w:rPr>
          <w:ins w:id="661" w:author="AASHUTOSH" w:date="2025-06-19T14:14:00Z"/>
          <w:rFonts w:asciiTheme="majorHAnsi" w:eastAsiaTheme="minorHAnsi" w:hAnsiTheme="majorHAnsi" w:cstheme="minorBidi"/>
          <w:kern w:val="2"/>
          <w:sz w:val="20"/>
          <w:szCs w:val="20"/>
          <w14:ligatures w14:val="standardContextual"/>
        </w:rPr>
      </w:pPr>
      <w:ins w:id="662" w:author="AASHUTOSH" w:date="2025-06-19T14:14:00Z">
        <w:r w:rsidRPr="00D522E9">
          <w:rPr>
            <w:rFonts w:asciiTheme="majorHAnsi" w:eastAsiaTheme="minorHAnsi" w:hAnsiTheme="majorHAnsi" w:cstheme="minorBidi"/>
            <w:kern w:val="2"/>
            <w:sz w:val="20"/>
            <w:szCs w:val="20"/>
            <w14:ligatures w14:val="standardContextual"/>
          </w:rPr>
          <w:t> The value will be calculated from the relevant price curve and its weighted average which is as below:</w:t>
        </w:r>
      </w:ins>
    </w:p>
    <w:p w14:paraId="4F20FB4B" w14:textId="77777777" w:rsidR="00B95FCB" w:rsidRPr="00D522E9" w:rsidRDefault="00B95FCB" w:rsidP="00D522E9">
      <w:pPr>
        <w:pStyle w:val="NormalWeb"/>
        <w:spacing w:line="276" w:lineRule="auto"/>
        <w:ind w:left="720"/>
        <w:jc w:val="both"/>
        <w:rPr>
          <w:ins w:id="663" w:author="AASHUTOSH" w:date="2025-06-19T14:14:00Z"/>
          <w:rFonts w:asciiTheme="majorHAnsi" w:eastAsiaTheme="minorHAnsi" w:hAnsiTheme="majorHAnsi" w:cstheme="minorBidi"/>
          <w:kern w:val="2"/>
          <w:sz w:val="20"/>
          <w:szCs w:val="20"/>
          <w14:ligatures w14:val="standardContextual"/>
        </w:rPr>
      </w:pPr>
      <w:ins w:id="664" w:author="AASHUTOSH" w:date="2025-06-19T14:14:00Z">
        <w:r w:rsidRPr="00D522E9">
          <w:rPr>
            <w:rFonts w:asciiTheme="majorHAnsi" w:eastAsiaTheme="minorHAnsi" w:hAnsiTheme="majorHAnsi" w:cstheme="minorBidi"/>
            <w:kern w:val="2"/>
            <w:sz w:val="20"/>
            <w:szCs w:val="20"/>
            <w14:ligatures w14:val="standardContextual"/>
          </w:rPr>
          <w:t>Final monthly Imbalance Fee= Imbalance fee (value of price curve) * Estimated Consumption (forecasted)</w:t>
        </w:r>
      </w:ins>
    </w:p>
    <w:p w14:paraId="3F554913" w14:textId="77777777" w:rsidR="00B95FCB" w:rsidRPr="00D522E9" w:rsidRDefault="00B95FCB" w:rsidP="00D522E9">
      <w:pPr>
        <w:pStyle w:val="NormalWeb"/>
        <w:spacing w:line="276" w:lineRule="auto"/>
        <w:ind w:left="720"/>
        <w:jc w:val="both"/>
        <w:rPr>
          <w:ins w:id="665" w:author="AASHUTOSH" w:date="2025-06-19T14:14:00Z"/>
          <w:rFonts w:asciiTheme="majorHAnsi" w:eastAsiaTheme="minorHAnsi" w:hAnsiTheme="majorHAnsi" w:cstheme="minorBidi"/>
          <w:kern w:val="2"/>
          <w:sz w:val="20"/>
          <w:szCs w:val="20"/>
          <w14:ligatures w14:val="standardContextual"/>
        </w:rPr>
      </w:pPr>
      <w:ins w:id="666" w:author="AASHUTOSH" w:date="2025-06-19T14:14:00Z">
        <w:r w:rsidRPr="00D522E9">
          <w:rPr>
            <w:rFonts w:asciiTheme="majorHAnsi" w:eastAsiaTheme="minorHAnsi" w:hAnsiTheme="majorHAnsi" w:cstheme="minorBidi"/>
            <w:kern w:val="2"/>
            <w:sz w:val="20"/>
            <w:szCs w:val="20"/>
            <w14:ligatures w14:val="standardContextual"/>
          </w:rPr>
          <w:t>Weighted Average Price Imbalance fee = (Sum of final monthly Imbalance fee)/ (Sum of estimated consumption)</w:t>
        </w:r>
      </w:ins>
    </w:p>
    <w:p w14:paraId="6A277C95" w14:textId="5F370DB4" w:rsidR="00B95FCB" w:rsidRPr="008576E0" w:rsidRDefault="008576E0" w:rsidP="00D522E9">
      <w:pPr>
        <w:pStyle w:val="NormalWeb"/>
        <w:spacing w:line="276" w:lineRule="auto"/>
        <w:ind w:left="720"/>
        <w:jc w:val="both"/>
        <w:rPr>
          <w:ins w:id="667" w:author="AASHUTOSH" w:date="2025-06-19T14:14:00Z"/>
          <w:rFonts w:asciiTheme="majorHAnsi" w:eastAsiaTheme="minorHAnsi" w:hAnsiTheme="majorHAnsi" w:cstheme="minorBidi"/>
          <w:kern w:val="2"/>
          <w:sz w:val="20"/>
          <w:szCs w:val="20"/>
          <w14:ligatures w14:val="standardContextual"/>
        </w:rPr>
      </w:pPr>
      <w:proofErr w:type="gramStart"/>
      <w:r w:rsidRPr="008576E0">
        <w:rPr>
          <w:rFonts w:asciiTheme="majorHAnsi" w:eastAsiaTheme="minorHAnsi" w:hAnsiTheme="majorHAnsi" w:cstheme="minorBidi"/>
          <w:kern w:val="2"/>
          <w:sz w:val="20"/>
          <w:szCs w:val="20"/>
          <w14:ligatures w14:val="standardContextual"/>
        </w:rPr>
        <w:t>Sum</w:t>
      </w:r>
      <w:proofErr w:type="gramEnd"/>
      <w:r w:rsidRPr="008576E0">
        <w:rPr>
          <w:rFonts w:asciiTheme="majorHAnsi" w:eastAsiaTheme="minorHAnsi" w:hAnsiTheme="majorHAnsi" w:cstheme="minorBidi"/>
          <w:kern w:val="2"/>
          <w:sz w:val="20"/>
          <w:szCs w:val="20"/>
          <w14:ligatures w14:val="standardContextual"/>
        </w:rPr>
        <w:t xml:space="preserve"> of final monthly </w:t>
      </w:r>
      <w:ins w:id="668" w:author="AASHUTOSH" w:date="2025-06-19T14:14:00Z">
        <w:r w:rsidR="00B95FCB" w:rsidRPr="008576E0">
          <w:rPr>
            <w:rFonts w:asciiTheme="majorHAnsi" w:eastAsiaTheme="minorHAnsi" w:hAnsiTheme="majorHAnsi" w:cstheme="minorBidi"/>
            <w:kern w:val="2"/>
            <w:sz w:val="20"/>
            <w:szCs w:val="20"/>
            <w14:ligatures w14:val="standardContextual"/>
          </w:rPr>
          <w:t>Imbalance fee: 21,44,105.35</w:t>
        </w:r>
      </w:ins>
    </w:p>
    <w:p w14:paraId="07E36069" w14:textId="77777777" w:rsidR="00B95FCB" w:rsidRPr="008576E0" w:rsidRDefault="00B95FCB" w:rsidP="00D522E9">
      <w:pPr>
        <w:pStyle w:val="NormalWeb"/>
        <w:spacing w:line="276" w:lineRule="auto"/>
        <w:ind w:left="720"/>
        <w:jc w:val="both"/>
        <w:rPr>
          <w:ins w:id="669" w:author="AASHUTOSH" w:date="2025-06-19T14:14:00Z"/>
          <w:rFonts w:asciiTheme="majorHAnsi" w:eastAsiaTheme="minorHAnsi" w:hAnsiTheme="majorHAnsi" w:cstheme="minorBidi"/>
          <w:kern w:val="2"/>
          <w:sz w:val="20"/>
          <w:szCs w:val="20"/>
          <w14:ligatures w14:val="standardContextual"/>
        </w:rPr>
      </w:pPr>
      <w:ins w:id="670" w:author="AASHUTOSH" w:date="2025-06-19T14:14:00Z">
        <w:r w:rsidRPr="008576E0">
          <w:rPr>
            <w:rFonts w:asciiTheme="majorHAnsi" w:eastAsiaTheme="minorHAnsi" w:hAnsiTheme="majorHAnsi" w:cstheme="minorBidi"/>
            <w:kern w:val="2"/>
            <w:sz w:val="20"/>
            <w:szCs w:val="20"/>
            <w14:ligatures w14:val="standardContextual"/>
          </w:rPr>
          <w:t>Estimated Consumption: 53,05,380</w:t>
        </w:r>
      </w:ins>
    </w:p>
    <w:p w14:paraId="38F64E6C" w14:textId="77777777" w:rsidR="00B95FCB" w:rsidRPr="008576E0" w:rsidRDefault="00B95FCB" w:rsidP="00D522E9">
      <w:pPr>
        <w:pStyle w:val="NormalWeb"/>
        <w:spacing w:line="276" w:lineRule="auto"/>
        <w:ind w:left="720"/>
        <w:jc w:val="both"/>
        <w:rPr>
          <w:ins w:id="671" w:author="AASHUTOSH" w:date="2025-06-19T14:14:00Z"/>
          <w:rFonts w:asciiTheme="majorHAnsi" w:eastAsiaTheme="minorHAnsi" w:hAnsiTheme="majorHAnsi" w:cstheme="minorBidi"/>
          <w:kern w:val="2"/>
          <w:sz w:val="20"/>
          <w:szCs w:val="20"/>
          <w14:ligatures w14:val="standardContextual"/>
        </w:rPr>
      </w:pPr>
      <w:ins w:id="672" w:author="AASHUTOSH" w:date="2025-06-19T14:14:00Z">
        <w:r w:rsidRPr="008576E0">
          <w:rPr>
            <w:rFonts w:asciiTheme="majorHAnsi" w:eastAsiaTheme="minorHAnsi" w:hAnsiTheme="majorHAnsi" w:cstheme="minorBidi"/>
            <w:kern w:val="2"/>
            <w:sz w:val="20"/>
            <w:szCs w:val="20"/>
            <w14:ligatures w14:val="standardContextual"/>
          </w:rPr>
          <w:t>Weighted Average Price Imbalance fee = 21,44,105.35/53,05,380</w:t>
        </w:r>
      </w:ins>
    </w:p>
    <w:p w14:paraId="063BD578" w14:textId="7A6268FF" w:rsidR="00B95FCB" w:rsidRPr="008576E0" w:rsidRDefault="00B95FCB" w:rsidP="00C7750A">
      <w:pPr>
        <w:pStyle w:val="NormalWeb"/>
        <w:spacing w:line="276" w:lineRule="auto"/>
        <w:ind w:left="720"/>
        <w:jc w:val="both"/>
        <w:rPr>
          <w:ins w:id="673" w:author="AASHUTOSH" w:date="2025-06-19T14:14:00Z"/>
          <w:rFonts w:asciiTheme="majorHAnsi" w:eastAsiaTheme="minorHAnsi" w:hAnsiTheme="majorHAnsi" w:cstheme="minorBidi"/>
          <w:kern w:val="2"/>
          <w:sz w:val="20"/>
          <w:szCs w:val="20"/>
          <w14:ligatures w14:val="standardContextual"/>
        </w:rPr>
      </w:pPr>
      <w:ins w:id="674" w:author="AASHUTOSH" w:date="2025-06-19T14:14:00Z">
        <w:r w:rsidRPr="008576E0">
          <w:rPr>
            <w:rFonts w:asciiTheme="majorHAnsi" w:eastAsiaTheme="minorHAnsi" w:hAnsiTheme="majorHAnsi" w:cstheme="minorBidi"/>
            <w:kern w:val="2"/>
            <w:sz w:val="20"/>
            <w:szCs w:val="20"/>
            <w14:ligatures w14:val="standardContextual"/>
          </w:rPr>
          <w:t xml:space="preserve">Weighted Average Price Imbalance fee = 0.404 </w:t>
        </w:r>
        <w:proofErr w:type="spellStart"/>
        <w:r w:rsidRPr="008576E0">
          <w:rPr>
            <w:rFonts w:asciiTheme="majorHAnsi" w:eastAsiaTheme="minorHAnsi" w:hAnsiTheme="majorHAnsi" w:cstheme="minorBidi"/>
            <w:kern w:val="2"/>
            <w:sz w:val="20"/>
            <w:szCs w:val="20"/>
            <w14:ligatures w14:val="standardContextual"/>
          </w:rPr>
          <w:t>øre</w:t>
        </w:r>
        <w:proofErr w:type="spellEnd"/>
        <w:r w:rsidRPr="008576E0">
          <w:rPr>
            <w:rFonts w:asciiTheme="majorHAnsi" w:eastAsiaTheme="minorHAnsi" w:hAnsiTheme="majorHAnsi" w:cstheme="minorBidi"/>
            <w:kern w:val="2"/>
            <w:sz w:val="20"/>
            <w:szCs w:val="20"/>
            <w14:ligatures w14:val="standardContextual"/>
          </w:rPr>
          <w:t>/kWh</w:t>
        </w:r>
      </w:ins>
    </w:p>
    <w:p w14:paraId="4078FE76" w14:textId="77777777" w:rsidR="00B95FCB" w:rsidRPr="00D522E9" w:rsidRDefault="00B95FCB" w:rsidP="00D6162C">
      <w:pPr>
        <w:pStyle w:val="NormalWeb"/>
        <w:numPr>
          <w:ilvl w:val="0"/>
          <w:numId w:val="73"/>
        </w:numPr>
        <w:spacing w:before="100" w:beforeAutospacing="1" w:after="100" w:afterAutospacing="1" w:line="276" w:lineRule="auto"/>
        <w:rPr>
          <w:ins w:id="675" w:author="AASHUTOSH" w:date="2025-06-19T14:14:00Z"/>
          <w:rFonts w:asciiTheme="majorHAnsi" w:eastAsiaTheme="minorHAnsi" w:hAnsiTheme="majorHAnsi" w:cstheme="minorBidi"/>
          <w:b/>
          <w:bCs/>
          <w:kern w:val="2"/>
          <w:sz w:val="20"/>
          <w:szCs w:val="20"/>
          <w14:ligatures w14:val="standardContextual"/>
        </w:rPr>
      </w:pPr>
      <w:ins w:id="676" w:author="AASHUTOSH" w:date="2025-06-19T14:14:00Z">
        <w:r w:rsidRPr="00D522E9">
          <w:rPr>
            <w:rFonts w:asciiTheme="majorHAnsi" w:eastAsiaTheme="minorHAnsi" w:hAnsiTheme="majorHAnsi" w:cstheme="minorBidi"/>
            <w:b/>
            <w:bCs/>
            <w:kern w:val="2"/>
            <w14:ligatures w14:val="standardContextual"/>
          </w:rPr>
          <w:t>Extended payment terms fee:</w:t>
        </w:r>
        <w:r w:rsidRPr="00B95FCB">
          <w:rPr>
            <w:rFonts w:asciiTheme="minorHAnsi" w:eastAsiaTheme="minorHAnsi" w:hAnsiTheme="minorHAnsi" w:cstheme="minorBidi"/>
            <w:b/>
            <w:bCs/>
            <w:kern w:val="2"/>
            <w14:ligatures w14:val="standardContextual"/>
          </w:rPr>
          <w:t xml:space="preserve"> </w:t>
        </w:r>
        <w:r w:rsidRPr="00D522E9">
          <w:rPr>
            <w:rFonts w:asciiTheme="majorHAnsi" w:eastAsiaTheme="minorHAnsi" w:hAnsiTheme="majorHAnsi" w:cstheme="minorBidi"/>
            <w:kern w:val="2"/>
            <w:sz w:val="20"/>
            <w:szCs w:val="20"/>
            <w14:ligatures w14:val="standardContextual"/>
          </w:rPr>
          <w:t>Single value added by KAM/AM</w:t>
        </w:r>
      </w:ins>
    </w:p>
    <w:p w14:paraId="7CC6D299" w14:textId="0279AC6F" w:rsidR="00B95FCB" w:rsidRPr="00D522E9" w:rsidRDefault="00B95FCB" w:rsidP="00D522E9">
      <w:pPr>
        <w:pStyle w:val="NormalWeb"/>
        <w:spacing w:line="276" w:lineRule="auto"/>
        <w:rPr>
          <w:ins w:id="677" w:author="AASHUTOSH" w:date="2025-06-19T14:14:00Z"/>
          <w:rFonts w:asciiTheme="majorHAnsi" w:eastAsiaTheme="minorHAnsi" w:hAnsiTheme="majorHAnsi" w:cstheme="minorBidi"/>
          <w:kern w:val="2"/>
          <w:sz w:val="20"/>
          <w:szCs w:val="20"/>
          <w14:ligatures w14:val="standardContextual"/>
        </w:rPr>
      </w:pPr>
      <w:ins w:id="678" w:author="AASHUTOSH" w:date="2025-06-19T14:14:00Z">
        <w:r w:rsidRPr="00D522E9">
          <w:rPr>
            <w:rFonts w:asciiTheme="majorHAnsi" w:eastAsiaTheme="minorHAnsi" w:hAnsiTheme="majorHAnsi" w:cstheme="minorBidi"/>
            <w:kern w:val="2"/>
            <w:sz w:val="20"/>
            <w:szCs w:val="20"/>
            <w14:ligatures w14:val="standardContextual"/>
          </w:rPr>
          <w:lastRenderedPageBreak/>
          <w:t xml:space="preserve">Extended payment term fee: 0.2 </w:t>
        </w:r>
        <w:proofErr w:type="spellStart"/>
        <w:r w:rsidRPr="00D522E9">
          <w:rPr>
            <w:rFonts w:asciiTheme="majorHAnsi" w:eastAsiaTheme="minorHAnsi" w:hAnsiTheme="majorHAnsi" w:cstheme="minorBidi"/>
            <w:kern w:val="2"/>
            <w:sz w:val="20"/>
            <w:szCs w:val="20"/>
            <w14:ligatures w14:val="standardContextual"/>
          </w:rPr>
          <w:t>øre</w:t>
        </w:r>
        <w:proofErr w:type="spellEnd"/>
        <w:r w:rsidRPr="00D522E9">
          <w:rPr>
            <w:rFonts w:asciiTheme="majorHAnsi" w:eastAsiaTheme="minorHAnsi" w:hAnsiTheme="majorHAnsi" w:cstheme="minorBidi"/>
            <w:kern w:val="2"/>
            <w:sz w:val="20"/>
            <w:szCs w:val="20"/>
            <w14:ligatures w14:val="standardContextual"/>
          </w:rPr>
          <w:t>/kWh</w:t>
        </w:r>
      </w:ins>
      <w:ins w:id="679" w:author="AASHUTOSH" w:date="2025-06-19T19:41:00Z">
        <w:r w:rsidR="00D522E9">
          <w:rPr>
            <w:rFonts w:asciiTheme="majorHAnsi" w:eastAsiaTheme="minorHAnsi" w:hAnsiTheme="majorHAnsi" w:cstheme="minorBidi"/>
            <w:kern w:val="2"/>
            <w:sz w:val="20"/>
            <w:szCs w:val="20"/>
            <w14:ligatures w14:val="standardContextual"/>
          </w:rPr>
          <w:t xml:space="preserve"> </w:t>
        </w:r>
        <w:r w:rsidR="00D522E9" w:rsidRPr="00D522E9">
          <w:rPr>
            <w:rFonts w:asciiTheme="majorHAnsi" w:eastAsiaTheme="minorHAnsi" w:hAnsiTheme="majorHAnsi" w:cstheme="minorBidi"/>
            <w:kern w:val="2"/>
            <w:sz w:val="20"/>
            <w:szCs w:val="20"/>
            <w14:ligatures w14:val="standardContextual"/>
          </w:rPr>
          <w:t>(Added by KAM/AM)</w:t>
        </w:r>
      </w:ins>
    </w:p>
    <w:p w14:paraId="3FBEC3BC" w14:textId="77777777" w:rsidR="00A61B66" w:rsidRDefault="00A61B66" w:rsidP="004470F3">
      <w:pPr>
        <w:ind w:left="0"/>
        <w:rPr>
          <w:ins w:id="680" w:author="AASHUTOSH" w:date="2025-06-19T14:13:00Z"/>
          <w:b/>
          <w:bCs/>
        </w:rPr>
      </w:pPr>
    </w:p>
    <w:p w14:paraId="076BF006" w14:textId="0A7B5087" w:rsidR="00D522E9" w:rsidRDefault="00C927A8" w:rsidP="00932308">
      <w:pPr>
        <w:pStyle w:val="Heading4"/>
      </w:pPr>
      <w:r>
        <w:t xml:space="preserve">Denmark </w:t>
      </w:r>
      <w:ins w:id="681" w:author="AASHUTOSH" w:date="2025-06-19T19:33:00Z">
        <w:r w:rsidR="00D522E9" w:rsidRPr="00932308">
          <w:t xml:space="preserve">THE </w:t>
        </w:r>
        <w:proofErr w:type="spellStart"/>
        <w:r w:rsidR="00D522E9" w:rsidRPr="00932308">
          <w:t>Dagspris</w:t>
        </w:r>
        <w:proofErr w:type="spellEnd"/>
        <w:r w:rsidR="00D522E9" w:rsidRPr="00932308">
          <w:t xml:space="preserve"> Calculation</w:t>
        </w:r>
      </w:ins>
    </w:p>
    <w:p w14:paraId="7689AC30" w14:textId="7173BDFB" w:rsidR="00D35EAB" w:rsidRPr="00D35EAB" w:rsidRDefault="00D35EAB" w:rsidP="00D35EAB">
      <w:pPr>
        <w:ind w:left="0"/>
        <w:rPr>
          <w:ins w:id="682" w:author="AASHUTOSH" w:date="2025-06-19T19:33:00Z"/>
        </w:rPr>
      </w:pPr>
      <w:r w:rsidRPr="00D35EAB">
        <w:rPr>
          <w:highlight w:val="yellow"/>
        </w:rPr>
        <w:t>NOTE: Adjustments to the product supplements are made continuously.</w:t>
      </w:r>
    </w:p>
    <w:p w14:paraId="52E3DD83" w14:textId="77777777" w:rsidR="00D522E9" w:rsidRDefault="00D522E9" w:rsidP="00D522E9">
      <w:pPr>
        <w:ind w:left="0"/>
        <w:rPr>
          <w:ins w:id="683" w:author="AASHUTOSH" w:date="2025-06-19T19:33:00Z"/>
        </w:rPr>
      </w:pPr>
      <w:ins w:id="684" w:author="AASHUTOSH" w:date="2025-06-19T19:33:00Z">
        <w:r w:rsidRPr="004F1ED1">
          <w:t xml:space="preserve">The attributes listed below are </w:t>
        </w:r>
        <w:r>
          <w:t xml:space="preserve">not </w:t>
        </w:r>
        <w:r w:rsidRPr="004F1ED1">
          <w:t xml:space="preserve">relevant to the metering point but are </w:t>
        </w:r>
        <w:r w:rsidRPr="004F1ED1">
          <w:rPr>
            <w:b/>
            <w:bCs/>
          </w:rPr>
          <w:t>not included in the delivery fee or priced separately</w:t>
        </w:r>
        <w:r w:rsidRPr="004F1ED1">
          <w:t>. However, they can be included as text in the final offer.</w:t>
        </w:r>
      </w:ins>
    </w:p>
    <w:p w14:paraId="0AB5C16F" w14:textId="77777777" w:rsidR="00D522E9" w:rsidRDefault="00D522E9" w:rsidP="00D6162C">
      <w:pPr>
        <w:pStyle w:val="ListParagraph"/>
        <w:numPr>
          <w:ilvl w:val="0"/>
          <w:numId w:val="76"/>
        </w:numPr>
        <w:spacing w:after="160" w:line="278" w:lineRule="auto"/>
        <w:jc w:val="both"/>
        <w:rPr>
          <w:ins w:id="685" w:author="AASHUTOSH" w:date="2025-06-19T19:33:00Z"/>
        </w:rPr>
      </w:pPr>
      <w:ins w:id="686" w:author="AASHUTOSH" w:date="2025-06-19T19:33:00Z">
        <w:r>
          <w:t>Commission conditions</w:t>
        </w:r>
      </w:ins>
    </w:p>
    <w:p w14:paraId="79CA86CD" w14:textId="77777777" w:rsidR="00D522E9" w:rsidRDefault="00D522E9" w:rsidP="00D6162C">
      <w:pPr>
        <w:pStyle w:val="ListParagraph"/>
        <w:numPr>
          <w:ilvl w:val="0"/>
          <w:numId w:val="76"/>
        </w:numPr>
        <w:spacing w:after="160" w:line="278" w:lineRule="auto"/>
        <w:jc w:val="both"/>
        <w:rPr>
          <w:ins w:id="687" w:author="AASHUTOSH" w:date="2025-06-19T19:33:00Z"/>
        </w:rPr>
      </w:pPr>
      <w:ins w:id="688" w:author="AASHUTOSH" w:date="2025-06-19T19:33:00Z">
        <w:r>
          <w:t>Pro rata liability</w:t>
        </w:r>
      </w:ins>
    </w:p>
    <w:p w14:paraId="69A2719D" w14:textId="77777777" w:rsidR="00D522E9" w:rsidRDefault="00D522E9" w:rsidP="00D6162C">
      <w:pPr>
        <w:pStyle w:val="ListParagraph"/>
        <w:numPr>
          <w:ilvl w:val="0"/>
          <w:numId w:val="76"/>
        </w:numPr>
        <w:spacing w:after="160" w:line="278" w:lineRule="auto"/>
        <w:jc w:val="both"/>
        <w:rPr>
          <w:ins w:id="689" w:author="AASHUTOSH" w:date="2025-06-19T19:33:00Z"/>
        </w:rPr>
      </w:pPr>
      <w:ins w:id="690" w:author="AASHUTOSH" w:date="2025-06-19T19:33:00Z">
        <w:r>
          <w:t>Remove spot price example in offer wording</w:t>
        </w:r>
      </w:ins>
    </w:p>
    <w:p w14:paraId="17ED79B7" w14:textId="77777777" w:rsidR="00D522E9" w:rsidRDefault="00D522E9" w:rsidP="00D6162C">
      <w:pPr>
        <w:pStyle w:val="ListParagraph"/>
        <w:numPr>
          <w:ilvl w:val="0"/>
          <w:numId w:val="76"/>
        </w:numPr>
        <w:spacing w:after="160" w:line="278" w:lineRule="auto"/>
        <w:jc w:val="both"/>
        <w:rPr>
          <w:ins w:id="691" w:author="AASHUTOSH" w:date="2025-06-19T19:33:00Z"/>
        </w:rPr>
      </w:pPr>
      <w:ins w:id="692" w:author="AASHUTOSH" w:date="2025-06-19T19:33:00Z">
        <w:r>
          <w:t>English offer wording</w:t>
        </w:r>
      </w:ins>
    </w:p>
    <w:p w14:paraId="0C63279E" w14:textId="77777777" w:rsidR="00D522E9" w:rsidRDefault="00D522E9" w:rsidP="00D6162C">
      <w:pPr>
        <w:pStyle w:val="ListParagraph"/>
        <w:numPr>
          <w:ilvl w:val="0"/>
          <w:numId w:val="76"/>
        </w:numPr>
        <w:spacing w:after="160" w:line="278" w:lineRule="auto"/>
        <w:jc w:val="both"/>
        <w:rPr>
          <w:ins w:id="693" w:author="AASHUTOSH" w:date="2025-06-19T19:33:00Z"/>
        </w:rPr>
      </w:pPr>
      <w:ins w:id="694" w:author="AASHUTOSH" w:date="2025-06-19T19:33:00Z">
        <w:r>
          <w:t>Extended Payment terms Days</w:t>
        </w:r>
      </w:ins>
    </w:p>
    <w:p w14:paraId="52F38C79" w14:textId="1AD35A64" w:rsidR="00D522E9" w:rsidRPr="004F1ED1" w:rsidRDefault="00D522E9" w:rsidP="00D6162C">
      <w:pPr>
        <w:pStyle w:val="ListParagraph"/>
        <w:numPr>
          <w:ilvl w:val="0"/>
          <w:numId w:val="76"/>
        </w:numPr>
        <w:spacing w:after="160" w:line="278" w:lineRule="auto"/>
        <w:jc w:val="both"/>
        <w:rPr>
          <w:ins w:id="695" w:author="AASHUTOSH" w:date="2025-06-19T19:33:00Z"/>
          <w:b/>
          <w:bCs/>
        </w:rPr>
      </w:pPr>
      <w:ins w:id="696" w:author="AASHUTOSH" w:date="2025-06-19T19:33:00Z">
        <w:r>
          <w:t>Margin Currency</w:t>
        </w:r>
      </w:ins>
      <w:ins w:id="697" w:author="Susanne Nielsen" w:date="2025-07-01T15:35:00Z">
        <w:r w:rsidR="00AE1EBE">
          <w:t xml:space="preserve"> (included as part of the value creation of the offer / contract)</w:t>
        </w:r>
      </w:ins>
    </w:p>
    <w:p w14:paraId="6460E103" w14:textId="77777777" w:rsidR="00D522E9" w:rsidRPr="008C224B" w:rsidRDefault="00D522E9" w:rsidP="00D522E9">
      <w:pPr>
        <w:pStyle w:val="ListParagraph"/>
        <w:jc w:val="both"/>
        <w:rPr>
          <w:ins w:id="698" w:author="AASHUTOSH" w:date="2025-06-19T19:33:00Z"/>
          <w:b/>
          <w:bCs/>
        </w:rPr>
      </w:pPr>
    </w:p>
    <w:p w14:paraId="73A50EDF" w14:textId="24A08481" w:rsidR="00D522E9" w:rsidRDefault="00D522E9" w:rsidP="00D522E9">
      <w:pPr>
        <w:spacing w:after="0"/>
        <w:ind w:left="0"/>
        <w:rPr>
          <w:ins w:id="699" w:author="AASHUTOSH" w:date="2025-06-19T19:33:00Z"/>
        </w:rPr>
      </w:pPr>
      <w:ins w:id="700" w:author="AASHUTOSH" w:date="2025-06-19T19:33:00Z">
        <w:r w:rsidRPr="004F1ED1">
          <w:t xml:space="preserve">The attributes listed below are relevant to the </w:t>
        </w:r>
        <w:r w:rsidRPr="004F1ED1">
          <w:rPr>
            <w:b/>
            <w:bCs/>
          </w:rPr>
          <w:t>metering point</w:t>
        </w:r>
        <w:r w:rsidRPr="004F1ED1">
          <w:t xml:space="preserve"> </w:t>
        </w:r>
        <w:r w:rsidRPr="004F1ED1">
          <w:rPr>
            <w:b/>
            <w:bCs/>
          </w:rPr>
          <w:t>DMS</w:t>
        </w:r>
        <w:r>
          <w:t xml:space="preserve"> </w:t>
        </w:r>
        <w:r w:rsidRPr="004F1ED1">
          <w:t xml:space="preserve">but are </w:t>
        </w:r>
        <w:r w:rsidRPr="004F1ED1">
          <w:rPr>
            <w:b/>
            <w:bCs/>
          </w:rPr>
          <w:t>not included in the delivery fee or priced separately</w:t>
        </w:r>
        <w:r w:rsidRPr="004F1ED1">
          <w:t>. However, they can be included as text in the final offer</w:t>
        </w:r>
      </w:ins>
      <w:ins w:id="701" w:author="Susanne Nielsen" w:date="2025-07-01T15:36:00Z">
        <w:r w:rsidR="001D04CD">
          <w:t>,</w:t>
        </w:r>
        <w:r w:rsidR="00184C12">
          <w:t xml:space="preserve"> makes up </w:t>
        </w:r>
      </w:ins>
      <w:ins w:id="702" w:author="Susanne Nielsen" w:date="2025-07-01T15:37:00Z">
        <w:r w:rsidR="0034315C">
          <w:t xml:space="preserve">the </w:t>
        </w:r>
      </w:ins>
      <w:ins w:id="703" w:author="Susanne Nielsen" w:date="2025-07-01T15:36:00Z">
        <w:r w:rsidR="00184C12">
          <w:t>price exam</w:t>
        </w:r>
      </w:ins>
      <w:ins w:id="704" w:author="Susanne Nielsen" w:date="2025-07-01T15:37:00Z">
        <w:r w:rsidR="00184C12">
          <w:t>ples for the customer</w:t>
        </w:r>
        <w:r w:rsidR="0034315C">
          <w:t xml:space="preserve"> (daily price + total Delivery Fee for DMS)</w:t>
        </w:r>
      </w:ins>
      <w:ins w:id="705" w:author="AASHUTOSH" w:date="2025-06-19T19:33:00Z">
        <w:del w:id="706" w:author="Susanne Nielsen" w:date="2025-07-01T15:36:00Z">
          <w:r w:rsidRPr="004F1ED1" w:rsidDel="001D04CD">
            <w:delText>.</w:delText>
          </w:r>
        </w:del>
      </w:ins>
    </w:p>
    <w:p w14:paraId="1E38789A" w14:textId="77777777" w:rsidR="00D522E9" w:rsidRDefault="00D522E9" w:rsidP="00D522E9">
      <w:pPr>
        <w:spacing w:after="0"/>
        <w:ind w:left="0"/>
        <w:rPr>
          <w:ins w:id="707" w:author="AASHUTOSH" w:date="2025-06-19T19:33:00Z"/>
        </w:rPr>
      </w:pPr>
    </w:p>
    <w:p w14:paraId="77775B86" w14:textId="77777777" w:rsidR="00D522E9" w:rsidRDefault="00D522E9" w:rsidP="00D6162C">
      <w:pPr>
        <w:pStyle w:val="ListParagraph"/>
        <w:numPr>
          <w:ilvl w:val="0"/>
          <w:numId w:val="77"/>
        </w:numPr>
        <w:spacing w:after="160" w:line="278" w:lineRule="auto"/>
        <w:jc w:val="both"/>
        <w:rPr>
          <w:ins w:id="708" w:author="AASHUTOSH" w:date="2025-06-19T19:33:00Z"/>
        </w:rPr>
      </w:pPr>
      <w:ins w:id="709" w:author="AASHUTOSH" w:date="2025-06-19T19:33:00Z">
        <w:r>
          <w:t xml:space="preserve">THE DA with currency </w:t>
        </w:r>
      </w:ins>
    </w:p>
    <w:p w14:paraId="38FF0AA2" w14:textId="77777777" w:rsidR="00D522E9" w:rsidRPr="004F1ED1" w:rsidRDefault="00D522E9" w:rsidP="00D6162C">
      <w:pPr>
        <w:pStyle w:val="ListParagraph"/>
        <w:numPr>
          <w:ilvl w:val="0"/>
          <w:numId w:val="77"/>
        </w:numPr>
        <w:spacing w:after="160" w:line="278" w:lineRule="auto"/>
        <w:jc w:val="both"/>
        <w:rPr>
          <w:ins w:id="710" w:author="AASHUTOSH" w:date="2025-06-19T19:33:00Z"/>
          <w:b/>
          <w:bCs/>
        </w:rPr>
      </w:pPr>
      <w:ins w:id="711" w:author="AASHUTOSH" w:date="2025-06-19T19:33:00Z">
        <w:r>
          <w:t>THE DA without currency</w:t>
        </w:r>
      </w:ins>
    </w:p>
    <w:p w14:paraId="7897EDE7" w14:textId="334B797A" w:rsidR="00D522E9" w:rsidRDefault="00D522E9" w:rsidP="00D522E9">
      <w:pPr>
        <w:spacing w:after="0"/>
        <w:ind w:left="0"/>
        <w:rPr>
          <w:ins w:id="712" w:author="AASHUTOSH" w:date="2025-06-19T19:33:00Z"/>
        </w:rPr>
      </w:pPr>
      <w:ins w:id="713" w:author="AASHUTOSH" w:date="2025-06-19T19:33:00Z">
        <w:r w:rsidRPr="004F1ED1">
          <w:t xml:space="preserve">The attributes listed below are relevant to the </w:t>
        </w:r>
        <w:r w:rsidRPr="004F1ED1">
          <w:rPr>
            <w:b/>
            <w:bCs/>
          </w:rPr>
          <w:t xml:space="preserve">metering point </w:t>
        </w:r>
        <w:proofErr w:type="spellStart"/>
        <w:r w:rsidRPr="004F1ED1">
          <w:rPr>
            <w:b/>
            <w:bCs/>
          </w:rPr>
          <w:t>nDMS</w:t>
        </w:r>
        <w:proofErr w:type="spellEnd"/>
        <w:r w:rsidRPr="004F1ED1">
          <w:t xml:space="preserve"> but are </w:t>
        </w:r>
        <w:r w:rsidRPr="004F1ED1">
          <w:rPr>
            <w:b/>
            <w:bCs/>
          </w:rPr>
          <w:t>not included in the delivery fee or priced separately</w:t>
        </w:r>
        <w:r w:rsidRPr="004F1ED1">
          <w:t>. However, they can be included as text in the final offer</w:t>
        </w:r>
      </w:ins>
      <w:ins w:id="714" w:author="Susanne Nielsen" w:date="2025-07-01T15:37:00Z">
        <w:r w:rsidR="0034315C">
          <w:t xml:space="preserve">, makes up the price examples for the customer (daily price + total Delivery Fee for </w:t>
        </w:r>
        <w:proofErr w:type="spellStart"/>
        <w:r w:rsidR="0034315C">
          <w:t>nDMS</w:t>
        </w:r>
        <w:proofErr w:type="spellEnd"/>
        <w:r w:rsidR="0034315C">
          <w:t>)</w:t>
        </w:r>
      </w:ins>
      <w:ins w:id="715" w:author="AASHUTOSH" w:date="2025-06-19T19:33:00Z">
        <w:r w:rsidRPr="004F1ED1">
          <w:t>.</w:t>
        </w:r>
      </w:ins>
    </w:p>
    <w:p w14:paraId="778EBE76" w14:textId="77777777" w:rsidR="00D522E9" w:rsidRDefault="00D522E9" w:rsidP="00D522E9">
      <w:pPr>
        <w:spacing w:after="0"/>
        <w:ind w:left="0"/>
        <w:rPr>
          <w:ins w:id="716" w:author="AASHUTOSH" w:date="2025-06-19T19:33:00Z"/>
        </w:rPr>
      </w:pPr>
    </w:p>
    <w:p w14:paraId="3A2DA556" w14:textId="77777777" w:rsidR="00D522E9" w:rsidRPr="00D522E9" w:rsidRDefault="00D522E9" w:rsidP="00D6162C">
      <w:pPr>
        <w:pStyle w:val="ListParagraph"/>
        <w:numPr>
          <w:ilvl w:val="0"/>
          <w:numId w:val="77"/>
        </w:numPr>
        <w:spacing w:after="160" w:line="278" w:lineRule="auto"/>
        <w:jc w:val="both"/>
        <w:rPr>
          <w:ins w:id="717" w:author="AASHUTOSH" w:date="2025-06-19T19:33:00Z"/>
          <w:szCs w:val="20"/>
        </w:rPr>
      </w:pPr>
      <w:ins w:id="718" w:author="AASHUTOSH" w:date="2025-06-19T19:33:00Z">
        <w:r w:rsidRPr="00D522E9">
          <w:rPr>
            <w:szCs w:val="20"/>
          </w:rPr>
          <w:t xml:space="preserve">THE AV with currency </w:t>
        </w:r>
      </w:ins>
    </w:p>
    <w:p w14:paraId="042CA073" w14:textId="77777777" w:rsidR="00D522E9" w:rsidRDefault="00D522E9" w:rsidP="00D6162C">
      <w:pPr>
        <w:pStyle w:val="ListParagraph"/>
        <w:numPr>
          <w:ilvl w:val="0"/>
          <w:numId w:val="77"/>
        </w:numPr>
        <w:spacing w:after="160" w:line="278" w:lineRule="auto"/>
        <w:jc w:val="both"/>
        <w:rPr>
          <w:ins w:id="719" w:author="Susanne Nielsen" w:date="2025-07-01T15:38:00Z"/>
          <w:szCs w:val="20"/>
        </w:rPr>
      </w:pPr>
      <w:ins w:id="720" w:author="AASHUTOSH" w:date="2025-06-19T19:33:00Z">
        <w:r w:rsidRPr="00D522E9">
          <w:rPr>
            <w:szCs w:val="20"/>
          </w:rPr>
          <w:t>THE AV without currency</w:t>
        </w:r>
      </w:ins>
    </w:p>
    <w:p w14:paraId="1A42CA10" w14:textId="77777777" w:rsidR="00E748EC" w:rsidRDefault="00E748EC" w:rsidP="00D6162C">
      <w:pPr>
        <w:pStyle w:val="ListParagraph"/>
        <w:numPr>
          <w:ilvl w:val="0"/>
          <w:numId w:val="77"/>
        </w:numPr>
        <w:spacing w:after="160" w:line="278" w:lineRule="auto"/>
        <w:jc w:val="both"/>
        <w:rPr>
          <w:moveTo w:id="721" w:author="Susanne Nielsen" w:date="2025-07-01T15:38:00Z"/>
        </w:rPr>
      </w:pPr>
      <w:moveToRangeStart w:id="722" w:author="Susanne Nielsen" w:date="2025-07-01T15:38:00Z" w:name="move202276704"/>
      <w:moveTo w:id="723" w:author="Susanne Nielsen" w:date="2025-07-01T15:38:00Z">
        <w:r w:rsidRPr="002F37DA">
          <w:t>TTF AV without currency</w:t>
        </w:r>
      </w:moveTo>
    </w:p>
    <w:moveToRangeEnd w:id="722"/>
    <w:p w14:paraId="33D2DF0A" w14:textId="4AD1D5BA" w:rsidR="00E748EC" w:rsidRPr="00E748EC" w:rsidDel="00E748EC" w:rsidRDefault="00E748EC" w:rsidP="00E748EC">
      <w:pPr>
        <w:spacing w:after="160" w:line="278" w:lineRule="auto"/>
        <w:ind w:left="360"/>
        <w:rPr>
          <w:ins w:id="724" w:author="AASHUTOSH" w:date="2025-06-19T19:33:00Z"/>
          <w:del w:id="725" w:author="Susanne Nielsen" w:date="2025-07-01T15:38:00Z"/>
        </w:rPr>
      </w:pPr>
    </w:p>
    <w:p w14:paraId="3F1404D7" w14:textId="4C31B3A1" w:rsidR="00D522E9" w:rsidDel="00E748EC" w:rsidRDefault="00D522E9" w:rsidP="00D522E9">
      <w:pPr>
        <w:spacing w:after="0"/>
        <w:rPr>
          <w:ins w:id="726" w:author="AASHUTOSH" w:date="2025-06-19T19:33:00Z"/>
          <w:del w:id="727" w:author="Susanne Nielsen" w:date="2025-07-01T15:38:00Z"/>
        </w:rPr>
      </w:pPr>
    </w:p>
    <w:p w14:paraId="7E0A7442" w14:textId="6D2B8AED" w:rsidR="00D522E9" w:rsidRDefault="00D522E9" w:rsidP="00D522E9">
      <w:pPr>
        <w:spacing w:after="0"/>
        <w:ind w:left="0"/>
        <w:rPr>
          <w:ins w:id="728" w:author="AASHUTOSH" w:date="2025-06-19T19:33:00Z"/>
        </w:rPr>
      </w:pPr>
      <w:ins w:id="729" w:author="AASHUTOSH" w:date="2025-06-19T19:33:00Z">
        <w:r w:rsidRPr="004F1ED1">
          <w:t xml:space="preserve">The attributes listed below are relevant to the </w:t>
        </w:r>
        <w:r w:rsidRPr="004F1ED1">
          <w:rPr>
            <w:b/>
            <w:bCs/>
          </w:rPr>
          <w:t xml:space="preserve">metering point </w:t>
        </w:r>
      </w:ins>
      <w:proofErr w:type="spellStart"/>
      <w:ins w:id="730" w:author="AASHUTOSH" w:date="2025-06-20T11:00:00Z">
        <w:r w:rsidR="002F37DA">
          <w:rPr>
            <w:b/>
            <w:bCs/>
          </w:rPr>
          <w:t>DMS+</w:t>
        </w:r>
      </w:ins>
      <w:ins w:id="731" w:author="AASHUTOSH" w:date="2025-06-19T19:33:00Z">
        <w:r w:rsidRPr="004F1ED1">
          <w:rPr>
            <w:b/>
            <w:bCs/>
          </w:rPr>
          <w:t>nDMS</w:t>
        </w:r>
        <w:proofErr w:type="spellEnd"/>
        <w:r w:rsidRPr="004F1ED1">
          <w:t xml:space="preserve"> but are </w:t>
        </w:r>
        <w:r w:rsidRPr="004F1ED1">
          <w:rPr>
            <w:b/>
            <w:bCs/>
          </w:rPr>
          <w:t>not included in the delivery fee or priced separately</w:t>
        </w:r>
        <w:r w:rsidRPr="004F1ED1">
          <w:t>. However, they can be included as text in the final offer.</w:t>
        </w:r>
      </w:ins>
    </w:p>
    <w:p w14:paraId="721B051B" w14:textId="77777777" w:rsidR="00D522E9" w:rsidRDefault="00D522E9" w:rsidP="00D522E9">
      <w:pPr>
        <w:spacing w:after="0"/>
        <w:rPr>
          <w:ins w:id="732" w:author="AASHUTOSH" w:date="2025-06-19T19:33:00Z"/>
        </w:rPr>
      </w:pPr>
    </w:p>
    <w:p w14:paraId="119FC3D7" w14:textId="77777777" w:rsidR="00D522E9" w:rsidRDefault="00D522E9" w:rsidP="00D6162C">
      <w:pPr>
        <w:pStyle w:val="ListParagraph"/>
        <w:numPr>
          <w:ilvl w:val="0"/>
          <w:numId w:val="77"/>
        </w:numPr>
        <w:spacing w:after="160" w:line="278" w:lineRule="auto"/>
        <w:jc w:val="both"/>
        <w:rPr>
          <w:ins w:id="733" w:author="AASHUTOSH" w:date="2025-06-20T11:00:00Z"/>
        </w:rPr>
      </w:pPr>
      <w:ins w:id="734" w:author="AASHUTOSH" w:date="2025-06-19T19:33:00Z">
        <w:r>
          <w:t>Biogas type</w:t>
        </w:r>
      </w:ins>
    </w:p>
    <w:p w14:paraId="56DAFBFF" w14:textId="6988110C" w:rsidR="002F37DA" w:rsidDel="00E748EC" w:rsidRDefault="002F37DA" w:rsidP="00D6162C">
      <w:pPr>
        <w:pStyle w:val="ListParagraph"/>
        <w:numPr>
          <w:ilvl w:val="0"/>
          <w:numId w:val="77"/>
        </w:numPr>
        <w:spacing w:after="160" w:line="278" w:lineRule="auto"/>
        <w:jc w:val="both"/>
        <w:rPr>
          <w:ins w:id="735" w:author="AASHUTOSH" w:date="2025-06-19T19:33:00Z"/>
          <w:moveFrom w:id="736" w:author="Susanne Nielsen" w:date="2025-07-01T15:38:00Z"/>
        </w:rPr>
      </w:pPr>
      <w:moveFromRangeStart w:id="737" w:author="Susanne Nielsen" w:date="2025-07-01T15:38:00Z" w:name="move202276704"/>
      <w:moveFrom w:id="738" w:author="Susanne Nielsen" w:date="2025-07-01T15:38:00Z">
        <w:ins w:id="739" w:author="AASHUTOSH" w:date="2025-06-20T11:00:00Z">
          <w:r w:rsidRPr="002F37DA" w:rsidDel="00E748EC">
            <w:t>TTF AV without currency</w:t>
          </w:r>
        </w:ins>
      </w:moveFrom>
    </w:p>
    <w:moveFromRangeEnd w:id="737"/>
    <w:p w14:paraId="3928B94A" w14:textId="77777777" w:rsidR="00D522E9" w:rsidRDefault="00D522E9" w:rsidP="00D6162C">
      <w:pPr>
        <w:pStyle w:val="ListParagraph"/>
        <w:numPr>
          <w:ilvl w:val="0"/>
          <w:numId w:val="77"/>
        </w:numPr>
        <w:spacing w:after="160" w:line="278" w:lineRule="auto"/>
        <w:jc w:val="both"/>
        <w:rPr>
          <w:ins w:id="740" w:author="AASHUTOSH" w:date="2025-06-19T19:33:00Z"/>
        </w:rPr>
      </w:pPr>
      <w:ins w:id="741" w:author="AASHUTOSH" w:date="2025-06-19T19:33:00Z">
        <w:r>
          <w:t xml:space="preserve">"Invoice unit </w:t>
        </w:r>
      </w:ins>
    </w:p>
    <w:p w14:paraId="6A592FD6" w14:textId="77777777" w:rsidR="00D522E9" w:rsidRDefault="00D522E9" w:rsidP="00D522E9">
      <w:pPr>
        <w:pStyle w:val="ListParagraph"/>
        <w:jc w:val="both"/>
        <w:rPr>
          <w:ins w:id="742" w:author="AASHUTOSH" w:date="2025-06-19T19:33:00Z"/>
        </w:rPr>
      </w:pPr>
      <w:ins w:id="743" w:author="AASHUTOSH" w:date="2025-06-19T19:33:00Z">
        <w:r>
          <w:t>(if the product is for Swedish customers)"</w:t>
        </w:r>
      </w:ins>
    </w:p>
    <w:p w14:paraId="7A8D0A6B" w14:textId="77777777" w:rsidR="00D522E9" w:rsidRDefault="00D522E9" w:rsidP="00D522E9">
      <w:pPr>
        <w:spacing w:after="0"/>
        <w:rPr>
          <w:ins w:id="744" w:author="AASHUTOSH" w:date="2025-06-19T19:33:00Z"/>
        </w:rPr>
      </w:pPr>
    </w:p>
    <w:p w14:paraId="0FD5975F" w14:textId="77777777" w:rsidR="00D522E9" w:rsidRDefault="00D522E9" w:rsidP="00D522E9">
      <w:pPr>
        <w:spacing w:after="0"/>
        <w:ind w:left="0"/>
        <w:rPr>
          <w:ins w:id="745" w:author="AASHUTOSH" w:date="2025-06-19T19:33:00Z"/>
        </w:rPr>
      </w:pPr>
    </w:p>
    <w:p w14:paraId="144305A6" w14:textId="77777777" w:rsidR="00D522E9" w:rsidRDefault="00D522E9" w:rsidP="00D522E9">
      <w:pPr>
        <w:spacing w:after="0"/>
        <w:ind w:left="0"/>
        <w:rPr>
          <w:ins w:id="746" w:author="AASHUTOSH" w:date="2025-06-19T19:33:00Z"/>
        </w:rPr>
      </w:pPr>
      <w:ins w:id="747" w:author="AASHUTOSH" w:date="2025-06-19T19:33:00Z">
        <w:r w:rsidRPr="004F1ED1">
          <w:t xml:space="preserve">The attributes listed below are relevant to the </w:t>
        </w:r>
        <w:r w:rsidRPr="004F1ED1">
          <w:rPr>
            <w:b/>
            <w:bCs/>
          </w:rPr>
          <w:t>metering point DMS</w:t>
        </w:r>
        <w:r w:rsidRPr="004F1ED1">
          <w:t xml:space="preserve"> </w:t>
        </w:r>
        <w:r>
          <w:t>and</w:t>
        </w:r>
        <w:r w:rsidRPr="004F1ED1">
          <w:t xml:space="preserve"> are</w:t>
        </w:r>
        <w:r w:rsidRPr="004F1ED1">
          <w:rPr>
            <w:b/>
            <w:bCs/>
          </w:rPr>
          <w:t xml:space="preserve"> included in the delivery fee</w:t>
        </w:r>
        <w:r w:rsidRPr="004F1ED1">
          <w:t>.</w:t>
        </w:r>
      </w:ins>
    </w:p>
    <w:p w14:paraId="6A3C5C29" w14:textId="77777777" w:rsidR="00D522E9" w:rsidRDefault="00D522E9" w:rsidP="00D522E9">
      <w:pPr>
        <w:spacing w:after="0"/>
        <w:rPr>
          <w:ins w:id="748" w:author="AASHUTOSH" w:date="2025-06-19T19:33:00Z"/>
        </w:rPr>
      </w:pPr>
    </w:p>
    <w:p w14:paraId="28A88D34" w14:textId="77777777" w:rsidR="00D522E9" w:rsidRDefault="00D522E9" w:rsidP="00D6162C">
      <w:pPr>
        <w:pStyle w:val="ListParagraph"/>
        <w:numPr>
          <w:ilvl w:val="0"/>
          <w:numId w:val="78"/>
        </w:numPr>
        <w:rPr>
          <w:ins w:id="749" w:author="AASHUTOSH" w:date="2025-06-19T19:33:00Z"/>
        </w:rPr>
      </w:pPr>
      <w:ins w:id="750" w:author="AASHUTOSH" w:date="2025-06-19T19:33:00Z">
        <w:r w:rsidRPr="00BB42AC">
          <w:t>Margin (DMS)</w:t>
        </w:r>
      </w:ins>
    </w:p>
    <w:p w14:paraId="653DC47A" w14:textId="77777777" w:rsidR="00D522E9" w:rsidRDefault="00D522E9" w:rsidP="00D522E9">
      <w:pPr>
        <w:spacing w:after="0"/>
        <w:ind w:left="0"/>
        <w:rPr>
          <w:ins w:id="751" w:author="AASHUTOSH" w:date="2025-06-19T19:33:00Z"/>
        </w:rPr>
      </w:pPr>
    </w:p>
    <w:p w14:paraId="0DA76C31" w14:textId="77777777" w:rsidR="00D522E9" w:rsidRDefault="00D522E9" w:rsidP="00D522E9">
      <w:pPr>
        <w:spacing w:after="0"/>
        <w:ind w:left="0"/>
        <w:rPr>
          <w:ins w:id="752" w:author="AASHUTOSH" w:date="2025-06-19T19:33:00Z"/>
        </w:rPr>
      </w:pPr>
      <w:ins w:id="753" w:author="AASHUTOSH" w:date="2025-06-19T19:33:00Z">
        <w:r w:rsidRPr="004F1ED1">
          <w:t xml:space="preserve">The attributes listed below are relevant to the </w:t>
        </w:r>
        <w:r w:rsidRPr="004F1ED1">
          <w:rPr>
            <w:b/>
            <w:bCs/>
          </w:rPr>
          <w:t xml:space="preserve">metering point </w:t>
        </w:r>
        <w:proofErr w:type="spellStart"/>
        <w:r>
          <w:rPr>
            <w:b/>
            <w:bCs/>
          </w:rPr>
          <w:t>n</w:t>
        </w:r>
        <w:r w:rsidRPr="004F1ED1">
          <w:rPr>
            <w:b/>
            <w:bCs/>
          </w:rPr>
          <w:t>DMS</w:t>
        </w:r>
        <w:proofErr w:type="spellEnd"/>
        <w:r w:rsidRPr="004F1ED1">
          <w:t xml:space="preserve"> </w:t>
        </w:r>
        <w:r>
          <w:t>and</w:t>
        </w:r>
        <w:r w:rsidRPr="004F1ED1">
          <w:t xml:space="preserve"> are</w:t>
        </w:r>
        <w:r w:rsidRPr="004F1ED1">
          <w:rPr>
            <w:b/>
            <w:bCs/>
          </w:rPr>
          <w:t xml:space="preserve"> included in the delivery fee</w:t>
        </w:r>
        <w:r w:rsidRPr="004F1ED1">
          <w:t>.</w:t>
        </w:r>
      </w:ins>
    </w:p>
    <w:p w14:paraId="6AEE4E8B" w14:textId="77777777" w:rsidR="00D522E9" w:rsidRDefault="00D522E9" w:rsidP="00D522E9">
      <w:pPr>
        <w:spacing w:after="0"/>
        <w:rPr>
          <w:ins w:id="754" w:author="AASHUTOSH" w:date="2025-06-19T19:33:00Z"/>
        </w:rPr>
      </w:pPr>
    </w:p>
    <w:p w14:paraId="534813EB" w14:textId="648702BC" w:rsidR="00D522E9" w:rsidRDefault="00D522E9" w:rsidP="00D6162C">
      <w:pPr>
        <w:pStyle w:val="ListParagraph"/>
        <w:numPr>
          <w:ilvl w:val="0"/>
          <w:numId w:val="78"/>
        </w:numPr>
        <w:rPr>
          <w:ins w:id="755" w:author="AASHUTOSH" w:date="2025-06-19T19:33:00Z"/>
        </w:rPr>
      </w:pPr>
      <w:ins w:id="756" w:author="AASHUTOSH" w:date="2025-06-19T19:33:00Z">
        <w:r w:rsidRPr="00BB42AC">
          <w:t>Margin (</w:t>
        </w:r>
      </w:ins>
      <w:proofErr w:type="spellStart"/>
      <w:ins w:id="757" w:author="Susanne Nielsen" w:date="2025-07-01T15:39:00Z">
        <w:r w:rsidR="008D4E66">
          <w:t>n</w:t>
        </w:r>
      </w:ins>
      <w:ins w:id="758" w:author="AASHUTOSH" w:date="2025-06-19T19:33:00Z">
        <w:r w:rsidRPr="00BB42AC">
          <w:t>DMS</w:t>
        </w:r>
        <w:proofErr w:type="spellEnd"/>
        <w:r w:rsidRPr="00BB42AC">
          <w:t>)</w:t>
        </w:r>
      </w:ins>
    </w:p>
    <w:p w14:paraId="0F310E18" w14:textId="77777777" w:rsidR="00D522E9" w:rsidRDefault="00D522E9" w:rsidP="00D6162C">
      <w:pPr>
        <w:pStyle w:val="ListParagraph"/>
        <w:numPr>
          <w:ilvl w:val="0"/>
          <w:numId w:val="78"/>
        </w:numPr>
        <w:rPr>
          <w:ins w:id="759" w:author="AASHUTOSH" w:date="2025-06-19T19:33:00Z"/>
        </w:rPr>
      </w:pPr>
      <w:ins w:id="760" w:author="AASHUTOSH" w:date="2025-06-19T19:33:00Z">
        <w:r w:rsidRPr="00BB42AC">
          <w:lastRenderedPageBreak/>
          <w:t>Flex fee adjustment</w:t>
        </w:r>
      </w:ins>
    </w:p>
    <w:p w14:paraId="67F65B86" w14:textId="77777777" w:rsidR="00D522E9" w:rsidRDefault="00D522E9" w:rsidP="00D6162C">
      <w:pPr>
        <w:pStyle w:val="ListParagraph"/>
        <w:numPr>
          <w:ilvl w:val="0"/>
          <w:numId w:val="78"/>
        </w:numPr>
        <w:rPr>
          <w:ins w:id="761" w:author="AASHUTOSH" w:date="2025-06-19T19:33:00Z"/>
        </w:rPr>
      </w:pPr>
      <w:ins w:id="762" w:author="AASHUTOSH" w:date="2025-06-19T19:33:00Z">
        <w:r w:rsidRPr="00215E40">
          <w:t>Flex fee THE</w:t>
        </w:r>
      </w:ins>
    </w:p>
    <w:p w14:paraId="71221558" w14:textId="77777777" w:rsidR="00D522E9" w:rsidRDefault="00D522E9" w:rsidP="00D522E9">
      <w:pPr>
        <w:spacing w:line="276" w:lineRule="auto"/>
        <w:rPr>
          <w:ins w:id="763" w:author="AASHUTOSH" w:date="2025-06-19T19:33:00Z"/>
          <w:sz w:val="32"/>
          <w:szCs w:val="32"/>
          <w:u w:val="double"/>
        </w:rPr>
      </w:pPr>
    </w:p>
    <w:p w14:paraId="4399BFDD" w14:textId="77777777" w:rsidR="00D522E9" w:rsidRDefault="00D522E9" w:rsidP="00D522E9">
      <w:pPr>
        <w:spacing w:after="0"/>
        <w:ind w:left="0"/>
        <w:rPr>
          <w:ins w:id="764" w:author="AASHUTOSH" w:date="2025-06-19T19:33:00Z"/>
        </w:rPr>
      </w:pPr>
      <w:ins w:id="765" w:author="AASHUTOSH" w:date="2025-06-19T19:33:00Z">
        <w:r w:rsidRPr="004F1ED1">
          <w:t xml:space="preserve">The attributes listed below are relevant to the </w:t>
        </w:r>
        <w:r w:rsidRPr="004F1ED1">
          <w:rPr>
            <w:b/>
            <w:bCs/>
          </w:rPr>
          <w:t xml:space="preserve">metering point </w:t>
        </w:r>
        <w:proofErr w:type="spellStart"/>
        <w:r>
          <w:rPr>
            <w:b/>
            <w:bCs/>
          </w:rPr>
          <w:t>DMS+n</w:t>
        </w:r>
        <w:r w:rsidRPr="004F1ED1">
          <w:rPr>
            <w:b/>
            <w:bCs/>
          </w:rPr>
          <w:t>DMS</w:t>
        </w:r>
        <w:proofErr w:type="spellEnd"/>
        <w:r w:rsidRPr="004F1ED1">
          <w:t xml:space="preserve"> </w:t>
        </w:r>
        <w:r>
          <w:t>and</w:t>
        </w:r>
        <w:r w:rsidRPr="004F1ED1">
          <w:t xml:space="preserve"> are</w:t>
        </w:r>
        <w:r w:rsidRPr="004F1ED1">
          <w:rPr>
            <w:b/>
            <w:bCs/>
          </w:rPr>
          <w:t xml:space="preserve"> included in the delivery fee</w:t>
        </w:r>
        <w:r w:rsidRPr="004F1ED1">
          <w:t>.</w:t>
        </w:r>
      </w:ins>
    </w:p>
    <w:p w14:paraId="7C625487" w14:textId="77777777" w:rsidR="00D522E9" w:rsidRDefault="00D522E9" w:rsidP="00D522E9">
      <w:pPr>
        <w:spacing w:line="276" w:lineRule="auto"/>
        <w:rPr>
          <w:ins w:id="766" w:author="AASHUTOSH" w:date="2025-06-19T19:33:00Z"/>
        </w:rPr>
      </w:pPr>
    </w:p>
    <w:p w14:paraId="6351B7AD" w14:textId="77777777" w:rsidR="00D522E9" w:rsidRPr="0006007E" w:rsidRDefault="00D522E9" w:rsidP="00D6162C">
      <w:pPr>
        <w:pStyle w:val="ListParagraph"/>
        <w:numPr>
          <w:ilvl w:val="0"/>
          <w:numId w:val="78"/>
        </w:numPr>
        <w:rPr>
          <w:ins w:id="767" w:author="AASHUTOSH" w:date="2025-06-19T19:33:00Z"/>
          <w:strike/>
          <w:sz w:val="24"/>
        </w:rPr>
      </w:pPr>
      <w:ins w:id="768" w:author="AASHUTOSH" w:date="2025-06-19T19:33:00Z">
        <w:r w:rsidRPr="0006007E">
          <w:rPr>
            <w:strike/>
          </w:rPr>
          <w:t>Index fee THE</w:t>
        </w:r>
      </w:ins>
    </w:p>
    <w:p w14:paraId="510052C5" w14:textId="77777777" w:rsidR="00D522E9" w:rsidRPr="00BB42AC" w:rsidRDefault="00D522E9" w:rsidP="00D6162C">
      <w:pPr>
        <w:pStyle w:val="ListParagraph"/>
        <w:numPr>
          <w:ilvl w:val="0"/>
          <w:numId w:val="78"/>
        </w:numPr>
        <w:rPr>
          <w:ins w:id="769" w:author="AASHUTOSH" w:date="2025-06-19T19:33:00Z"/>
          <w:sz w:val="24"/>
        </w:rPr>
      </w:pPr>
      <w:ins w:id="770" w:author="AASHUTOSH" w:date="2025-06-19T19:33:00Z">
        <w:r w:rsidRPr="00215E40">
          <w:t>ETF THE spread</w:t>
        </w:r>
      </w:ins>
    </w:p>
    <w:p w14:paraId="14743120" w14:textId="77777777" w:rsidR="00D522E9" w:rsidRDefault="00D522E9" w:rsidP="00D6162C">
      <w:pPr>
        <w:pStyle w:val="ListParagraph"/>
        <w:numPr>
          <w:ilvl w:val="0"/>
          <w:numId w:val="78"/>
        </w:numPr>
      </w:pPr>
      <w:ins w:id="771" w:author="AASHUTOSH" w:date="2025-06-19T19:33:00Z">
        <w:r w:rsidRPr="00215E40">
          <w:t>Credit fee</w:t>
        </w:r>
      </w:ins>
    </w:p>
    <w:p w14:paraId="6ED1BF09" w14:textId="2F4D68B6" w:rsidR="0006007E" w:rsidRDefault="0006007E" w:rsidP="00D6162C">
      <w:pPr>
        <w:pStyle w:val="ListParagraph"/>
        <w:numPr>
          <w:ilvl w:val="0"/>
          <w:numId w:val="78"/>
        </w:numPr>
        <w:rPr>
          <w:ins w:id="772" w:author="AASHUTOSH" w:date="2025-06-19T19:33:00Z"/>
        </w:rPr>
      </w:pPr>
      <w:r>
        <w:t>Credit Fee Adjustment</w:t>
      </w:r>
    </w:p>
    <w:p w14:paraId="488D5F22" w14:textId="77777777" w:rsidR="00D522E9" w:rsidRDefault="00D522E9" w:rsidP="00D6162C">
      <w:pPr>
        <w:pStyle w:val="ListParagraph"/>
        <w:numPr>
          <w:ilvl w:val="0"/>
          <w:numId w:val="78"/>
        </w:numPr>
        <w:rPr>
          <w:ins w:id="773" w:author="AASHUTOSH" w:date="2025-06-19T19:33:00Z"/>
        </w:rPr>
      </w:pPr>
      <w:ins w:id="774" w:author="AASHUTOSH" w:date="2025-06-19T19:33:00Z">
        <w:r w:rsidRPr="00215E40">
          <w:t>Imbalance fee</w:t>
        </w:r>
      </w:ins>
    </w:p>
    <w:p w14:paraId="72877244" w14:textId="77777777" w:rsidR="00D522E9" w:rsidRDefault="00D522E9" w:rsidP="00D6162C">
      <w:pPr>
        <w:pStyle w:val="ListParagraph"/>
        <w:numPr>
          <w:ilvl w:val="0"/>
          <w:numId w:val="78"/>
        </w:numPr>
        <w:rPr>
          <w:ins w:id="775" w:author="AASHUTOSH" w:date="2025-06-19T19:33:00Z"/>
        </w:rPr>
      </w:pPr>
      <w:ins w:id="776" w:author="AASHUTOSH" w:date="2025-06-19T19:33:00Z">
        <w:r w:rsidRPr="00707DD2">
          <w:t>ETF THE spread adjustment</w:t>
        </w:r>
      </w:ins>
    </w:p>
    <w:p w14:paraId="51378F84" w14:textId="77777777" w:rsidR="00D522E9" w:rsidRDefault="00D522E9" w:rsidP="00D6162C">
      <w:pPr>
        <w:pStyle w:val="ListParagraph"/>
        <w:numPr>
          <w:ilvl w:val="0"/>
          <w:numId w:val="78"/>
        </w:numPr>
        <w:rPr>
          <w:ins w:id="777" w:author="AASHUTOSH" w:date="2025-06-19T19:33:00Z"/>
        </w:rPr>
      </w:pPr>
      <w:ins w:id="778" w:author="AASHUTOSH" w:date="2025-06-19T19:33:00Z">
        <w:r w:rsidRPr="00707DD2">
          <w:t>Conversion premium</w:t>
        </w:r>
      </w:ins>
    </w:p>
    <w:p w14:paraId="5B899BAF" w14:textId="77777777" w:rsidR="00D522E9" w:rsidRDefault="00D522E9" w:rsidP="00D6162C">
      <w:pPr>
        <w:pStyle w:val="ListParagraph"/>
        <w:numPr>
          <w:ilvl w:val="0"/>
          <w:numId w:val="78"/>
        </w:numPr>
        <w:rPr>
          <w:ins w:id="779" w:author="AASHUTOSH" w:date="2025-06-19T19:33:00Z"/>
        </w:rPr>
      </w:pPr>
      <w:ins w:id="780" w:author="AASHUTOSH" w:date="2025-06-19T19:33:00Z">
        <w:r w:rsidRPr="00707DD2">
          <w:t>Imbalance adjustment</w:t>
        </w:r>
      </w:ins>
    </w:p>
    <w:p w14:paraId="49267585" w14:textId="77777777" w:rsidR="00D522E9" w:rsidRDefault="00D522E9" w:rsidP="00D6162C">
      <w:pPr>
        <w:pStyle w:val="ListParagraph"/>
        <w:numPr>
          <w:ilvl w:val="0"/>
          <w:numId w:val="78"/>
        </w:numPr>
        <w:rPr>
          <w:ins w:id="781" w:author="AASHUTOSH" w:date="2025-06-19T19:33:00Z"/>
        </w:rPr>
      </w:pPr>
      <w:ins w:id="782" w:author="AASHUTOSH" w:date="2025-06-19T19:33:00Z">
        <w:r w:rsidRPr="00707DD2">
          <w:t>Extended payment terms Fee</w:t>
        </w:r>
      </w:ins>
    </w:p>
    <w:p w14:paraId="7207C0F8" w14:textId="39B80C27" w:rsidR="00290660" w:rsidRDefault="001F6176" w:rsidP="00D6162C">
      <w:pPr>
        <w:pStyle w:val="ListParagraph"/>
        <w:numPr>
          <w:ilvl w:val="0"/>
          <w:numId w:val="78"/>
        </w:numPr>
        <w:rPr>
          <w:ins w:id="783" w:author="Susanne Nielsen" w:date="2025-07-01T15:45:00Z"/>
        </w:rPr>
      </w:pPr>
      <w:ins w:id="784" w:author="Susanne Nielsen" w:date="2025-07-01T15:45:00Z">
        <w:r w:rsidRPr="001F6176">
          <w:t>Currency THE</w:t>
        </w:r>
      </w:ins>
    </w:p>
    <w:p w14:paraId="549EA887" w14:textId="02BFDBF6" w:rsidR="001F6176" w:rsidRDefault="001F6176" w:rsidP="00D6162C">
      <w:pPr>
        <w:pStyle w:val="ListParagraph"/>
        <w:numPr>
          <w:ilvl w:val="1"/>
          <w:numId w:val="78"/>
        </w:numPr>
        <w:rPr>
          <w:ins w:id="785" w:author="Susanne Nielsen" w:date="2025-07-01T15:45:00Z"/>
        </w:rPr>
      </w:pPr>
      <w:ins w:id="786" w:author="Susanne Nielsen" w:date="2025-07-01T15:45:00Z">
        <w:r>
          <w:t>(</w:t>
        </w:r>
      </w:ins>
      <w:ins w:id="787" w:author="Susanne Nielsen" w:date="2025-07-01T15:57:00Z">
        <w:r w:rsidR="00C947EC">
          <w:t>If</w:t>
        </w:r>
      </w:ins>
      <w:ins w:id="788" w:author="Susanne Nielsen" w:date="2025-07-01T15:45:00Z">
        <w:r>
          <w:t xml:space="preserve"> the product is for Swedish customers)"</w:t>
        </w:r>
      </w:ins>
    </w:p>
    <w:p w14:paraId="63774D33" w14:textId="4046AA80" w:rsidR="00D522E9" w:rsidRDefault="00D522E9" w:rsidP="00D6162C">
      <w:pPr>
        <w:pStyle w:val="ListParagraph"/>
        <w:numPr>
          <w:ilvl w:val="0"/>
          <w:numId w:val="78"/>
        </w:numPr>
        <w:rPr>
          <w:ins w:id="789" w:author="AASHUTOSH" w:date="2025-06-19T19:33:00Z"/>
        </w:rPr>
      </w:pPr>
      <w:ins w:id="790" w:author="AASHUTOSH" w:date="2025-06-19T19:33:00Z">
        <w:r>
          <w:t>"Currency risk adjustment</w:t>
        </w:r>
      </w:ins>
    </w:p>
    <w:p w14:paraId="72D98E37" w14:textId="77777777" w:rsidR="00D522E9" w:rsidRDefault="00D522E9" w:rsidP="00D522E9">
      <w:pPr>
        <w:pStyle w:val="ListParagraph"/>
        <w:rPr>
          <w:ins w:id="791" w:author="AASHUTOSH" w:date="2025-06-19T19:33:00Z"/>
        </w:rPr>
      </w:pPr>
      <w:ins w:id="792" w:author="AASHUTOSH" w:date="2025-06-19T19:33:00Z">
        <w:r>
          <w:t>(if the product is for Swedish customers)"</w:t>
        </w:r>
      </w:ins>
    </w:p>
    <w:p w14:paraId="1F31DB61" w14:textId="77777777" w:rsidR="00D522E9" w:rsidRDefault="00D522E9" w:rsidP="00D522E9">
      <w:pPr>
        <w:spacing w:line="276" w:lineRule="auto"/>
        <w:rPr>
          <w:ins w:id="793" w:author="AASHUTOSH" w:date="2025-06-19T19:33:00Z"/>
          <w:sz w:val="32"/>
          <w:szCs w:val="32"/>
          <w:u w:val="double"/>
        </w:rPr>
      </w:pPr>
    </w:p>
    <w:p w14:paraId="56B9D468" w14:textId="77777777" w:rsidR="00D522E9" w:rsidRDefault="00D522E9" w:rsidP="00D522E9">
      <w:pPr>
        <w:spacing w:after="0"/>
        <w:ind w:left="0"/>
        <w:rPr>
          <w:ins w:id="794" w:author="AASHUTOSH" w:date="2025-06-19T19:33:00Z"/>
        </w:rPr>
      </w:pPr>
      <w:ins w:id="795" w:author="AASHUTOSH" w:date="2025-06-19T19:33:00Z">
        <w:r w:rsidRPr="004F1ED1">
          <w:t xml:space="preserve">The attributes listed below are relevant to the </w:t>
        </w:r>
        <w:r w:rsidRPr="004F1ED1">
          <w:rPr>
            <w:b/>
            <w:bCs/>
          </w:rPr>
          <w:t>metering point DMS</w:t>
        </w:r>
        <w:r w:rsidRPr="004F1ED1">
          <w:t xml:space="preserve"> </w:t>
        </w:r>
        <w:r>
          <w:t>and</w:t>
        </w:r>
        <w:r w:rsidRPr="004F1ED1">
          <w:t xml:space="preserve"> are</w:t>
        </w:r>
        <w:r w:rsidRPr="004F1ED1">
          <w:rPr>
            <w:b/>
            <w:bCs/>
          </w:rPr>
          <w:t xml:space="preserve"> </w:t>
        </w:r>
        <w:r>
          <w:rPr>
            <w:b/>
            <w:bCs/>
          </w:rPr>
          <w:t>part of</w:t>
        </w:r>
        <w:r w:rsidRPr="004F1ED1">
          <w:rPr>
            <w:b/>
            <w:bCs/>
          </w:rPr>
          <w:t xml:space="preserve"> </w:t>
        </w:r>
        <w:r>
          <w:rPr>
            <w:b/>
            <w:bCs/>
          </w:rPr>
          <w:t>separate price</w:t>
        </w:r>
        <w:r w:rsidRPr="004F1ED1">
          <w:t>.</w:t>
        </w:r>
      </w:ins>
    </w:p>
    <w:p w14:paraId="32166E27" w14:textId="77777777" w:rsidR="00D522E9" w:rsidRDefault="00D522E9" w:rsidP="00D522E9">
      <w:pPr>
        <w:spacing w:after="0"/>
        <w:rPr>
          <w:ins w:id="796" w:author="AASHUTOSH" w:date="2025-06-19T19:33:00Z"/>
        </w:rPr>
      </w:pPr>
    </w:p>
    <w:p w14:paraId="218C95E0" w14:textId="77777777" w:rsidR="00D522E9" w:rsidRDefault="00D522E9" w:rsidP="00D522E9">
      <w:pPr>
        <w:spacing w:after="0"/>
        <w:rPr>
          <w:ins w:id="797" w:author="AASHUTOSH" w:date="2025-06-19T19:33:00Z"/>
        </w:rPr>
      </w:pPr>
    </w:p>
    <w:p w14:paraId="295E85B2" w14:textId="77777777" w:rsidR="00D522E9" w:rsidRDefault="00D522E9" w:rsidP="00D6162C">
      <w:pPr>
        <w:pStyle w:val="ListParagraph"/>
        <w:numPr>
          <w:ilvl w:val="0"/>
          <w:numId w:val="79"/>
        </w:numPr>
        <w:spacing w:after="160" w:line="276" w:lineRule="auto"/>
        <w:rPr>
          <w:ins w:id="798" w:author="AASHUTOSH" w:date="2025-06-19T19:33:00Z"/>
        </w:rPr>
      </w:pPr>
      <w:ins w:id="799" w:author="AASHUTOSH" w:date="2025-06-19T19:33:00Z">
        <w:r w:rsidRPr="00707DD2">
          <w:t>Transmission margin in DKK/md (DMS)</w:t>
        </w:r>
      </w:ins>
    </w:p>
    <w:p w14:paraId="2A3BD6E8" w14:textId="77777777" w:rsidR="00D522E9" w:rsidRDefault="00D522E9" w:rsidP="00D6162C">
      <w:pPr>
        <w:pStyle w:val="ListParagraph"/>
        <w:numPr>
          <w:ilvl w:val="0"/>
          <w:numId w:val="79"/>
        </w:numPr>
        <w:spacing w:after="160" w:line="276" w:lineRule="auto"/>
        <w:rPr>
          <w:ins w:id="800" w:author="AASHUTOSH" w:date="2025-06-19T19:33:00Z"/>
        </w:rPr>
      </w:pPr>
      <w:ins w:id="801" w:author="AASHUTOSH" w:date="2025-06-19T19:33:00Z">
        <w:r w:rsidRPr="00707DD2">
          <w:t>Transmission model (DMS)</w:t>
        </w:r>
      </w:ins>
    </w:p>
    <w:p w14:paraId="54B04292" w14:textId="77777777" w:rsidR="00D522E9" w:rsidRDefault="00D522E9" w:rsidP="00D6162C">
      <w:pPr>
        <w:pStyle w:val="ListParagraph"/>
        <w:numPr>
          <w:ilvl w:val="0"/>
          <w:numId w:val="79"/>
        </w:numPr>
        <w:spacing w:after="160" w:line="276" w:lineRule="auto"/>
        <w:rPr>
          <w:ins w:id="802" w:author="AASHUTOSH" w:date="2025-06-19T19:33:00Z"/>
        </w:rPr>
      </w:pPr>
      <w:ins w:id="803" w:author="AASHUTOSH" w:date="2025-06-19T19:33:00Z">
        <w:r w:rsidRPr="00707DD2">
          <w:t>Transmission adjustment DKK/md (DMS)</w:t>
        </w:r>
      </w:ins>
    </w:p>
    <w:p w14:paraId="08F6AF0A" w14:textId="77777777" w:rsidR="00D522E9" w:rsidRDefault="00D522E9" w:rsidP="00D6162C">
      <w:pPr>
        <w:pStyle w:val="ListParagraph"/>
        <w:numPr>
          <w:ilvl w:val="0"/>
          <w:numId w:val="79"/>
        </w:numPr>
        <w:spacing w:after="160" w:line="276" w:lineRule="auto"/>
        <w:rPr>
          <w:ins w:id="804" w:author="AASHUTOSH" w:date="2025-06-19T19:33:00Z"/>
        </w:rPr>
      </w:pPr>
      <w:ins w:id="805" w:author="AASHUTOSH" w:date="2025-06-19T19:33:00Z">
        <w:r w:rsidRPr="00707DD2">
          <w:t xml:space="preserve">Transmission margin </w:t>
        </w:r>
        <w:proofErr w:type="spellStart"/>
        <w:r w:rsidRPr="00707DD2">
          <w:t>øre</w:t>
        </w:r>
        <w:proofErr w:type="spellEnd"/>
        <w:r w:rsidRPr="00707DD2">
          <w:t>/m³</w:t>
        </w:r>
      </w:ins>
    </w:p>
    <w:p w14:paraId="7AA5B77F" w14:textId="77777777" w:rsidR="00D522E9" w:rsidRDefault="00D522E9" w:rsidP="00D6162C">
      <w:pPr>
        <w:pStyle w:val="ListParagraph"/>
        <w:numPr>
          <w:ilvl w:val="0"/>
          <w:numId w:val="79"/>
        </w:numPr>
        <w:spacing w:after="160" w:line="276" w:lineRule="auto"/>
        <w:rPr>
          <w:ins w:id="806" w:author="AASHUTOSH" w:date="2025-06-19T19:33:00Z"/>
        </w:rPr>
      </w:pPr>
      <w:ins w:id="807" w:author="AASHUTOSH" w:date="2025-06-19T19:33:00Z">
        <w:r w:rsidRPr="00707DD2">
          <w:t>Transmission adjustment DMS (DMS)</w:t>
        </w:r>
      </w:ins>
    </w:p>
    <w:p w14:paraId="00A2B01B" w14:textId="77777777" w:rsidR="00D522E9" w:rsidRDefault="00D522E9" w:rsidP="00D522E9">
      <w:pPr>
        <w:spacing w:after="0"/>
        <w:ind w:left="0"/>
        <w:rPr>
          <w:ins w:id="808" w:author="AASHUTOSH" w:date="2025-06-19T19:42:00Z"/>
          <w:sz w:val="32"/>
          <w:szCs w:val="32"/>
          <w:u w:val="double"/>
        </w:rPr>
      </w:pPr>
    </w:p>
    <w:p w14:paraId="5425C27A" w14:textId="682F7B86" w:rsidR="00D522E9" w:rsidRDefault="00D522E9" w:rsidP="00D522E9">
      <w:pPr>
        <w:spacing w:after="0"/>
        <w:ind w:left="0"/>
        <w:rPr>
          <w:ins w:id="809" w:author="AASHUTOSH" w:date="2025-06-19T19:33:00Z"/>
        </w:rPr>
      </w:pPr>
      <w:ins w:id="810" w:author="AASHUTOSH" w:date="2025-06-19T19:33:00Z">
        <w:r w:rsidRPr="004F1ED1">
          <w:t xml:space="preserve">The attributes listed below are relevant to the </w:t>
        </w:r>
        <w:r w:rsidRPr="004F1ED1">
          <w:rPr>
            <w:b/>
            <w:bCs/>
          </w:rPr>
          <w:t xml:space="preserve">metering point </w:t>
        </w:r>
        <w:proofErr w:type="spellStart"/>
        <w:r>
          <w:rPr>
            <w:b/>
            <w:bCs/>
          </w:rPr>
          <w:t>n</w:t>
        </w:r>
        <w:r w:rsidRPr="004F1ED1">
          <w:rPr>
            <w:b/>
            <w:bCs/>
          </w:rPr>
          <w:t>DMS</w:t>
        </w:r>
        <w:proofErr w:type="spellEnd"/>
        <w:r w:rsidRPr="004F1ED1">
          <w:t xml:space="preserve"> </w:t>
        </w:r>
        <w:r>
          <w:t>and</w:t>
        </w:r>
        <w:r w:rsidRPr="004F1ED1">
          <w:t xml:space="preserve"> are</w:t>
        </w:r>
        <w:r w:rsidRPr="004F1ED1">
          <w:rPr>
            <w:b/>
            <w:bCs/>
          </w:rPr>
          <w:t xml:space="preserve"> </w:t>
        </w:r>
        <w:r>
          <w:rPr>
            <w:b/>
            <w:bCs/>
          </w:rPr>
          <w:t>part of</w:t>
        </w:r>
        <w:r w:rsidRPr="004F1ED1">
          <w:rPr>
            <w:b/>
            <w:bCs/>
          </w:rPr>
          <w:t xml:space="preserve"> </w:t>
        </w:r>
        <w:r>
          <w:rPr>
            <w:b/>
            <w:bCs/>
          </w:rPr>
          <w:t>separate price</w:t>
        </w:r>
        <w:r w:rsidRPr="004F1ED1">
          <w:t>.</w:t>
        </w:r>
      </w:ins>
    </w:p>
    <w:p w14:paraId="47A2AC7E" w14:textId="77777777" w:rsidR="00D522E9" w:rsidRDefault="00D522E9" w:rsidP="00D522E9">
      <w:pPr>
        <w:spacing w:after="0"/>
        <w:rPr>
          <w:ins w:id="811" w:author="AASHUTOSH" w:date="2025-06-19T19:33:00Z"/>
        </w:rPr>
      </w:pPr>
    </w:p>
    <w:p w14:paraId="46C04660" w14:textId="77777777" w:rsidR="00D522E9" w:rsidRPr="009A54B5" w:rsidRDefault="00D522E9" w:rsidP="00D6162C">
      <w:pPr>
        <w:pStyle w:val="ListParagraph"/>
        <w:numPr>
          <w:ilvl w:val="0"/>
          <w:numId w:val="79"/>
        </w:numPr>
        <w:spacing w:after="160" w:line="276" w:lineRule="auto"/>
        <w:rPr>
          <w:ins w:id="812" w:author="AASHUTOSH" w:date="2025-06-19T19:33:00Z"/>
          <w:szCs w:val="20"/>
        </w:rPr>
      </w:pPr>
      <w:ins w:id="813" w:author="AASHUTOSH" w:date="2025-06-19T19:33:00Z">
        <w:r w:rsidRPr="009A54B5">
          <w:rPr>
            <w:szCs w:val="20"/>
          </w:rPr>
          <w:t>Transmission (</w:t>
        </w:r>
        <w:proofErr w:type="spellStart"/>
        <w:r w:rsidRPr="009A54B5">
          <w:rPr>
            <w:szCs w:val="20"/>
          </w:rPr>
          <w:t>nDMS</w:t>
        </w:r>
        <w:proofErr w:type="spellEnd"/>
        <w:r w:rsidRPr="009A54B5">
          <w:rPr>
            <w:szCs w:val="20"/>
          </w:rPr>
          <w:t>)</w:t>
        </w:r>
      </w:ins>
    </w:p>
    <w:p w14:paraId="59589A3B" w14:textId="77777777" w:rsidR="00D522E9" w:rsidRPr="009A54B5" w:rsidRDefault="00D522E9" w:rsidP="00D6162C">
      <w:pPr>
        <w:pStyle w:val="ListParagraph"/>
        <w:numPr>
          <w:ilvl w:val="0"/>
          <w:numId w:val="79"/>
        </w:numPr>
        <w:spacing w:after="160" w:line="276" w:lineRule="auto"/>
        <w:rPr>
          <w:ins w:id="814" w:author="AASHUTOSH" w:date="2025-06-19T19:33:00Z"/>
          <w:sz w:val="16"/>
          <w:szCs w:val="20"/>
        </w:rPr>
      </w:pPr>
      <w:ins w:id="815" w:author="AASHUTOSH" w:date="2025-06-19T19:33:00Z">
        <w:r w:rsidRPr="009A54B5">
          <w:rPr>
            <w:szCs w:val="20"/>
          </w:rPr>
          <w:t xml:space="preserve">Transmission margin in </w:t>
        </w:r>
        <w:proofErr w:type="spellStart"/>
        <w:r w:rsidRPr="009A54B5">
          <w:rPr>
            <w:szCs w:val="20"/>
          </w:rPr>
          <w:t>øre</w:t>
        </w:r>
        <w:proofErr w:type="spellEnd"/>
        <w:r w:rsidRPr="009A54B5">
          <w:rPr>
            <w:szCs w:val="20"/>
          </w:rPr>
          <w:t>/m³ (</w:t>
        </w:r>
        <w:proofErr w:type="spellStart"/>
        <w:r w:rsidRPr="009A54B5">
          <w:rPr>
            <w:szCs w:val="20"/>
          </w:rPr>
          <w:t>nDMS</w:t>
        </w:r>
        <w:proofErr w:type="spellEnd"/>
        <w:r w:rsidRPr="009A54B5">
          <w:rPr>
            <w:szCs w:val="20"/>
          </w:rPr>
          <w:t>)</w:t>
        </w:r>
      </w:ins>
    </w:p>
    <w:p w14:paraId="48B67B05" w14:textId="77777777" w:rsidR="00D522E9" w:rsidRDefault="00D522E9" w:rsidP="00D522E9">
      <w:pPr>
        <w:spacing w:after="0"/>
        <w:ind w:left="0"/>
        <w:rPr>
          <w:ins w:id="816" w:author="AASHUTOSH" w:date="2025-06-19T19:43:00Z"/>
        </w:rPr>
      </w:pPr>
    </w:p>
    <w:p w14:paraId="1F81B19D" w14:textId="50397E7E" w:rsidR="00D522E9" w:rsidRDefault="00D522E9" w:rsidP="00D522E9">
      <w:pPr>
        <w:spacing w:after="0"/>
        <w:ind w:left="0"/>
        <w:rPr>
          <w:ins w:id="817" w:author="AASHUTOSH" w:date="2025-06-19T19:33:00Z"/>
        </w:rPr>
      </w:pPr>
      <w:ins w:id="818" w:author="AASHUTOSH" w:date="2025-06-19T19:33:00Z">
        <w:r w:rsidRPr="004F1ED1">
          <w:t xml:space="preserve">The attributes listed below are relevant to the </w:t>
        </w:r>
        <w:r w:rsidRPr="004F1ED1">
          <w:rPr>
            <w:b/>
            <w:bCs/>
          </w:rPr>
          <w:t xml:space="preserve">metering point </w:t>
        </w:r>
        <w:proofErr w:type="spellStart"/>
        <w:r>
          <w:rPr>
            <w:b/>
            <w:bCs/>
          </w:rPr>
          <w:t>DMS+n</w:t>
        </w:r>
        <w:r w:rsidRPr="004F1ED1">
          <w:rPr>
            <w:b/>
            <w:bCs/>
          </w:rPr>
          <w:t>DMS</w:t>
        </w:r>
        <w:proofErr w:type="spellEnd"/>
        <w:r w:rsidRPr="004F1ED1">
          <w:t xml:space="preserve"> </w:t>
        </w:r>
        <w:r>
          <w:t>and</w:t>
        </w:r>
        <w:r w:rsidRPr="004F1ED1">
          <w:t xml:space="preserve"> are</w:t>
        </w:r>
        <w:r w:rsidRPr="004F1ED1">
          <w:rPr>
            <w:b/>
            <w:bCs/>
          </w:rPr>
          <w:t xml:space="preserve"> </w:t>
        </w:r>
        <w:r>
          <w:rPr>
            <w:b/>
            <w:bCs/>
          </w:rPr>
          <w:t>part of</w:t>
        </w:r>
        <w:r w:rsidRPr="004F1ED1">
          <w:rPr>
            <w:b/>
            <w:bCs/>
          </w:rPr>
          <w:t xml:space="preserve"> </w:t>
        </w:r>
        <w:r>
          <w:rPr>
            <w:b/>
            <w:bCs/>
          </w:rPr>
          <w:t>separate price</w:t>
        </w:r>
        <w:r w:rsidRPr="004F1ED1">
          <w:t>.</w:t>
        </w:r>
      </w:ins>
    </w:p>
    <w:p w14:paraId="4D879C91" w14:textId="77777777" w:rsidR="00D522E9" w:rsidRDefault="00D522E9" w:rsidP="00D522E9">
      <w:pPr>
        <w:spacing w:after="0"/>
        <w:rPr>
          <w:ins w:id="819" w:author="AASHUTOSH" w:date="2025-06-19T19:33:00Z"/>
        </w:rPr>
      </w:pPr>
    </w:p>
    <w:p w14:paraId="668E39EB" w14:textId="77777777" w:rsidR="00D522E9" w:rsidRDefault="00D522E9" w:rsidP="00D6162C">
      <w:pPr>
        <w:pStyle w:val="ListParagraph"/>
        <w:numPr>
          <w:ilvl w:val="0"/>
          <w:numId w:val="79"/>
        </w:numPr>
        <w:spacing w:after="160" w:line="276" w:lineRule="auto"/>
        <w:rPr>
          <w:ins w:id="820" w:author="AASHUTOSH" w:date="2025-06-19T19:33:00Z"/>
        </w:rPr>
      </w:pPr>
      <w:ins w:id="821" w:author="AASHUTOSH" w:date="2025-06-19T19:33:00Z">
        <w:r>
          <w:t>Biogas cost</w:t>
        </w:r>
      </w:ins>
    </w:p>
    <w:p w14:paraId="7950E501" w14:textId="77777777" w:rsidR="00D522E9" w:rsidRDefault="00D522E9" w:rsidP="00D6162C">
      <w:pPr>
        <w:pStyle w:val="ListParagraph"/>
        <w:numPr>
          <w:ilvl w:val="0"/>
          <w:numId w:val="79"/>
        </w:numPr>
        <w:spacing w:after="160" w:line="276" w:lineRule="auto"/>
        <w:rPr>
          <w:ins w:id="822" w:author="AASHUTOSH" w:date="2025-06-19T19:33:00Z"/>
        </w:rPr>
      </w:pPr>
      <w:proofErr w:type="gramStart"/>
      <w:ins w:id="823" w:author="AASHUTOSH" w:date="2025-06-19T19:33:00Z">
        <w:r>
          <w:t>Biogas</w:t>
        </w:r>
        <w:proofErr w:type="gramEnd"/>
        <w:r>
          <w:t xml:space="preserve"> margin</w:t>
        </w:r>
      </w:ins>
    </w:p>
    <w:p w14:paraId="36101010" w14:textId="77777777" w:rsidR="00D522E9" w:rsidRDefault="00D522E9" w:rsidP="00D522E9">
      <w:pPr>
        <w:spacing w:line="276" w:lineRule="auto"/>
        <w:ind w:left="0"/>
        <w:rPr>
          <w:ins w:id="824" w:author="AASHUTOSH" w:date="2025-06-19T19:43:00Z"/>
        </w:rPr>
      </w:pPr>
    </w:p>
    <w:p w14:paraId="33EC0C69" w14:textId="77C50A42" w:rsidR="00D522E9" w:rsidRPr="00D522E9" w:rsidRDefault="009C0ED6" w:rsidP="00D522E9">
      <w:pPr>
        <w:spacing w:line="276" w:lineRule="auto"/>
        <w:ind w:left="0"/>
        <w:rPr>
          <w:ins w:id="825" w:author="AASHUTOSH" w:date="2025-06-19T19:33:00Z"/>
          <w:b/>
          <w:bCs/>
        </w:rPr>
      </w:pPr>
      <w:r>
        <w:rPr>
          <w:b/>
          <w:bCs/>
        </w:rPr>
        <w:t>Denmark</w:t>
      </w:r>
      <w:ins w:id="826" w:author="AASHUTOSH" w:date="2025-06-19T19:33:00Z">
        <w:r w:rsidR="00D522E9" w:rsidRPr="00D522E9">
          <w:rPr>
            <w:b/>
            <w:bCs/>
          </w:rPr>
          <w:t xml:space="preserve"> THE </w:t>
        </w:r>
        <w:proofErr w:type="spellStart"/>
        <w:r w:rsidR="00D522E9" w:rsidRPr="00D522E9">
          <w:rPr>
            <w:b/>
            <w:bCs/>
          </w:rPr>
          <w:t>Dagspris</w:t>
        </w:r>
        <w:proofErr w:type="spellEnd"/>
        <w:r w:rsidR="00D522E9" w:rsidRPr="00D522E9">
          <w:rPr>
            <w:b/>
            <w:bCs/>
          </w:rPr>
          <w:t xml:space="preserve"> </w:t>
        </w:r>
      </w:ins>
      <w:r>
        <w:rPr>
          <w:b/>
          <w:bCs/>
        </w:rPr>
        <w:t xml:space="preserve">gas </w:t>
      </w:r>
      <w:ins w:id="827" w:author="AASHUTOSH" w:date="2025-06-19T19:33:00Z">
        <w:r w:rsidR="00D522E9" w:rsidRPr="00D522E9">
          <w:rPr>
            <w:b/>
            <w:bCs/>
          </w:rPr>
          <w:t>product structure includes these below formulas</w:t>
        </w:r>
      </w:ins>
      <w:ins w:id="828" w:author="Susanne Nielsen" w:date="2025-07-01T15:47:00Z">
        <w:r w:rsidR="00AC40DD">
          <w:rPr>
            <w:b/>
            <w:bCs/>
          </w:rPr>
          <w:t xml:space="preserve"> for Danish customers</w:t>
        </w:r>
      </w:ins>
      <w:ins w:id="829" w:author="AASHUTOSH" w:date="2025-06-19T19:33:00Z">
        <w:r w:rsidR="00D522E9" w:rsidRPr="00D522E9">
          <w:rPr>
            <w:b/>
            <w:bCs/>
          </w:rPr>
          <w:t>:</w:t>
        </w:r>
      </w:ins>
    </w:p>
    <w:p w14:paraId="01A4EDDE" w14:textId="2D021452" w:rsidR="00D522E9" w:rsidRPr="0006007E" w:rsidRDefault="00D522E9" w:rsidP="00D6162C">
      <w:pPr>
        <w:pStyle w:val="ListParagraph"/>
        <w:numPr>
          <w:ilvl w:val="0"/>
          <w:numId w:val="75"/>
        </w:numPr>
        <w:spacing w:after="160" w:line="276" w:lineRule="auto"/>
        <w:jc w:val="both"/>
        <w:rPr>
          <w:ins w:id="830" w:author="AASHUTOSH" w:date="2025-06-19T19:33:00Z"/>
          <w:lang w:val="en-IN"/>
        </w:rPr>
      </w:pPr>
      <w:ins w:id="831" w:author="AASHUTOSH" w:date="2025-06-19T19:33:00Z">
        <w:r w:rsidRPr="00707DD2">
          <w:rPr>
            <w:b/>
            <w:bCs/>
          </w:rPr>
          <w:t xml:space="preserve">Delivery fee </w:t>
        </w:r>
      </w:ins>
      <w:proofErr w:type="spellStart"/>
      <w:ins w:id="832" w:author="Susanne Nielsen" w:date="2025-07-01T15:50:00Z">
        <w:r w:rsidR="00ED74FF">
          <w:rPr>
            <w:b/>
            <w:bCs/>
          </w:rPr>
          <w:t>nDMS</w:t>
        </w:r>
        <w:proofErr w:type="spellEnd"/>
        <w:r w:rsidR="00ED74FF">
          <w:rPr>
            <w:b/>
            <w:bCs/>
          </w:rPr>
          <w:t xml:space="preserve"> (</w:t>
        </w:r>
      </w:ins>
      <w:ins w:id="833" w:author="AASHUTOSH" w:date="2025-06-19T19:33:00Z">
        <w:r w:rsidRPr="00707DD2">
          <w:rPr>
            <w:b/>
            <w:bCs/>
          </w:rPr>
          <w:t>non-hourly</w:t>
        </w:r>
      </w:ins>
      <w:ins w:id="834" w:author="Susanne Nielsen" w:date="2025-07-01T15:50:00Z">
        <w:r w:rsidR="00ED74FF">
          <w:rPr>
            <w:b/>
            <w:bCs/>
          </w:rPr>
          <w:t xml:space="preserve">) </w:t>
        </w:r>
      </w:ins>
      <w:ins w:id="835" w:author="AASHUTOSH" w:date="2025-06-19T19:33:00Z">
        <w:r w:rsidRPr="00215E40">
          <w:t xml:space="preserve">= </w:t>
        </w:r>
      </w:ins>
      <w:r w:rsidR="0006007E" w:rsidRPr="0006007E">
        <w:t>Margin (</w:t>
      </w:r>
      <w:proofErr w:type="spellStart"/>
      <w:r w:rsidR="0006007E" w:rsidRPr="0006007E">
        <w:t>nDMS</w:t>
      </w:r>
      <w:proofErr w:type="spellEnd"/>
      <w:r w:rsidR="0006007E" w:rsidRPr="0006007E">
        <w:t>)+Flex fee adjustment (</w:t>
      </w:r>
      <w:proofErr w:type="spellStart"/>
      <w:r w:rsidR="0006007E" w:rsidRPr="0006007E">
        <w:t>nDMS</w:t>
      </w:r>
      <w:proofErr w:type="spellEnd"/>
      <w:r w:rsidR="0006007E" w:rsidRPr="0006007E">
        <w:t>) + Weighted Average Flex fee THE (</w:t>
      </w:r>
      <w:proofErr w:type="spellStart"/>
      <w:r w:rsidR="0006007E" w:rsidRPr="0006007E">
        <w:t>nDMS</w:t>
      </w:r>
      <w:proofErr w:type="spellEnd"/>
      <w:r w:rsidR="0006007E" w:rsidRPr="0006007E">
        <w:t>) + Weighted Average ETF THE spread+ Weighted Average EXCOM spot mid-ask + ETF THE spread adjustment+ Conversion premium+ Weighted Average Credit fee + Credit fee adjustment + Weighted Average Imbalance fee+ Imbalance adjustment+ Extended payment terms Fee</w:t>
      </w:r>
    </w:p>
    <w:p w14:paraId="5B113111" w14:textId="09BF7BFE" w:rsidR="00DA1937" w:rsidRPr="00DA1937" w:rsidRDefault="00D522E9" w:rsidP="00D6162C">
      <w:pPr>
        <w:keepLines w:val="0"/>
        <w:numPr>
          <w:ilvl w:val="0"/>
          <w:numId w:val="75"/>
        </w:numPr>
        <w:overflowPunct/>
        <w:autoSpaceDE/>
        <w:autoSpaceDN/>
        <w:adjustRightInd/>
        <w:spacing w:before="0" w:after="160" w:line="276" w:lineRule="auto"/>
        <w:textAlignment w:val="auto"/>
        <w:rPr>
          <w:ins w:id="836" w:author="Susanne Nielsen" w:date="2025-07-01T15:53:00Z"/>
          <w:lang w:val="en-IN"/>
        </w:rPr>
      </w:pPr>
      <w:ins w:id="837" w:author="AASHUTOSH" w:date="2025-06-19T19:33:00Z">
        <w:r w:rsidRPr="00215E40">
          <w:rPr>
            <w:b/>
            <w:bCs/>
          </w:rPr>
          <w:lastRenderedPageBreak/>
          <w:t xml:space="preserve">Delivery fee </w:t>
        </w:r>
      </w:ins>
      <w:ins w:id="838" w:author="Susanne Nielsen" w:date="2025-07-01T15:50:00Z">
        <w:r w:rsidR="00ED74FF">
          <w:rPr>
            <w:b/>
            <w:bCs/>
          </w:rPr>
          <w:t xml:space="preserve">DMS </w:t>
        </w:r>
      </w:ins>
      <w:ins w:id="839" w:author="AASHUTOSH" w:date="2025-06-19T19:33:00Z">
        <w:r w:rsidRPr="00215E40">
          <w:rPr>
            <w:b/>
            <w:bCs/>
          </w:rPr>
          <w:t>(hourl</w:t>
        </w:r>
      </w:ins>
      <w:r w:rsidR="0006007E">
        <w:rPr>
          <w:b/>
          <w:bCs/>
        </w:rPr>
        <w:t>y)</w:t>
      </w:r>
      <w:ins w:id="840" w:author="AASHUTOSH" w:date="2025-06-19T19:33:00Z">
        <w:r w:rsidRPr="00215E40">
          <w:t xml:space="preserve"> = </w:t>
        </w:r>
      </w:ins>
      <w:r w:rsidR="0006007E" w:rsidRPr="0006007E">
        <w:t>Margin (DMS)+ Weighted Average ETF THE spread+ Weighted Average EXCOM spot mid-ask+ ETF THE spread adjustment+ Conversion premium+ Weighted Average Credit fee + Credit fee adjustment + Weighted Average Imbalance fee+ Imbalance adjustment+ Extended payment terms Fee</w:t>
      </w:r>
    </w:p>
    <w:p w14:paraId="2F460955" w14:textId="63072897" w:rsidR="00D522E9" w:rsidRPr="0001798C" w:rsidDel="00D327C0" w:rsidRDefault="00D522E9" w:rsidP="00D6162C">
      <w:pPr>
        <w:keepLines w:val="0"/>
        <w:numPr>
          <w:ilvl w:val="0"/>
          <w:numId w:val="75"/>
        </w:numPr>
        <w:overflowPunct/>
        <w:autoSpaceDE/>
        <w:autoSpaceDN/>
        <w:adjustRightInd/>
        <w:spacing w:before="0" w:after="160" w:line="276" w:lineRule="auto"/>
        <w:textAlignment w:val="auto"/>
        <w:rPr>
          <w:ins w:id="841" w:author="AASHUTOSH" w:date="2025-06-19T19:33:00Z"/>
          <w:del w:id="842" w:author="Susanne Nielsen" w:date="2025-07-01T16:03:00Z"/>
          <w:lang w:val="en-IN"/>
        </w:rPr>
      </w:pPr>
      <w:ins w:id="843" w:author="AASHUTOSH" w:date="2025-06-19T19:33:00Z">
        <w:del w:id="844" w:author="Susanne Nielsen" w:date="2025-07-01T16:03:00Z">
          <w:r w:rsidRPr="00215E40" w:rsidDel="00D327C0">
            <w:delText>Index fee THE + ETF THE spread + Credit fee+ Imbalance fee + ETF THE spread adjustment + Conversion premium + Imbalance adjustment + Extended payment terms Fee.</w:delText>
          </w:r>
        </w:del>
      </w:ins>
    </w:p>
    <w:p w14:paraId="2CE0D7C0" w14:textId="4B0C6BAE" w:rsidR="00D522E9" w:rsidRPr="00D522E9" w:rsidDel="00C567E9" w:rsidRDefault="00D522E9" w:rsidP="00D6162C">
      <w:pPr>
        <w:keepLines w:val="0"/>
        <w:numPr>
          <w:ilvl w:val="0"/>
          <w:numId w:val="75"/>
        </w:numPr>
        <w:overflowPunct/>
        <w:autoSpaceDE/>
        <w:autoSpaceDN/>
        <w:adjustRightInd/>
        <w:spacing w:before="0" w:after="160" w:line="276" w:lineRule="auto"/>
        <w:textAlignment w:val="auto"/>
        <w:rPr>
          <w:ins w:id="845" w:author="AASHUTOSH" w:date="2025-06-19T19:33:00Z"/>
          <w:del w:id="846" w:author="Susanne Nielsen" w:date="2025-07-01T15:59:00Z"/>
          <w:rFonts w:asciiTheme="majorHAnsi" w:hAnsiTheme="majorHAnsi"/>
          <w:b/>
          <w:bCs/>
        </w:rPr>
      </w:pPr>
      <w:ins w:id="847" w:author="AASHUTOSH" w:date="2025-06-19T19:33:00Z">
        <w:del w:id="848" w:author="Susanne Nielsen" w:date="2025-07-01T15:59:00Z">
          <w:r w:rsidRPr="00D522E9" w:rsidDel="00C567E9">
            <w:rPr>
              <w:rFonts w:asciiTheme="majorHAnsi" w:hAnsiTheme="majorHAnsi" w:cstheme="minorBidi"/>
              <w:b/>
              <w:bCs/>
              <w:lang w:val="en-US"/>
            </w:rPr>
            <w:delText xml:space="preserve">Delivery fee (hourly+ </w:delText>
          </w:r>
          <w:r w:rsidRPr="00D522E9" w:rsidDel="00C567E9">
            <w:rPr>
              <w:rFonts w:asciiTheme="majorHAnsi" w:hAnsiTheme="majorHAnsi"/>
              <w:b/>
              <w:bCs/>
            </w:rPr>
            <w:delText xml:space="preserve">non-hourly) </w:delText>
          </w:r>
          <w:r w:rsidRPr="00D522E9" w:rsidDel="00C567E9">
            <w:rPr>
              <w:rFonts w:asciiTheme="majorHAnsi" w:hAnsiTheme="majorHAnsi"/>
            </w:rPr>
            <w:delText>=</w:delText>
          </w:r>
          <w:r w:rsidRPr="00D522E9" w:rsidDel="00C567E9">
            <w:rPr>
              <w:rFonts w:asciiTheme="majorHAnsi" w:hAnsiTheme="majorHAnsi" w:cstheme="minorBidi"/>
              <w:lang w:val="en-US"/>
            </w:rPr>
            <w:delText> Mid-ask Fee + Index fee THE + ETF THE spread + Credit fee+ Imbalance fee + ETF THE spread adjustment + Conversion premium + Imbalance adjustment + Extended payment terms Fee.</w:delText>
          </w:r>
        </w:del>
      </w:ins>
    </w:p>
    <w:p w14:paraId="48C1A5DF" w14:textId="2E40AFBC" w:rsidR="00D522E9" w:rsidRPr="00D522E9" w:rsidRDefault="00D522E9" w:rsidP="00D6162C">
      <w:pPr>
        <w:keepLines w:val="0"/>
        <w:numPr>
          <w:ilvl w:val="0"/>
          <w:numId w:val="75"/>
        </w:numPr>
        <w:overflowPunct/>
        <w:autoSpaceDE/>
        <w:autoSpaceDN/>
        <w:adjustRightInd/>
        <w:spacing w:before="0" w:after="160" w:line="276" w:lineRule="auto"/>
        <w:textAlignment w:val="auto"/>
        <w:rPr>
          <w:ins w:id="849" w:author="AASHUTOSH" w:date="2025-06-19T19:33:00Z"/>
          <w:rFonts w:asciiTheme="majorHAnsi" w:hAnsiTheme="majorHAnsi"/>
          <w:b/>
          <w:bCs/>
        </w:rPr>
      </w:pPr>
      <w:ins w:id="850" w:author="AASHUTOSH" w:date="2025-06-19T19:33:00Z">
        <w:r w:rsidRPr="00D522E9">
          <w:rPr>
            <w:rFonts w:asciiTheme="majorHAnsi" w:hAnsiTheme="majorHAnsi" w:cstheme="minorBidi"/>
            <w:b/>
            <w:bCs/>
            <w:lang w:val="en-US"/>
          </w:rPr>
          <w:t xml:space="preserve">Transmission payment </w:t>
        </w:r>
      </w:ins>
      <w:ins w:id="851" w:author="Susanne Nielsen" w:date="2025-07-01T16:02:00Z">
        <w:r w:rsidR="004540C8">
          <w:rPr>
            <w:rFonts w:asciiTheme="majorHAnsi" w:hAnsiTheme="majorHAnsi" w:cstheme="minorBidi"/>
            <w:b/>
            <w:bCs/>
            <w:lang w:val="en-US"/>
          </w:rPr>
          <w:t>DMS (</w:t>
        </w:r>
      </w:ins>
      <w:ins w:id="852" w:author="AASHUTOSH" w:date="2025-06-19T19:33:00Z">
        <w:r w:rsidRPr="00D522E9">
          <w:rPr>
            <w:rFonts w:asciiTheme="majorHAnsi" w:hAnsiTheme="majorHAnsi"/>
            <w:b/>
            <w:bCs/>
          </w:rPr>
          <w:t>hourly</w:t>
        </w:r>
      </w:ins>
      <w:ins w:id="853" w:author="Susanne Nielsen" w:date="2025-07-01T16:02:00Z">
        <w:r w:rsidR="004540C8">
          <w:rPr>
            <w:rFonts w:asciiTheme="majorHAnsi" w:hAnsiTheme="majorHAnsi"/>
            <w:b/>
            <w:bCs/>
          </w:rPr>
          <w:t>)</w:t>
        </w:r>
      </w:ins>
      <w:ins w:id="854" w:author="AASHUTOSH" w:date="2025-06-19T19:33:00Z">
        <w:r w:rsidRPr="00D522E9">
          <w:rPr>
            <w:rFonts w:asciiTheme="majorHAnsi" w:hAnsiTheme="majorHAnsi"/>
          </w:rPr>
          <w:t>=</w:t>
        </w:r>
        <w:r w:rsidRPr="00D522E9">
          <w:rPr>
            <w:rFonts w:asciiTheme="majorHAnsi" w:hAnsiTheme="majorHAnsi" w:cstheme="minorBidi"/>
            <w:lang w:val="en-US"/>
          </w:rPr>
          <w:t> Transmission margin in DKK/md (DMS)</w:t>
        </w:r>
      </w:ins>
      <w:ins w:id="855" w:author="Susanne Nielsen" w:date="2025-07-01T16:03:00Z">
        <w:r w:rsidR="000B06E4">
          <w:rPr>
            <w:rFonts w:asciiTheme="majorHAnsi" w:hAnsiTheme="majorHAnsi" w:cstheme="minorBidi"/>
            <w:lang w:val="en-US"/>
          </w:rPr>
          <w:t xml:space="preserve"> </w:t>
        </w:r>
      </w:ins>
      <w:ins w:id="856" w:author="AASHUTOSH" w:date="2025-06-19T19:33:00Z">
        <w:r w:rsidRPr="00D522E9">
          <w:rPr>
            <w:rFonts w:asciiTheme="majorHAnsi" w:hAnsiTheme="majorHAnsi" w:cstheme="minorBidi"/>
            <w:lang w:val="en-US"/>
          </w:rPr>
          <w:t xml:space="preserve">+ Transmission model (DMS) </w:t>
        </w:r>
        <w:r w:rsidRPr="00D522E9">
          <w:rPr>
            <w:rFonts w:asciiTheme="majorHAnsi" w:hAnsiTheme="majorHAnsi"/>
          </w:rPr>
          <w:t>+ Transmission</w:t>
        </w:r>
        <w:r w:rsidRPr="00D522E9">
          <w:rPr>
            <w:rFonts w:asciiTheme="majorHAnsi" w:hAnsiTheme="majorHAnsi" w:cstheme="minorBidi"/>
            <w:lang w:val="en-US"/>
          </w:rPr>
          <w:t xml:space="preserve"> adjustment DKK/md (DMS)</w:t>
        </w:r>
      </w:ins>
      <w:r w:rsidR="009F6FB6" w:rsidRPr="009F6FB6">
        <w:t xml:space="preserve"> </w:t>
      </w:r>
      <w:r w:rsidR="009F6FB6" w:rsidRPr="009F6FB6">
        <w:rPr>
          <w:rFonts w:asciiTheme="majorHAnsi" w:hAnsiTheme="majorHAnsi" w:cstheme="minorBidi"/>
          <w:lang w:val="en-US"/>
        </w:rPr>
        <w:t>- when unit is to be DKK/md</w:t>
      </w:r>
    </w:p>
    <w:p w14:paraId="48053849" w14:textId="77777777" w:rsidR="00D522E9" w:rsidRPr="00D522E9" w:rsidRDefault="00D522E9" w:rsidP="00D522E9">
      <w:pPr>
        <w:spacing w:line="276" w:lineRule="auto"/>
        <w:ind w:left="720"/>
        <w:rPr>
          <w:ins w:id="857" w:author="AASHUTOSH" w:date="2025-06-19T19:33:00Z"/>
          <w:rFonts w:asciiTheme="majorHAnsi" w:hAnsiTheme="majorHAnsi" w:cstheme="minorBidi"/>
          <w:b/>
          <w:bCs/>
        </w:rPr>
      </w:pPr>
      <w:ins w:id="858" w:author="AASHUTOSH" w:date="2025-06-19T19:33:00Z">
        <w:r w:rsidRPr="00D522E9">
          <w:rPr>
            <w:rFonts w:asciiTheme="majorHAnsi" w:hAnsiTheme="majorHAnsi"/>
            <w:b/>
            <w:bCs/>
          </w:rPr>
          <w:t>Or</w:t>
        </w:r>
      </w:ins>
    </w:p>
    <w:p w14:paraId="0B4D29A1" w14:textId="03DBCE75" w:rsidR="00D522E9" w:rsidRDefault="00D522E9" w:rsidP="00D522E9">
      <w:pPr>
        <w:spacing w:line="276" w:lineRule="auto"/>
        <w:ind w:left="720"/>
        <w:rPr>
          <w:rFonts w:asciiTheme="majorHAnsi" w:hAnsiTheme="majorHAnsi"/>
        </w:rPr>
      </w:pPr>
      <w:ins w:id="859" w:author="AASHUTOSH" w:date="2025-06-19T19:33:00Z">
        <w:r w:rsidRPr="00D522E9">
          <w:rPr>
            <w:rFonts w:asciiTheme="majorHAnsi" w:hAnsiTheme="majorHAnsi" w:cstheme="minorBidi"/>
            <w:b/>
            <w:bCs/>
            <w:lang w:val="en-US"/>
          </w:rPr>
          <w:t xml:space="preserve">Transmission payment </w:t>
        </w:r>
      </w:ins>
      <w:ins w:id="860" w:author="Susanne Nielsen" w:date="2025-07-01T16:03:00Z">
        <w:r w:rsidR="000B06E4">
          <w:rPr>
            <w:rFonts w:asciiTheme="majorHAnsi" w:hAnsiTheme="majorHAnsi" w:cstheme="minorBidi"/>
            <w:b/>
            <w:bCs/>
            <w:lang w:val="en-US"/>
          </w:rPr>
          <w:t>DMS (</w:t>
        </w:r>
      </w:ins>
      <w:ins w:id="861" w:author="AASHUTOSH" w:date="2025-06-19T19:33:00Z">
        <w:r w:rsidRPr="00D522E9">
          <w:rPr>
            <w:rFonts w:asciiTheme="majorHAnsi" w:hAnsiTheme="majorHAnsi"/>
            <w:b/>
            <w:bCs/>
          </w:rPr>
          <w:t>hourly</w:t>
        </w:r>
      </w:ins>
      <w:ins w:id="862" w:author="Susanne Nielsen" w:date="2025-07-01T16:03:00Z">
        <w:r w:rsidR="000B06E4">
          <w:rPr>
            <w:rFonts w:asciiTheme="majorHAnsi" w:hAnsiTheme="majorHAnsi"/>
            <w:b/>
            <w:bCs/>
          </w:rPr>
          <w:t>)</w:t>
        </w:r>
      </w:ins>
      <w:ins w:id="863" w:author="AASHUTOSH" w:date="2025-06-19T19:33:00Z">
        <w:r w:rsidRPr="00D522E9">
          <w:rPr>
            <w:rFonts w:asciiTheme="majorHAnsi" w:hAnsiTheme="majorHAnsi"/>
            <w:b/>
            <w:bCs/>
          </w:rPr>
          <w:t xml:space="preserve"> </w:t>
        </w:r>
        <w:r w:rsidRPr="00D522E9">
          <w:rPr>
            <w:rFonts w:asciiTheme="majorHAnsi" w:hAnsiTheme="majorHAnsi"/>
          </w:rPr>
          <w:t>=</w:t>
        </w:r>
        <w:r w:rsidRPr="00D522E9">
          <w:rPr>
            <w:rFonts w:asciiTheme="majorHAnsi" w:hAnsiTheme="majorHAnsi" w:cstheme="minorBidi"/>
            <w:lang w:val="en-US"/>
          </w:rPr>
          <w:t xml:space="preserve"> Transmission margin </w:t>
        </w:r>
        <w:proofErr w:type="spellStart"/>
        <w:r w:rsidRPr="00D522E9">
          <w:rPr>
            <w:rFonts w:asciiTheme="majorHAnsi" w:hAnsiTheme="majorHAnsi" w:cstheme="minorBidi"/>
            <w:lang w:val="en-US"/>
          </w:rPr>
          <w:t>øre</w:t>
        </w:r>
        <w:proofErr w:type="spellEnd"/>
        <w:r w:rsidRPr="00D522E9">
          <w:rPr>
            <w:rFonts w:asciiTheme="majorHAnsi" w:hAnsiTheme="majorHAnsi" w:cstheme="minorBidi"/>
            <w:lang w:val="en-US"/>
          </w:rPr>
          <w:t xml:space="preserve">/m³ + Transmission model (DMS) </w:t>
        </w:r>
        <w:r w:rsidRPr="00D522E9">
          <w:rPr>
            <w:rFonts w:asciiTheme="majorHAnsi" w:hAnsiTheme="majorHAnsi"/>
          </w:rPr>
          <w:t>+ Transmission</w:t>
        </w:r>
        <w:r w:rsidRPr="00D522E9">
          <w:rPr>
            <w:rFonts w:asciiTheme="majorHAnsi" w:hAnsiTheme="majorHAnsi" w:cstheme="minorBidi"/>
            <w:lang w:val="en-US"/>
          </w:rPr>
          <w:t xml:space="preserve"> adjustment </w:t>
        </w:r>
      </w:ins>
      <w:ins w:id="864" w:author="Susanne Nielsen" w:date="2025-07-01T16:03:00Z">
        <w:r w:rsidR="000B06E4">
          <w:rPr>
            <w:rFonts w:asciiTheme="majorHAnsi" w:hAnsiTheme="majorHAnsi" w:cstheme="minorBidi"/>
            <w:lang w:val="en-US"/>
          </w:rPr>
          <w:t xml:space="preserve">DKK/md </w:t>
        </w:r>
      </w:ins>
      <w:ins w:id="865" w:author="AASHUTOSH" w:date="2025-06-19T19:33:00Z">
        <w:r w:rsidRPr="00D522E9">
          <w:rPr>
            <w:rFonts w:asciiTheme="majorHAnsi" w:hAnsiTheme="majorHAnsi" w:cstheme="minorBidi"/>
            <w:lang w:val="en-US"/>
          </w:rPr>
          <w:t>DMS (DMS)</w:t>
        </w:r>
        <w:r w:rsidRPr="00D522E9">
          <w:rPr>
            <w:rFonts w:asciiTheme="majorHAnsi" w:hAnsiTheme="majorHAnsi"/>
          </w:rPr>
          <w:t xml:space="preserve"> </w:t>
        </w:r>
      </w:ins>
      <w:r w:rsidR="009F6FB6" w:rsidRPr="009F6FB6">
        <w:rPr>
          <w:rFonts w:asciiTheme="majorHAnsi" w:hAnsiTheme="majorHAnsi"/>
        </w:rPr>
        <w:t xml:space="preserve">when unit is to be </w:t>
      </w:r>
      <w:proofErr w:type="spellStart"/>
      <w:r w:rsidR="009F6FB6" w:rsidRPr="009F6FB6">
        <w:rPr>
          <w:rFonts w:asciiTheme="majorHAnsi" w:hAnsiTheme="majorHAnsi"/>
        </w:rPr>
        <w:t>øre</w:t>
      </w:r>
      <w:proofErr w:type="spellEnd"/>
      <w:r w:rsidR="009F6FB6" w:rsidRPr="009F6FB6">
        <w:rPr>
          <w:rFonts w:asciiTheme="majorHAnsi" w:hAnsiTheme="majorHAnsi"/>
        </w:rPr>
        <w:t>/m³</w:t>
      </w:r>
    </w:p>
    <w:p w14:paraId="2F1C7074" w14:textId="77777777" w:rsidR="009F6FB6" w:rsidRDefault="009F6FB6" w:rsidP="00D522E9">
      <w:pPr>
        <w:spacing w:line="276" w:lineRule="auto"/>
        <w:ind w:left="720"/>
        <w:rPr>
          <w:rFonts w:asciiTheme="majorHAnsi" w:hAnsiTheme="majorHAnsi"/>
          <w:b/>
          <w:bCs/>
        </w:rPr>
      </w:pPr>
    </w:p>
    <w:p w14:paraId="7C9254C3" w14:textId="36712552" w:rsidR="009F6FB6" w:rsidRPr="00D522E9" w:rsidRDefault="009F6FB6" w:rsidP="00D6162C">
      <w:pPr>
        <w:keepLines w:val="0"/>
        <w:numPr>
          <w:ilvl w:val="0"/>
          <w:numId w:val="75"/>
        </w:numPr>
        <w:overflowPunct/>
        <w:autoSpaceDE/>
        <w:autoSpaceDN/>
        <w:adjustRightInd/>
        <w:spacing w:before="0" w:after="160" w:line="276" w:lineRule="auto"/>
        <w:textAlignment w:val="auto"/>
        <w:rPr>
          <w:ins w:id="866" w:author="AASHUTOSH" w:date="2025-06-19T19:33:00Z"/>
          <w:rFonts w:asciiTheme="majorHAnsi" w:hAnsiTheme="majorHAnsi"/>
          <w:b/>
          <w:bCs/>
        </w:rPr>
      </w:pPr>
      <w:r w:rsidRPr="009F6FB6">
        <w:rPr>
          <w:rFonts w:asciiTheme="majorHAnsi" w:hAnsiTheme="majorHAnsi"/>
          <w:b/>
          <w:bCs/>
        </w:rPr>
        <w:t>Transmission payment, non-hourly read</w:t>
      </w:r>
      <w:r>
        <w:rPr>
          <w:rFonts w:asciiTheme="majorHAnsi" w:hAnsiTheme="majorHAnsi"/>
          <w:b/>
          <w:bCs/>
        </w:rPr>
        <w:t xml:space="preserve"> = </w:t>
      </w:r>
      <w:r w:rsidRPr="009F6FB6">
        <w:rPr>
          <w:rFonts w:asciiTheme="majorHAnsi" w:hAnsiTheme="majorHAnsi"/>
          <w:b/>
          <w:bCs/>
        </w:rPr>
        <w:t>Transmission (</w:t>
      </w:r>
      <w:proofErr w:type="spellStart"/>
      <w:r w:rsidRPr="009F6FB6">
        <w:rPr>
          <w:rFonts w:asciiTheme="majorHAnsi" w:hAnsiTheme="majorHAnsi"/>
          <w:b/>
          <w:bCs/>
        </w:rPr>
        <w:t>nDMS</w:t>
      </w:r>
      <w:proofErr w:type="spellEnd"/>
      <w:r w:rsidRPr="009F6FB6">
        <w:rPr>
          <w:rFonts w:asciiTheme="majorHAnsi" w:hAnsiTheme="majorHAnsi"/>
          <w:b/>
          <w:bCs/>
        </w:rPr>
        <w:t xml:space="preserve">)+Transmission margin in </w:t>
      </w:r>
      <w:proofErr w:type="spellStart"/>
      <w:r w:rsidRPr="009F6FB6">
        <w:rPr>
          <w:rFonts w:asciiTheme="majorHAnsi" w:hAnsiTheme="majorHAnsi"/>
          <w:b/>
          <w:bCs/>
        </w:rPr>
        <w:t>øre</w:t>
      </w:r>
      <w:proofErr w:type="spellEnd"/>
      <w:r w:rsidRPr="009F6FB6">
        <w:rPr>
          <w:rFonts w:asciiTheme="majorHAnsi" w:hAnsiTheme="majorHAnsi"/>
          <w:b/>
          <w:bCs/>
        </w:rPr>
        <w:t>/m³ (</w:t>
      </w:r>
      <w:proofErr w:type="spellStart"/>
      <w:r w:rsidRPr="009F6FB6">
        <w:rPr>
          <w:rFonts w:asciiTheme="majorHAnsi" w:hAnsiTheme="majorHAnsi"/>
          <w:b/>
          <w:bCs/>
        </w:rPr>
        <w:t>nDMS</w:t>
      </w:r>
      <w:proofErr w:type="spellEnd"/>
      <w:r w:rsidRPr="009F6FB6">
        <w:rPr>
          <w:rFonts w:asciiTheme="majorHAnsi" w:hAnsiTheme="majorHAnsi"/>
          <w:b/>
          <w:bCs/>
        </w:rPr>
        <w:t>)</w:t>
      </w:r>
    </w:p>
    <w:p w14:paraId="2815E610" w14:textId="77777777" w:rsidR="009C0ED6" w:rsidRDefault="009C0ED6" w:rsidP="004470F3">
      <w:pPr>
        <w:ind w:left="0"/>
        <w:rPr>
          <w:b/>
          <w:bCs/>
        </w:rPr>
      </w:pPr>
    </w:p>
    <w:p w14:paraId="426578C6" w14:textId="1E97BF78" w:rsidR="00A61B66" w:rsidRPr="0094289D" w:rsidRDefault="006C01D3" w:rsidP="004470F3">
      <w:pPr>
        <w:ind w:left="0"/>
        <w:rPr>
          <w:b/>
          <w:bCs/>
          <w:u w:val="single"/>
        </w:rPr>
      </w:pPr>
      <w:r>
        <w:rPr>
          <w:b/>
          <w:bCs/>
          <w:u w:val="single"/>
        </w:rPr>
        <w:t>Denmark</w:t>
      </w:r>
      <w:r w:rsidR="0094289D" w:rsidRPr="0094289D">
        <w:rPr>
          <w:b/>
          <w:bCs/>
          <w:u w:val="single"/>
        </w:rPr>
        <w:t xml:space="preserve"> THE </w:t>
      </w:r>
      <w:proofErr w:type="spellStart"/>
      <w:r w:rsidR="0094289D" w:rsidRPr="0094289D">
        <w:rPr>
          <w:b/>
          <w:bCs/>
          <w:u w:val="single"/>
        </w:rPr>
        <w:t>Dagspris</w:t>
      </w:r>
      <w:proofErr w:type="spellEnd"/>
      <w:r>
        <w:rPr>
          <w:b/>
          <w:bCs/>
          <w:u w:val="single"/>
        </w:rPr>
        <w:t xml:space="preserve"> gas</w:t>
      </w:r>
      <w:r w:rsidR="0094289D" w:rsidRPr="0094289D">
        <w:rPr>
          <w:b/>
          <w:bCs/>
          <w:u w:val="single"/>
        </w:rPr>
        <w:t xml:space="preserve"> Calculation </w:t>
      </w:r>
      <w:r w:rsidR="0094289D">
        <w:rPr>
          <w:b/>
          <w:bCs/>
          <w:u w:val="single"/>
        </w:rPr>
        <w:t xml:space="preserve">details </w:t>
      </w:r>
      <w:r w:rsidR="0094289D" w:rsidRPr="0094289D">
        <w:rPr>
          <w:b/>
          <w:bCs/>
          <w:u w:val="single"/>
        </w:rPr>
        <w:t>below:</w:t>
      </w:r>
    </w:p>
    <w:p w14:paraId="266253D5" w14:textId="02EB0E08" w:rsidR="002760FF" w:rsidRDefault="002760FF" w:rsidP="002760FF">
      <w:pPr>
        <w:ind w:left="0"/>
      </w:pPr>
      <w:r w:rsidRPr="002760FF">
        <w:rPr>
          <w:b/>
          <w:bCs/>
        </w:rPr>
        <w:t>1.</w:t>
      </w:r>
      <w:r>
        <w:rPr>
          <w:b/>
          <w:bCs/>
        </w:rPr>
        <w:t xml:space="preserve">  </w:t>
      </w:r>
      <w:r w:rsidRPr="002760FF">
        <w:rPr>
          <w:b/>
          <w:bCs/>
        </w:rPr>
        <w:t>Delivery Fee</w:t>
      </w:r>
      <w:r>
        <w:rPr>
          <w:b/>
          <w:bCs/>
        </w:rPr>
        <w:t xml:space="preserve"> DMS (Hourly) = </w:t>
      </w:r>
      <w:r w:rsidRPr="002760FF">
        <w:t>Margin (DMS)+ Weighted Average ETF THE spread+ Weighted Average EXCOM spot mid-ask+ ETF THE spread adjustment+ Conversion premium+ Weighted Average Credit fee + Credit fee adjustment + Weighted Average Imbalance fee+ Imbalance adjustment+ Extended payment terms Fee</w:t>
      </w:r>
    </w:p>
    <w:p w14:paraId="437B20EF" w14:textId="77777777" w:rsidR="002760FF" w:rsidRPr="002760FF" w:rsidRDefault="002760FF" w:rsidP="002760FF">
      <w:pPr>
        <w:ind w:left="0"/>
        <w:rPr>
          <w:b/>
          <w:bCs/>
        </w:rPr>
      </w:pPr>
    </w:p>
    <w:p w14:paraId="44D4EBC0" w14:textId="77777777" w:rsidR="002760FF" w:rsidRDefault="002760FF" w:rsidP="002760FF">
      <w:pPr>
        <w:ind w:left="0"/>
        <w:rPr>
          <w:b/>
          <w:bCs/>
        </w:rPr>
      </w:pPr>
      <w:r w:rsidRPr="002760FF">
        <w:rPr>
          <w:b/>
          <w:bCs/>
        </w:rPr>
        <w:t xml:space="preserve">NOTE*: </w:t>
      </w:r>
      <w:r w:rsidRPr="002760FF">
        <w:t>Below values are sample values provided in data sheet to show the calculation</w:t>
      </w:r>
    </w:p>
    <w:p w14:paraId="76E092FD" w14:textId="77777777" w:rsidR="002760FF" w:rsidRPr="002760FF" w:rsidRDefault="002760FF" w:rsidP="002760FF">
      <w:pPr>
        <w:ind w:left="0"/>
        <w:rPr>
          <w:b/>
          <w:bCs/>
        </w:rPr>
      </w:pPr>
    </w:p>
    <w:p w14:paraId="56784D94" w14:textId="1E7778FB" w:rsidR="002760FF" w:rsidRPr="007210D6" w:rsidRDefault="002760FF" w:rsidP="002760FF">
      <w:pPr>
        <w:ind w:left="0"/>
      </w:pPr>
      <w:r w:rsidRPr="002760FF">
        <w:rPr>
          <w:b/>
          <w:bCs/>
        </w:rPr>
        <w:t>Delivery Fee D</w:t>
      </w:r>
      <w:r>
        <w:rPr>
          <w:b/>
          <w:bCs/>
        </w:rPr>
        <w:t>MS (Hourly)</w:t>
      </w:r>
      <w:r w:rsidRPr="002760FF">
        <w:rPr>
          <w:b/>
          <w:bCs/>
        </w:rPr>
        <w:t xml:space="preserve"> </w:t>
      </w:r>
      <w:r w:rsidRPr="007210D6">
        <w:t xml:space="preserve">= </w:t>
      </w:r>
      <w:r w:rsidR="001B77C2" w:rsidRPr="007210D6">
        <w:t>3+8.546+0.271</w:t>
      </w:r>
      <w:r w:rsidR="00BF66D2" w:rsidRPr="007210D6">
        <w:t>-0.300+1+</w:t>
      </w:r>
      <w:r w:rsidR="00595959" w:rsidRPr="007210D6">
        <w:t>0.082+0.200+2.445+0.200+3.00</w:t>
      </w:r>
    </w:p>
    <w:p w14:paraId="1E7E2CDE" w14:textId="2C787143" w:rsidR="00595959" w:rsidRPr="007210D6" w:rsidRDefault="00595959" w:rsidP="002760FF">
      <w:pPr>
        <w:ind w:left="0"/>
        <w:rPr>
          <w:b/>
          <w:bCs/>
        </w:rPr>
      </w:pPr>
      <w:r w:rsidRPr="007210D6">
        <w:t xml:space="preserve">                                         </w:t>
      </w:r>
      <w:r w:rsidRPr="007210D6">
        <w:rPr>
          <w:b/>
          <w:bCs/>
        </w:rPr>
        <w:t xml:space="preserve">= 18.444 </w:t>
      </w:r>
      <w:proofErr w:type="spellStart"/>
      <w:r w:rsidRPr="007210D6">
        <w:rPr>
          <w:b/>
          <w:bCs/>
        </w:rPr>
        <w:t>øre</w:t>
      </w:r>
      <w:proofErr w:type="spellEnd"/>
      <w:r w:rsidRPr="007210D6">
        <w:rPr>
          <w:b/>
          <w:bCs/>
        </w:rPr>
        <w:t>/</w:t>
      </w:r>
      <w:r w:rsidR="00F20837" w:rsidRPr="00F20837">
        <w:rPr>
          <w:b/>
          <w:bCs/>
        </w:rPr>
        <w:t xml:space="preserve"> </w:t>
      </w:r>
      <w:r w:rsidR="00F20837" w:rsidRPr="00F67F57">
        <w:rPr>
          <w:b/>
          <w:bCs/>
        </w:rPr>
        <w:t>m³</w:t>
      </w:r>
    </w:p>
    <w:p w14:paraId="33C1C1E2" w14:textId="77777777" w:rsidR="00595959" w:rsidRDefault="00595959" w:rsidP="00595959">
      <w:pPr>
        <w:ind w:left="0"/>
        <w:rPr>
          <w:b/>
          <w:bCs/>
        </w:rPr>
      </w:pPr>
    </w:p>
    <w:p w14:paraId="3C81AE8E" w14:textId="63D9C0AE" w:rsidR="00595959" w:rsidRPr="00595959" w:rsidRDefault="00595959" w:rsidP="00595959">
      <w:pPr>
        <w:ind w:left="0"/>
        <w:rPr>
          <w:b/>
          <w:bCs/>
          <w:u w:val="single"/>
        </w:rPr>
      </w:pPr>
      <w:r w:rsidRPr="00595959">
        <w:rPr>
          <w:b/>
          <w:bCs/>
          <w:u w:val="single"/>
        </w:rPr>
        <w:t>Below is the detailed view of each component involved in delivery fee calculations:</w:t>
      </w:r>
    </w:p>
    <w:p w14:paraId="60DCB1E4" w14:textId="77777777" w:rsidR="00595959" w:rsidRDefault="00595959" w:rsidP="00595959">
      <w:pPr>
        <w:ind w:left="0"/>
        <w:rPr>
          <w:b/>
          <w:bCs/>
        </w:rPr>
      </w:pPr>
    </w:p>
    <w:p w14:paraId="1646BE14" w14:textId="2F5141B5" w:rsidR="00595959" w:rsidRPr="007210D6" w:rsidRDefault="00595959" w:rsidP="00D6162C">
      <w:pPr>
        <w:pStyle w:val="ListParagraph"/>
        <w:numPr>
          <w:ilvl w:val="0"/>
          <w:numId w:val="81"/>
        </w:numPr>
      </w:pPr>
      <w:r w:rsidRPr="001A139C">
        <w:rPr>
          <w:b/>
          <w:bCs/>
          <w:u w:val="single"/>
        </w:rPr>
        <w:t>Margin (DMS):</w:t>
      </w:r>
      <w:r w:rsidRPr="001A139C">
        <w:rPr>
          <w:b/>
          <w:bCs/>
        </w:rPr>
        <w:t xml:space="preserve"> </w:t>
      </w:r>
      <w:r w:rsidRPr="007210D6">
        <w:t>Single value added by KAM/AM</w:t>
      </w:r>
    </w:p>
    <w:p w14:paraId="0A71EC90" w14:textId="2454D6C1" w:rsidR="00595959" w:rsidRPr="007210D6" w:rsidRDefault="00595959" w:rsidP="00595959">
      <w:pPr>
        <w:ind w:left="0"/>
      </w:pPr>
      <w:r w:rsidRPr="007210D6">
        <w:t xml:space="preserve">Margin DK1= </w:t>
      </w:r>
      <w:r w:rsidRPr="00C853AC">
        <w:rPr>
          <w:b/>
          <w:bCs/>
        </w:rPr>
        <w:t xml:space="preserve">3.00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097F415F" w14:textId="77777777" w:rsidR="00595959" w:rsidRDefault="00595959" w:rsidP="00595959">
      <w:pPr>
        <w:ind w:left="0"/>
        <w:rPr>
          <w:b/>
          <w:bCs/>
        </w:rPr>
      </w:pPr>
    </w:p>
    <w:p w14:paraId="58938C25" w14:textId="72158EBE" w:rsidR="00595959" w:rsidRPr="00A64F08" w:rsidRDefault="00595959" w:rsidP="00D6162C">
      <w:pPr>
        <w:pStyle w:val="ListParagraph"/>
        <w:numPr>
          <w:ilvl w:val="0"/>
          <w:numId w:val="81"/>
        </w:numPr>
        <w:rPr>
          <w:b/>
          <w:bCs/>
          <w:u w:val="single"/>
        </w:rPr>
      </w:pPr>
      <w:r w:rsidRPr="00A64F08">
        <w:rPr>
          <w:b/>
          <w:bCs/>
          <w:u w:val="single"/>
        </w:rPr>
        <w:t>Weighted Average ETF THE spread:</w:t>
      </w:r>
    </w:p>
    <w:p w14:paraId="69A83D86" w14:textId="77777777" w:rsidR="00A64F08" w:rsidRPr="007210D6" w:rsidRDefault="00A64F08" w:rsidP="00A64F08">
      <w:pPr>
        <w:ind w:left="0"/>
      </w:pPr>
      <w:r w:rsidRPr="007210D6">
        <w:t>The value will be calculated from the relevant price curve and its weighted average which is as below:</w:t>
      </w:r>
    </w:p>
    <w:p w14:paraId="764D3A82" w14:textId="3AFFBCFF" w:rsidR="00A64F08" w:rsidRPr="007210D6" w:rsidRDefault="00A64F08" w:rsidP="00A64F08">
      <w:pPr>
        <w:ind w:left="0"/>
      </w:pPr>
      <w:r w:rsidRPr="007210D6">
        <w:t xml:space="preserve">Final monthly </w:t>
      </w:r>
      <w:r w:rsidR="00504965" w:rsidRPr="007210D6">
        <w:t xml:space="preserve">ETF THE spread </w:t>
      </w:r>
      <w:r w:rsidRPr="007210D6">
        <w:t xml:space="preserve">= </w:t>
      </w:r>
      <w:r w:rsidR="00504965" w:rsidRPr="007210D6">
        <w:t>ETF THE spread</w:t>
      </w:r>
      <w:r w:rsidRPr="007210D6">
        <w:t xml:space="preserve"> (value of price curve) * Estimated Consumption (forecasted)</w:t>
      </w:r>
    </w:p>
    <w:p w14:paraId="0BCA7E99" w14:textId="713FA2F6" w:rsidR="00A64F08" w:rsidRPr="007210D6" w:rsidRDefault="00A64F08" w:rsidP="00A64F08">
      <w:pPr>
        <w:ind w:left="0"/>
      </w:pPr>
      <w:r w:rsidRPr="007210D6">
        <w:t xml:space="preserve">Weighted Average Price for </w:t>
      </w:r>
      <w:r w:rsidR="00504965" w:rsidRPr="007210D6">
        <w:t xml:space="preserve">ETF THE spread </w:t>
      </w:r>
      <w:r w:rsidRPr="007210D6">
        <w:t xml:space="preserve">= (Sum of final monthly </w:t>
      </w:r>
      <w:r w:rsidR="00504965" w:rsidRPr="007210D6">
        <w:t>ETF THE spread</w:t>
      </w:r>
      <w:r w:rsidRPr="007210D6">
        <w:t>)/ (Sum of estimated consumption)</w:t>
      </w:r>
    </w:p>
    <w:p w14:paraId="7A75FB17" w14:textId="77777777" w:rsidR="0099067C" w:rsidRDefault="0099067C" w:rsidP="00A64F08">
      <w:pPr>
        <w:ind w:left="0"/>
        <w:rPr>
          <w:b/>
          <w:bCs/>
          <w:u w:val="single"/>
        </w:rPr>
      </w:pPr>
    </w:p>
    <w:p w14:paraId="72676050" w14:textId="657FFF67" w:rsidR="00A64F08" w:rsidRPr="00A64F08" w:rsidRDefault="00A64F08" w:rsidP="00A64F08">
      <w:pPr>
        <w:ind w:left="0"/>
        <w:rPr>
          <w:b/>
          <w:bCs/>
          <w:u w:val="single"/>
        </w:rPr>
      </w:pPr>
      <w:r w:rsidRPr="00A64F08">
        <w:rPr>
          <w:b/>
          <w:bCs/>
          <w:u w:val="single"/>
        </w:rPr>
        <w:lastRenderedPageBreak/>
        <w:t>Assuming values:</w:t>
      </w:r>
    </w:p>
    <w:p w14:paraId="02E6C7C4" w14:textId="51A9DC5B" w:rsidR="00A64F08" w:rsidRPr="007210D6" w:rsidRDefault="008576E0" w:rsidP="00A64F08">
      <w:pPr>
        <w:ind w:left="0"/>
      </w:pPr>
      <w:r>
        <w:t xml:space="preserve">Sum of final monthly </w:t>
      </w:r>
      <w:r w:rsidR="00504965" w:rsidRPr="007210D6">
        <w:t>ETF THE spread</w:t>
      </w:r>
      <w:r w:rsidR="00A64F08" w:rsidRPr="007210D6">
        <w:t xml:space="preserve">: </w:t>
      </w:r>
      <w:r w:rsidR="003E53EE" w:rsidRPr="007210D6">
        <w:t>5,04,67,274.09</w:t>
      </w:r>
    </w:p>
    <w:p w14:paraId="6A8A507D" w14:textId="6E87B420" w:rsidR="00A64F08" w:rsidRPr="007210D6" w:rsidRDefault="00A64F08" w:rsidP="00A64F08">
      <w:pPr>
        <w:ind w:left="0"/>
      </w:pPr>
      <w:r w:rsidRPr="007210D6">
        <w:t xml:space="preserve">Estimated Consumption: </w:t>
      </w:r>
      <w:r w:rsidR="003E53EE" w:rsidRPr="007210D6">
        <w:t>59,05,380.23</w:t>
      </w:r>
    </w:p>
    <w:p w14:paraId="573EC4A5" w14:textId="6CE742EF" w:rsidR="00A64F08" w:rsidRPr="007210D6" w:rsidRDefault="00A64F08" w:rsidP="00A64F08">
      <w:pPr>
        <w:ind w:left="0"/>
      </w:pPr>
      <w:r w:rsidRPr="007210D6">
        <w:t xml:space="preserve">Weighted Average Price for </w:t>
      </w:r>
      <w:r w:rsidR="00504965" w:rsidRPr="007210D6">
        <w:t xml:space="preserve">ETF THE spread </w:t>
      </w:r>
      <w:r w:rsidRPr="007210D6">
        <w:t xml:space="preserve">= </w:t>
      </w:r>
      <w:r w:rsidR="003E53EE" w:rsidRPr="007210D6">
        <w:t>5,04,67,274.09</w:t>
      </w:r>
      <w:r w:rsidRPr="007210D6">
        <w:t xml:space="preserve">/ </w:t>
      </w:r>
      <w:r w:rsidR="003E53EE" w:rsidRPr="007210D6">
        <w:t>59,05,380.23</w:t>
      </w:r>
    </w:p>
    <w:p w14:paraId="0C0DA1CB" w14:textId="28CD2927" w:rsidR="00595959" w:rsidRPr="007210D6" w:rsidRDefault="00A64F08" w:rsidP="00A64F08">
      <w:pPr>
        <w:ind w:left="0"/>
        <w:rPr>
          <w:ins w:id="867" w:author="AASHUTOSH" w:date="2025-06-19T14:13:00Z"/>
        </w:rPr>
      </w:pPr>
      <w:r w:rsidRPr="007210D6">
        <w:t xml:space="preserve">Weighted Average Price for </w:t>
      </w:r>
      <w:r w:rsidR="00504965" w:rsidRPr="007210D6">
        <w:t xml:space="preserve">ETF THE spread </w:t>
      </w:r>
      <w:r w:rsidRPr="007210D6">
        <w:t xml:space="preserve">= </w:t>
      </w:r>
      <w:r w:rsidR="003E53EE" w:rsidRPr="00C853AC">
        <w:rPr>
          <w:b/>
          <w:bCs/>
        </w:rPr>
        <w:t>8.5</w:t>
      </w:r>
      <w:r w:rsidRPr="00C853AC">
        <w:rPr>
          <w:b/>
          <w:bCs/>
        </w:rPr>
        <w:t xml:space="preserve">4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7B5DA20F" w14:textId="77777777" w:rsidR="00A61B66" w:rsidRDefault="00A61B66" w:rsidP="004470F3">
      <w:pPr>
        <w:ind w:left="0"/>
        <w:rPr>
          <w:b/>
          <w:bCs/>
        </w:rPr>
      </w:pPr>
    </w:p>
    <w:p w14:paraId="3607E6D7" w14:textId="781D4CF4" w:rsidR="001E15A2" w:rsidRPr="00547491" w:rsidRDefault="001E15A2" w:rsidP="00D6162C">
      <w:pPr>
        <w:pStyle w:val="ListParagraph"/>
        <w:numPr>
          <w:ilvl w:val="0"/>
          <w:numId w:val="81"/>
        </w:numPr>
        <w:rPr>
          <w:b/>
          <w:bCs/>
          <w:u w:val="single"/>
        </w:rPr>
      </w:pPr>
      <w:r w:rsidRPr="00547491">
        <w:rPr>
          <w:b/>
          <w:bCs/>
          <w:u w:val="single"/>
        </w:rPr>
        <w:t>Weighted Average EXCOM spot mid-ask:</w:t>
      </w:r>
    </w:p>
    <w:p w14:paraId="682F8FE8" w14:textId="77777777" w:rsidR="001E15A2" w:rsidRPr="007210D6" w:rsidRDefault="001E15A2" w:rsidP="001E15A2">
      <w:pPr>
        <w:ind w:left="0"/>
      </w:pPr>
      <w:r w:rsidRPr="007210D6">
        <w:t>The value will be calculated from the relevant price curve and its weighted average which is as below:</w:t>
      </w:r>
    </w:p>
    <w:p w14:paraId="03B0B444" w14:textId="23FC8F93" w:rsidR="001E15A2" w:rsidRPr="007210D6" w:rsidRDefault="001E15A2" w:rsidP="001E15A2">
      <w:pPr>
        <w:ind w:left="0"/>
      </w:pPr>
      <w:r w:rsidRPr="007210D6">
        <w:t>Final monthly EXCOM spot mid-ask = EXCOM spot mid-ask (value of price curve) * Estimated Consumption (forecasted)</w:t>
      </w:r>
    </w:p>
    <w:p w14:paraId="2D004748" w14:textId="71CF6FD6" w:rsidR="001E15A2" w:rsidRPr="007210D6" w:rsidRDefault="001E15A2" w:rsidP="001E15A2">
      <w:pPr>
        <w:ind w:left="0"/>
      </w:pPr>
      <w:r w:rsidRPr="007210D6">
        <w:t>Weighted Average Price for EXCOM spot mid-ask = (Sum of final monthly ETF THE spread)/ (Sum of estimated consumption)</w:t>
      </w:r>
    </w:p>
    <w:p w14:paraId="7EBB5FEE" w14:textId="77777777" w:rsidR="001E15A2" w:rsidRPr="007210D6" w:rsidRDefault="001E15A2" w:rsidP="001E15A2">
      <w:pPr>
        <w:ind w:left="0"/>
        <w:rPr>
          <w:b/>
          <w:bCs/>
          <w:u w:val="single"/>
        </w:rPr>
      </w:pPr>
      <w:r w:rsidRPr="007210D6">
        <w:rPr>
          <w:b/>
          <w:bCs/>
          <w:u w:val="single"/>
        </w:rPr>
        <w:t>Assuming values:</w:t>
      </w:r>
    </w:p>
    <w:p w14:paraId="755C384D" w14:textId="09554C8D" w:rsidR="001E15A2" w:rsidRPr="007210D6" w:rsidRDefault="008576E0" w:rsidP="001E15A2">
      <w:pPr>
        <w:ind w:left="0"/>
      </w:pPr>
      <w:r>
        <w:t xml:space="preserve">Sum of final monthly </w:t>
      </w:r>
      <w:r w:rsidR="001E15A2" w:rsidRPr="007210D6">
        <w:t>EXCOM spot mid-ask: 16,02,375.07</w:t>
      </w:r>
    </w:p>
    <w:p w14:paraId="6DE8D223" w14:textId="77777777" w:rsidR="001E15A2" w:rsidRPr="007210D6" w:rsidRDefault="001E15A2" w:rsidP="001E15A2">
      <w:pPr>
        <w:ind w:left="0"/>
      </w:pPr>
      <w:r w:rsidRPr="007210D6">
        <w:t>Estimated Consumption: 59,05,380.23</w:t>
      </w:r>
    </w:p>
    <w:p w14:paraId="17D285C6" w14:textId="3AB447BD" w:rsidR="001E15A2" w:rsidRPr="007210D6" w:rsidRDefault="001E15A2" w:rsidP="001E15A2">
      <w:pPr>
        <w:ind w:left="0"/>
      </w:pPr>
      <w:r w:rsidRPr="007210D6">
        <w:t>Weighted Average Price for EXCOM spot mid-ask = 16,02,375.07 / 59,05,380.23</w:t>
      </w:r>
    </w:p>
    <w:p w14:paraId="160A5791" w14:textId="1C886D83" w:rsidR="001E15A2" w:rsidRPr="007210D6" w:rsidRDefault="001E15A2" w:rsidP="001E15A2">
      <w:pPr>
        <w:ind w:left="0"/>
      </w:pPr>
      <w:r w:rsidRPr="007210D6">
        <w:t xml:space="preserve">Weighted Average Price for EXCOM spot mid-ask = </w:t>
      </w:r>
      <w:r w:rsidRPr="00C853AC">
        <w:rPr>
          <w:b/>
          <w:bCs/>
        </w:rPr>
        <w:t xml:space="preserve">0.271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7DFC7D63" w14:textId="77777777" w:rsidR="001E15A2" w:rsidRDefault="001E15A2" w:rsidP="001E15A2">
      <w:pPr>
        <w:ind w:left="0"/>
        <w:rPr>
          <w:b/>
          <w:bCs/>
        </w:rPr>
      </w:pPr>
    </w:p>
    <w:p w14:paraId="3D6ECFC3" w14:textId="7B5AA13C" w:rsidR="00A34C6C" w:rsidRPr="007210D6" w:rsidRDefault="00A34C6C" w:rsidP="00D6162C">
      <w:pPr>
        <w:pStyle w:val="ListParagraph"/>
        <w:numPr>
          <w:ilvl w:val="0"/>
          <w:numId w:val="81"/>
        </w:numPr>
      </w:pPr>
      <w:r w:rsidRPr="00A34C6C">
        <w:rPr>
          <w:b/>
          <w:bCs/>
          <w:u w:val="single"/>
        </w:rPr>
        <w:t>ETF THE spread adjustment:</w:t>
      </w:r>
      <w:r w:rsidRPr="00A34C6C">
        <w:rPr>
          <w:b/>
          <w:bCs/>
        </w:rPr>
        <w:t xml:space="preserve"> </w:t>
      </w:r>
      <w:r w:rsidRPr="007210D6">
        <w:t>Single value added by KAM/AM</w:t>
      </w:r>
    </w:p>
    <w:p w14:paraId="5F253FAF" w14:textId="0A793522" w:rsidR="00A34C6C" w:rsidRPr="007210D6" w:rsidRDefault="00A34C6C" w:rsidP="00A34C6C">
      <w:pPr>
        <w:ind w:left="0"/>
      </w:pPr>
      <w:r w:rsidRPr="007210D6">
        <w:t xml:space="preserve">Margin DK1= </w:t>
      </w:r>
      <w:r w:rsidRPr="00C853AC">
        <w:rPr>
          <w:b/>
          <w:bCs/>
        </w:rPr>
        <w:t xml:space="preserve">-0.300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16CC012F" w14:textId="3309003B" w:rsidR="00A34C6C" w:rsidRDefault="00A34C6C" w:rsidP="001E15A2">
      <w:pPr>
        <w:ind w:left="0"/>
        <w:rPr>
          <w:b/>
          <w:bCs/>
        </w:rPr>
      </w:pPr>
    </w:p>
    <w:p w14:paraId="2421E6D7" w14:textId="0FC2B001" w:rsidR="00A34C6C" w:rsidRPr="007210D6" w:rsidRDefault="00A34C6C" w:rsidP="00D6162C">
      <w:pPr>
        <w:pStyle w:val="ListParagraph"/>
        <w:numPr>
          <w:ilvl w:val="0"/>
          <w:numId w:val="81"/>
        </w:numPr>
      </w:pPr>
      <w:r w:rsidRPr="00A34C6C">
        <w:rPr>
          <w:b/>
          <w:bCs/>
          <w:u w:val="single"/>
        </w:rPr>
        <w:t>Conversion premium:</w:t>
      </w:r>
      <w:r w:rsidRPr="00A34C6C">
        <w:rPr>
          <w:b/>
          <w:bCs/>
        </w:rPr>
        <w:t xml:space="preserve"> </w:t>
      </w:r>
      <w:r w:rsidRPr="007210D6">
        <w:t>Single value added by KAM/AM</w:t>
      </w:r>
    </w:p>
    <w:p w14:paraId="43A19228" w14:textId="659CC6D7" w:rsidR="00A34C6C" w:rsidRPr="007210D6" w:rsidRDefault="00A34C6C" w:rsidP="00A34C6C">
      <w:pPr>
        <w:ind w:left="0"/>
      </w:pPr>
      <w:r w:rsidRPr="007210D6">
        <w:t xml:space="preserve">Margin DK1= </w:t>
      </w:r>
      <w:r w:rsidRPr="00C853AC">
        <w:rPr>
          <w:b/>
          <w:bCs/>
        </w:rPr>
        <w:t xml:space="preserve">1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0DBA54F4" w14:textId="77777777" w:rsidR="00A34C6C" w:rsidRDefault="00A34C6C" w:rsidP="00A34C6C">
      <w:pPr>
        <w:ind w:left="0"/>
        <w:rPr>
          <w:b/>
          <w:bCs/>
        </w:rPr>
      </w:pPr>
    </w:p>
    <w:p w14:paraId="6C813D65" w14:textId="09611AD0" w:rsidR="008576E0" w:rsidRPr="007210D6" w:rsidRDefault="00A34C6C" w:rsidP="00D6162C">
      <w:pPr>
        <w:pStyle w:val="ListParagraph"/>
        <w:numPr>
          <w:ilvl w:val="0"/>
          <w:numId w:val="81"/>
        </w:numPr>
      </w:pPr>
      <w:r w:rsidRPr="00A34C6C">
        <w:rPr>
          <w:b/>
          <w:bCs/>
          <w:u w:val="single"/>
        </w:rPr>
        <w:t xml:space="preserve">Weighted Average </w:t>
      </w:r>
      <w:bookmarkStart w:id="868" w:name="_Hlk205219368"/>
      <w:r w:rsidRPr="00A34C6C">
        <w:rPr>
          <w:b/>
          <w:bCs/>
          <w:u w:val="single"/>
        </w:rPr>
        <w:t>Credit fee</w:t>
      </w:r>
      <w:bookmarkEnd w:id="868"/>
      <w:r w:rsidRPr="00A34C6C">
        <w:rPr>
          <w:b/>
          <w:bCs/>
          <w:u w:val="single"/>
        </w:rPr>
        <w:t>:</w:t>
      </w:r>
      <w:r w:rsidR="008576E0" w:rsidRPr="008576E0">
        <w:t xml:space="preserve"> </w:t>
      </w:r>
      <w:r w:rsidR="008576E0" w:rsidRPr="007210D6">
        <w:t>The value will be calculated from the relevant price curve and its weighted average which is as below:</w:t>
      </w:r>
    </w:p>
    <w:p w14:paraId="351D2ED3" w14:textId="3EE04F94" w:rsidR="008576E0" w:rsidRPr="007210D6" w:rsidRDefault="008576E0" w:rsidP="008576E0">
      <w:pPr>
        <w:ind w:left="0"/>
      </w:pPr>
      <w:r w:rsidRPr="007210D6">
        <w:t xml:space="preserve">Final monthly </w:t>
      </w:r>
      <w:r w:rsidRPr="008576E0">
        <w:t>Credit fee</w:t>
      </w:r>
      <w:r w:rsidRPr="007210D6">
        <w:t xml:space="preserve"> = </w:t>
      </w:r>
      <w:r w:rsidRPr="008576E0">
        <w:t>Credit fee</w:t>
      </w:r>
      <w:r w:rsidRPr="007210D6">
        <w:t xml:space="preserve"> (value of price curve) * Estimated Consumption (forecasted)</w:t>
      </w:r>
    </w:p>
    <w:p w14:paraId="3B9A141E" w14:textId="0D11E0DB" w:rsidR="008576E0" w:rsidRPr="007210D6" w:rsidRDefault="008576E0" w:rsidP="008576E0">
      <w:pPr>
        <w:ind w:left="0"/>
      </w:pPr>
      <w:r w:rsidRPr="007210D6">
        <w:t xml:space="preserve">Weighted Average Price for </w:t>
      </w:r>
      <w:r w:rsidRPr="008576E0">
        <w:t>Credit fee</w:t>
      </w:r>
      <w:r w:rsidRPr="007210D6">
        <w:t xml:space="preserve"> = (Sum of final monthly </w:t>
      </w:r>
      <w:r w:rsidRPr="008576E0">
        <w:t>Credit fee</w:t>
      </w:r>
      <w:r w:rsidRPr="007210D6">
        <w:t>)/ (Sum of estimated consumption)</w:t>
      </w:r>
    </w:p>
    <w:p w14:paraId="210296F8" w14:textId="77777777" w:rsidR="008576E0" w:rsidRPr="007210D6" w:rsidRDefault="008576E0" w:rsidP="008576E0">
      <w:pPr>
        <w:ind w:left="0"/>
        <w:rPr>
          <w:b/>
          <w:bCs/>
          <w:u w:val="single"/>
        </w:rPr>
      </w:pPr>
      <w:r w:rsidRPr="007210D6">
        <w:rPr>
          <w:b/>
          <w:bCs/>
          <w:u w:val="single"/>
        </w:rPr>
        <w:t>Assuming values:</w:t>
      </w:r>
    </w:p>
    <w:p w14:paraId="7B667A49" w14:textId="00C805BF" w:rsidR="008576E0" w:rsidRPr="007210D6" w:rsidRDefault="008576E0" w:rsidP="008576E0">
      <w:pPr>
        <w:ind w:left="0"/>
      </w:pPr>
      <w:r>
        <w:t xml:space="preserve">Sum of final monthly </w:t>
      </w:r>
      <w:r w:rsidRPr="008576E0">
        <w:t>Credit fee</w:t>
      </w:r>
      <w:r w:rsidRPr="007210D6">
        <w:t xml:space="preserve">: </w:t>
      </w:r>
      <w:r w:rsidRPr="008576E0">
        <w:t>4,86,498.96</w:t>
      </w:r>
    </w:p>
    <w:p w14:paraId="256E4CB0" w14:textId="77777777" w:rsidR="008576E0" w:rsidRPr="007210D6" w:rsidRDefault="008576E0" w:rsidP="008576E0">
      <w:pPr>
        <w:ind w:left="0"/>
      </w:pPr>
      <w:r w:rsidRPr="007210D6">
        <w:t>Estimated Consumption: 59,05,380.23</w:t>
      </w:r>
    </w:p>
    <w:p w14:paraId="1380D3AE" w14:textId="6A90204D" w:rsidR="008576E0" w:rsidRPr="007210D6" w:rsidRDefault="008576E0" w:rsidP="008576E0">
      <w:pPr>
        <w:ind w:left="0"/>
      </w:pPr>
      <w:r w:rsidRPr="007210D6">
        <w:t xml:space="preserve">Weighted Average Price for </w:t>
      </w:r>
      <w:r w:rsidRPr="008576E0">
        <w:t xml:space="preserve">Credit fee </w:t>
      </w:r>
      <w:r w:rsidRPr="007210D6">
        <w:t xml:space="preserve">= </w:t>
      </w:r>
      <w:r w:rsidRPr="008576E0">
        <w:t xml:space="preserve">4,86,498.96 </w:t>
      </w:r>
      <w:r w:rsidRPr="007210D6">
        <w:t>/ 59,05,380.23</w:t>
      </w:r>
    </w:p>
    <w:p w14:paraId="50458896" w14:textId="1B53B135" w:rsidR="008576E0" w:rsidRPr="007210D6" w:rsidRDefault="008576E0" w:rsidP="008576E0">
      <w:pPr>
        <w:ind w:left="0"/>
      </w:pPr>
      <w:r w:rsidRPr="007210D6">
        <w:t xml:space="preserve">Weighted Average Price for EXCOM spot mid-ask = </w:t>
      </w:r>
      <w:r w:rsidRPr="00C853AC">
        <w:rPr>
          <w:b/>
          <w:bCs/>
        </w:rPr>
        <w:t xml:space="preserve">0.082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2AE97C70" w14:textId="77777777" w:rsidR="00A34C6C" w:rsidRDefault="00A34C6C" w:rsidP="00A34C6C">
      <w:pPr>
        <w:ind w:left="0"/>
        <w:rPr>
          <w:b/>
          <w:bCs/>
        </w:rPr>
      </w:pPr>
    </w:p>
    <w:p w14:paraId="3E606339" w14:textId="77777777" w:rsidR="00A34C6C" w:rsidRPr="007210D6" w:rsidRDefault="00A34C6C" w:rsidP="00D6162C">
      <w:pPr>
        <w:pStyle w:val="ListParagraph"/>
        <w:numPr>
          <w:ilvl w:val="0"/>
          <w:numId w:val="81"/>
        </w:numPr>
      </w:pPr>
      <w:r w:rsidRPr="00A34C6C">
        <w:rPr>
          <w:b/>
          <w:bCs/>
          <w:u w:val="single"/>
        </w:rPr>
        <w:t xml:space="preserve">Credit fee adjustment: </w:t>
      </w:r>
      <w:r w:rsidRPr="007210D6">
        <w:t>Single value added by KAM/AM</w:t>
      </w:r>
    </w:p>
    <w:p w14:paraId="12CB4DC3" w14:textId="6DBA9D42" w:rsidR="00A34C6C" w:rsidRPr="007210D6" w:rsidRDefault="00A34C6C" w:rsidP="00A34C6C">
      <w:pPr>
        <w:ind w:left="0"/>
      </w:pPr>
      <w:r w:rsidRPr="007210D6">
        <w:t xml:space="preserve">Margin DK1= </w:t>
      </w:r>
      <w:r w:rsidRPr="00C853AC">
        <w:rPr>
          <w:b/>
          <w:bCs/>
        </w:rPr>
        <w:t xml:space="preserve">0.200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6C45F6F6" w14:textId="77777777" w:rsidR="00A34C6C" w:rsidRPr="00A34C6C" w:rsidRDefault="00A34C6C" w:rsidP="00A34C6C">
      <w:pPr>
        <w:ind w:left="0"/>
        <w:rPr>
          <w:b/>
          <w:bCs/>
          <w:u w:val="single"/>
        </w:rPr>
      </w:pPr>
    </w:p>
    <w:p w14:paraId="5FBB8C0B" w14:textId="4682262F" w:rsidR="001A139C" w:rsidRPr="007210D6" w:rsidRDefault="00A34C6C" w:rsidP="00D6162C">
      <w:pPr>
        <w:pStyle w:val="ListParagraph"/>
        <w:numPr>
          <w:ilvl w:val="0"/>
          <w:numId w:val="81"/>
        </w:numPr>
      </w:pPr>
      <w:r w:rsidRPr="00A34C6C">
        <w:rPr>
          <w:b/>
          <w:bCs/>
          <w:u w:val="single"/>
        </w:rPr>
        <w:t>Weighted Average Imbalance fee:</w:t>
      </w:r>
      <w:r w:rsidR="00C853AC" w:rsidRPr="00C853AC">
        <w:t xml:space="preserve"> </w:t>
      </w:r>
      <w:r w:rsidR="00C853AC" w:rsidRPr="007210D6">
        <w:t>The value will be calculated from the relevant price curve and its weighted average which is as below:</w:t>
      </w:r>
    </w:p>
    <w:p w14:paraId="3AD90D12" w14:textId="77777777" w:rsidR="00C853AC" w:rsidRPr="007210D6" w:rsidRDefault="00C853AC" w:rsidP="00C853AC">
      <w:pPr>
        <w:ind w:left="0"/>
      </w:pPr>
      <w:r w:rsidRPr="007210D6">
        <w:t xml:space="preserve">Final monthly </w:t>
      </w:r>
      <w:r w:rsidRPr="008576E0">
        <w:t>Credit fee</w:t>
      </w:r>
      <w:r w:rsidRPr="007210D6">
        <w:t xml:space="preserve"> = </w:t>
      </w:r>
      <w:r w:rsidRPr="008576E0">
        <w:t>Credit fee</w:t>
      </w:r>
      <w:r w:rsidRPr="007210D6">
        <w:t xml:space="preserve"> (value of price curve) * Estimated Consumption (forecasted)</w:t>
      </w:r>
    </w:p>
    <w:p w14:paraId="33D74335" w14:textId="77777777" w:rsidR="00C853AC" w:rsidRPr="007210D6" w:rsidRDefault="00C853AC" w:rsidP="00C853AC">
      <w:pPr>
        <w:ind w:left="0"/>
      </w:pPr>
      <w:r w:rsidRPr="007210D6">
        <w:lastRenderedPageBreak/>
        <w:t xml:space="preserve">Weighted Average Price for </w:t>
      </w:r>
      <w:r w:rsidRPr="008576E0">
        <w:t>Credit fee</w:t>
      </w:r>
      <w:r w:rsidRPr="007210D6">
        <w:t xml:space="preserve"> = (Sum of final monthly </w:t>
      </w:r>
      <w:r w:rsidRPr="008576E0">
        <w:t>Credit fee</w:t>
      </w:r>
      <w:r w:rsidRPr="007210D6">
        <w:t>)/ (Sum of estimated consumption)</w:t>
      </w:r>
    </w:p>
    <w:p w14:paraId="643A0FA9" w14:textId="77777777" w:rsidR="00C853AC" w:rsidRPr="007210D6" w:rsidRDefault="00C853AC" w:rsidP="00C853AC">
      <w:pPr>
        <w:ind w:left="0"/>
        <w:rPr>
          <w:b/>
          <w:bCs/>
          <w:u w:val="single"/>
        </w:rPr>
      </w:pPr>
      <w:r w:rsidRPr="007210D6">
        <w:rPr>
          <w:b/>
          <w:bCs/>
          <w:u w:val="single"/>
        </w:rPr>
        <w:t>Assuming values:</w:t>
      </w:r>
    </w:p>
    <w:p w14:paraId="2277A435" w14:textId="037DB367" w:rsidR="00C853AC" w:rsidRPr="007210D6" w:rsidRDefault="00C853AC" w:rsidP="00C853AC">
      <w:pPr>
        <w:ind w:left="0"/>
      </w:pPr>
      <w:r>
        <w:t xml:space="preserve">Sum of final monthly </w:t>
      </w:r>
      <w:r w:rsidRPr="008576E0">
        <w:t>Credit fee</w:t>
      </w:r>
      <w:r w:rsidRPr="007210D6">
        <w:t xml:space="preserve">: </w:t>
      </w:r>
      <w:r w:rsidRPr="00C853AC">
        <w:t>1,44,38,994.87</w:t>
      </w:r>
    </w:p>
    <w:p w14:paraId="62E3489D" w14:textId="77777777" w:rsidR="00C853AC" w:rsidRPr="007210D6" w:rsidRDefault="00C853AC" w:rsidP="00C853AC">
      <w:pPr>
        <w:ind w:left="0"/>
      </w:pPr>
      <w:r w:rsidRPr="007210D6">
        <w:t>Estimated Consumption: 59,05,380.23</w:t>
      </w:r>
    </w:p>
    <w:p w14:paraId="44659430" w14:textId="6F7BA244" w:rsidR="00C853AC" w:rsidRPr="007210D6" w:rsidRDefault="00C853AC" w:rsidP="00C853AC">
      <w:pPr>
        <w:ind w:left="0"/>
      </w:pPr>
      <w:r w:rsidRPr="007210D6">
        <w:t xml:space="preserve">Weighted Average Price for </w:t>
      </w:r>
      <w:r w:rsidRPr="008576E0">
        <w:t xml:space="preserve">Credit fee </w:t>
      </w:r>
      <w:r w:rsidRPr="007210D6">
        <w:t xml:space="preserve">= </w:t>
      </w:r>
      <w:r w:rsidRPr="00C853AC">
        <w:t xml:space="preserve">1,44,38,994.87 </w:t>
      </w:r>
      <w:r w:rsidRPr="008576E0">
        <w:t>/</w:t>
      </w:r>
      <w:r w:rsidRPr="007210D6">
        <w:t xml:space="preserve"> 59,05,380.23</w:t>
      </w:r>
    </w:p>
    <w:p w14:paraId="07F2D786" w14:textId="16F08BA5" w:rsidR="00C853AC" w:rsidRPr="007210D6" w:rsidRDefault="00C853AC" w:rsidP="00C853AC">
      <w:pPr>
        <w:ind w:left="0"/>
      </w:pPr>
      <w:r w:rsidRPr="007210D6">
        <w:t xml:space="preserve">Weighted Average Price for EXCOM spot mid-ask = </w:t>
      </w:r>
      <w:r w:rsidRPr="00C853AC">
        <w:rPr>
          <w:b/>
          <w:bCs/>
        </w:rPr>
        <w:t xml:space="preserve">2.445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13138A66" w14:textId="77777777" w:rsidR="00A34C6C" w:rsidRDefault="00A34C6C" w:rsidP="00A34C6C">
      <w:pPr>
        <w:ind w:left="0"/>
        <w:rPr>
          <w:b/>
          <w:bCs/>
        </w:rPr>
      </w:pPr>
    </w:p>
    <w:p w14:paraId="00EDADEB" w14:textId="56827A4B" w:rsidR="00A34C6C" w:rsidRPr="007210D6" w:rsidRDefault="00A34C6C" w:rsidP="00D6162C">
      <w:pPr>
        <w:pStyle w:val="ListParagraph"/>
        <w:numPr>
          <w:ilvl w:val="0"/>
          <w:numId w:val="81"/>
        </w:numPr>
      </w:pPr>
      <w:r w:rsidRPr="00A34C6C">
        <w:rPr>
          <w:b/>
          <w:bCs/>
          <w:u w:val="single"/>
        </w:rPr>
        <w:t>Imbalance adjustment:</w:t>
      </w:r>
      <w:r w:rsidRPr="00A34C6C">
        <w:rPr>
          <w:b/>
          <w:bCs/>
        </w:rPr>
        <w:t xml:space="preserve"> </w:t>
      </w:r>
      <w:r w:rsidRPr="007210D6">
        <w:t>Single value added by KAM/AM</w:t>
      </w:r>
    </w:p>
    <w:p w14:paraId="3935C007" w14:textId="2EF6CBA3" w:rsidR="00A34C6C" w:rsidRPr="007210D6" w:rsidRDefault="00A34C6C" w:rsidP="00A34C6C">
      <w:pPr>
        <w:ind w:left="0"/>
      </w:pPr>
      <w:r w:rsidRPr="007210D6">
        <w:t xml:space="preserve">Margin DK1= </w:t>
      </w:r>
      <w:r w:rsidRPr="00C853AC">
        <w:rPr>
          <w:b/>
          <w:bCs/>
        </w:rPr>
        <w:t xml:space="preserve">0.200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785A7FAC" w14:textId="77777777" w:rsidR="00A34C6C" w:rsidRDefault="00A34C6C" w:rsidP="00A34C6C">
      <w:pPr>
        <w:ind w:left="0"/>
        <w:rPr>
          <w:b/>
          <w:bCs/>
        </w:rPr>
      </w:pPr>
    </w:p>
    <w:p w14:paraId="669A68B5" w14:textId="0DEEE805" w:rsidR="00A34C6C" w:rsidRPr="007210D6" w:rsidRDefault="00A34C6C" w:rsidP="00D6162C">
      <w:pPr>
        <w:pStyle w:val="ListParagraph"/>
        <w:numPr>
          <w:ilvl w:val="0"/>
          <w:numId w:val="81"/>
        </w:numPr>
      </w:pPr>
      <w:r w:rsidRPr="00A34C6C">
        <w:rPr>
          <w:b/>
          <w:bCs/>
          <w:u w:val="single"/>
        </w:rPr>
        <w:t>Extended payment terms Fee:</w:t>
      </w:r>
      <w:r w:rsidRPr="00A34C6C">
        <w:rPr>
          <w:b/>
          <w:bCs/>
        </w:rPr>
        <w:t xml:space="preserve"> </w:t>
      </w:r>
      <w:r w:rsidRPr="007210D6">
        <w:t>Single value added by KAM/AM</w:t>
      </w:r>
    </w:p>
    <w:p w14:paraId="4CAFE34F" w14:textId="39E3943C" w:rsidR="00A34C6C" w:rsidRPr="007210D6" w:rsidRDefault="00A34C6C" w:rsidP="00A34C6C">
      <w:pPr>
        <w:ind w:left="0"/>
      </w:pPr>
      <w:r w:rsidRPr="007210D6">
        <w:t xml:space="preserve">Margin DK1= </w:t>
      </w:r>
      <w:r w:rsidRPr="00C853AC">
        <w:rPr>
          <w:b/>
          <w:bCs/>
        </w:rPr>
        <w:t xml:space="preserve">3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4663F9DC" w14:textId="77777777" w:rsidR="00A34C6C" w:rsidRDefault="00A34C6C" w:rsidP="00A34C6C">
      <w:pPr>
        <w:ind w:left="0"/>
        <w:rPr>
          <w:b/>
          <w:bCs/>
        </w:rPr>
      </w:pPr>
    </w:p>
    <w:p w14:paraId="243683BC" w14:textId="2870F062" w:rsidR="00A34C6C" w:rsidRPr="00A34C6C" w:rsidRDefault="00A34C6C" w:rsidP="001E15A2">
      <w:pPr>
        <w:ind w:left="0"/>
        <w:rPr>
          <w:b/>
          <w:bCs/>
          <w:u w:val="single"/>
        </w:rPr>
      </w:pPr>
    </w:p>
    <w:p w14:paraId="5B971B37" w14:textId="23117B00" w:rsidR="0009333A" w:rsidRDefault="0009333A" w:rsidP="0009333A">
      <w:pPr>
        <w:ind w:left="0"/>
      </w:pPr>
      <w:r>
        <w:rPr>
          <w:b/>
          <w:bCs/>
        </w:rPr>
        <w:t>2</w:t>
      </w:r>
      <w:r w:rsidRPr="002760FF">
        <w:rPr>
          <w:b/>
          <w:bCs/>
        </w:rPr>
        <w:t>.</w:t>
      </w:r>
      <w:r>
        <w:rPr>
          <w:b/>
          <w:bCs/>
        </w:rPr>
        <w:t xml:space="preserve">  </w:t>
      </w:r>
      <w:r w:rsidRPr="002760FF">
        <w:rPr>
          <w:b/>
          <w:bCs/>
        </w:rPr>
        <w:t>Delivery Fee</w:t>
      </w:r>
      <w:r>
        <w:rPr>
          <w:b/>
          <w:bCs/>
        </w:rPr>
        <w:t xml:space="preserve"> </w:t>
      </w:r>
      <w:proofErr w:type="spellStart"/>
      <w:r>
        <w:rPr>
          <w:b/>
          <w:bCs/>
        </w:rPr>
        <w:t>nDMS</w:t>
      </w:r>
      <w:proofErr w:type="spellEnd"/>
      <w:r>
        <w:rPr>
          <w:b/>
          <w:bCs/>
        </w:rPr>
        <w:t xml:space="preserve"> (non-hourly) = </w:t>
      </w:r>
      <w:r w:rsidRPr="0009333A">
        <w:t>Margin (</w:t>
      </w:r>
      <w:proofErr w:type="spellStart"/>
      <w:r w:rsidRPr="0009333A">
        <w:t>nDMS</w:t>
      </w:r>
      <w:proofErr w:type="spellEnd"/>
      <w:r w:rsidRPr="0009333A">
        <w:t>)+Flex fee adjustment (</w:t>
      </w:r>
      <w:proofErr w:type="spellStart"/>
      <w:r w:rsidRPr="0009333A">
        <w:t>nDMS</w:t>
      </w:r>
      <w:proofErr w:type="spellEnd"/>
      <w:r w:rsidRPr="0009333A">
        <w:t xml:space="preserve">) + Weighted Average </w:t>
      </w:r>
      <w:bookmarkStart w:id="869" w:name="_Hlk205220616"/>
      <w:r w:rsidRPr="0009333A">
        <w:t>Flex fee THE (</w:t>
      </w:r>
      <w:proofErr w:type="spellStart"/>
      <w:r w:rsidRPr="0009333A">
        <w:t>nDMS</w:t>
      </w:r>
      <w:proofErr w:type="spellEnd"/>
      <w:r w:rsidRPr="0009333A">
        <w:t>)</w:t>
      </w:r>
      <w:bookmarkEnd w:id="869"/>
      <w:r w:rsidRPr="0009333A">
        <w:t xml:space="preserve"> + Weighted Average ETF THE spread+ Weighted Average EXCOM spot mid-ask + ETF THE spread adjustment+ Conversion premium+ Weighted Average Credit fee + Credit fee adjustment + Weighted Average Imbalance fee+ Imbalance adjustment+ Extended payment terms Fee</w:t>
      </w:r>
    </w:p>
    <w:p w14:paraId="54E0EA53" w14:textId="77777777" w:rsidR="0009333A" w:rsidRDefault="0009333A" w:rsidP="0009333A">
      <w:pPr>
        <w:ind w:left="0"/>
      </w:pPr>
    </w:p>
    <w:p w14:paraId="70964449" w14:textId="77777777" w:rsidR="0009333A" w:rsidRDefault="0009333A" w:rsidP="0009333A">
      <w:pPr>
        <w:ind w:left="0"/>
        <w:rPr>
          <w:b/>
          <w:bCs/>
        </w:rPr>
      </w:pPr>
      <w:r w:rsidRPr="002760FF">
        <w:rPr>
          <w:b/>
          <w:bCs/>
        </w:rPr>
        <w:t xml:space="preserve">NOTE*: </w:t>
      </w:r>
      <w:r w:rsidRPr="002760FF">
        <w:t>Below values are sample values provided in data sheet to show the calculation</w:t>
      </w:r>
    </w:p>
    <w:p w14:paraId="4FC69835" w14:textId="77777777" w:rsidR="0009333A" w:rsidRPr="002760FF" w:rsidRDefault="0009333A" w:rsidP="0009333A">
      <w:pPr>
        <w:ind w:left="0"/>
        <w:rPr>
          <w:b/>
          <w:bCs/>
        </w:rPr>
      </w:pPr>
    </w:p>
    <w:p w14:paraId="10CA147B" w14:textId="5CB2F5A4" w:rsidR="0009333A" w:rsidRPr="007210D6" w:rsidRDefault="0009333A" w:rsidP="0009333A">
      <w:pPr>
        <w:ind w:left="0"/>
      </w:pPr>
      <w:r w:rsidRPr="002760FF">
        <w:rPr>
          <w:b/>
          <w:bCs/>
        </w:rPr>
        <w:t xml:space="preserve">Delivery Fee </w:t>
      </w:r>
      <w:proofErr w:type="spellStart"/>
      <w:r>
        <w:rPr>
          <w:b/>
          <w:bCs/>
        </w:rPr>
        <w:t>n</w:t>
      </w:r>
      <w:r w:rsidRPr="002760FF">
        <w:rPr>
          <w:b/>
          <w:bCs/>
        </w:rPr>
        <w:t>D</w:t>
      </w:r>
      <w:r>
        <w:rPr>
          <w:b/>
          <w:bCs/>
        </w:rPr>
        <w:t>MS</w:t>
      </w:r>
      <w:proofErr w:type="spellEnd"/>
      <w:r>
        <w:rPr>
          <w:b/>
          <w:bCs/>
        </w:rPr>
        <w:t xml:space="preserve"> (non-hourly)</w:t>
      </w:r>
      <w:r w:rsidRPr="002760FF">
        <w:rPr>
          <w:b/>
          <w:bCs/>
        </w:rPr>
        <w:t xml:space="preserve"> </w:t>
      </w:r>
      <w:r w:rsidRPr="007210D6">
        <w:t>= 3</w:t>
      </w:r>
      <w:r w:rsidR="0004060A">
        <w:t>+1+7</w:t>
      </w:r>
      <w:r w:rsidRPr="007210D6">
        <w:t>+8.546+0.271-0.300+1+0.082+0.200+2.445+0.200+3.00</w:t>
      </w:r>
    </w:p>
    <w:p w14:paraId="33806363" w14:textId="241335F8" w:rsidR="0009333A" w:rsidRPr="007210D6" w:rsidRDefault="0009333A" w:rsidP="0009333A">
      <w:pPr>
        <w:ind w:left="0"/>
        <w:rPr>
          <w:b/>
          <w:bCs/>
        </w:rPr>
      </w:pPr>
      <w:r w:rsidRPr="007210D6">
        <w:t xml:space="preserve">                                        </w:t>
      </w:r>
      <w:r>
        <w:t xml:space="preserve">         </w:t>
      </w:r>
      <w:r w:rsidRPr="007210D6">
        <w:t xml:space="preserve"> </w:t>
      </w:r>
      <w:r w:rsidRPr="007210D6">
        <w:rPr>
          <w:b/>
          <w:bCs/>
        </w:rPr>
        <w:t xml:space="preserve">= </w:t>
      </w:r>
      <w:r w:rsidR="0004060A">
        <w:rPr>
          <w:b/>
          <w:bCs/>
        </w:rPr>
        <w:t>29</w:t>
      </w:r>
      <w:r w:rsidRPr="007210D6">
        <w:rPr>
          <w:b/>
          <w:bCs/>
        </w:rPr>
        <w:t xml:space="preserve">.444 </w:t>
      </w:r>
      <w:proofErr w:type="spellStart"/>
      <w:r w:rsidRPr="007210D6">
        <w:rPr>
          <w:b/>
          <w:bCs/>
        </w:rPr>
        <w:t>øre</w:t>
      </w:r>
      <w:proofErr w:type="spellEnd"/>
      <w:r w:rsidRPr="007210D6">
        <w:rPr>
          <w:b/>
          <w:bCs/>
        </w:rPr>
        <w:t>/</w:t>
      </w:r>
      <w:r w:rsidR="00F20837" w:rsidRPr="00F20837">
        <w:rPr>
          <w:b/>
          <w:bCs/>
        </w:rPr>
        <w:t xml:space="preserve"> </w:t>
      </w:r>
      <w:r w:rsidR="00F20837" w:rsidRPr="00F67F57">
        <w:rPr>
          <w:b/>
          <w:bCs/>
        </w:rPr>
        <w:t>m³</w:t>
      </w:r>
    </w:p>
    <w:p w14:paraId="5F71A95A" w14:textId="77777777" w:rsidR="0009333A" w:rsidRDefault="0009333A" w:rsidP="0009333A">
      <w:pPr>
        <w:ind w:left="0"/>
        <w:rPr>
          <w:b/>
          <w:bCs/>
        </w:rPr>
      </w:pPr>
    </w:p>
    <w:p w14:paraId="267ABA1D" w14:textId="77777777" w:rsidR="0009333A" w:rsidRPr="00595959" w:rsidRDefault="0009333A" w:rsidP="0009333A">
      <w:pPr>
        <w:ind w:left="0"/>
        <w:rPr>
          <w:b/>
          <w:bCs/>
          <w:u w:val="single"/>
        </w:rPr>
      </w:pPr>
      <w:r w:rsidRPr="00595959">
        <w:rPr>
          <w:b/>
          <w:bCs/>
          <w:u w:val="single"/>
        </w:rPr>
        <w:t>Below is the detailed view of each component involved in delivery fee calculations:</w:t>
      </w:r>
    </w:p>
    <w:p w14:paraId="4D42AAE6" w14:textId="77777777" w:rsidR="0009333A" w:rsidRDefault="0009333A" w:rsidP="0009333A">
      <w:pPr>
        <w:ind w:left="0"/>
        <w:rPr>
          <w:b/>
          <w:bCs/>
        </w:rPr>
      </w:pPr>
    </w:p>
    <w:p w14:paraId="11A31485" w14:textId="55D2A659" w:rsidR="0009333A" w:rsidRPr="007210D6" w:rsidRDefault="0009333A" w:rsidP="00D6162C">
      <w:pPr>
        <w:pStyle w:val="ListParagraph"/>
        <w:numPr>
          <w:ilvl w:val="0"/>
          <w:numId w:val="81"/>
        </w:numPr>
      </w:pPr>
      <w:r w:rsidRPr="00A64F08">
        <w:rPr>
          <w:b/>
          <w:bCs/>
          <w:u w:val="single"/>
        </w:rPr>
        <w:t>Margin (</w:t>
      </w:r>
      <w:proofErr w:type="spellStart"/>
      <w:r>
        <w:rPr>
          <w:b/>
          <w:bCs/>
          <w:u w:val="single"/>
        </w:rPr>
        <w:t>n</w:t>
      </w:r>
      <w:r w:rsidRPr="00A64F08">
        <w:rPr>
          <w:b/>
          <w:bCs/>
          <w:u w:val="single"/>
        </w:rPr>
        <w:t>DMS</w:t>
      </w:r>
      <w:proofErr w:type="spellEnd"/>
      <w:r w:rsidRPr="00A64F08">
        <w:rPr>
          <w:b/>
          <w:bCs/>
          <w:u w:val="single"/>
        </w:rPr>
        <w:t>):</w:t>
      </w:r>
      <w:r w:rsidRPr="00595959">
        <w:rPr>
          <w:b/>
          <w:bCs/>
        </w:rPr>
        <w:t xml:space="preserve"> </w:t>
      </w:r>
      <w:r w:rsidRPr="007210D6">
        <w:t>Single value added by KAM/AM</w:t>
      </w:r>
    </w:p>
    <w:p w14:paraId="3856F96D" w14:textId="33FF8AC5" w:rsidR="0009333A" w:rsidRPr="007210D6" w:rsidRDefault="0009333A" w:rsidP="0009333A">
      <w:pPr>
        <w:ind w:left="0"/>
      </w:pPr>
      <w:r w:rsidRPr="007210D6">
        <w:t xml:space="preserve">Margin DK1= </w:t>
      </w:r>
      <w:r w:rsidRPr="00C853AC">
        <w:rPr>
          <w:b/>
          <w:bCs/>
        </w:rPr>
        <w:t xml:space="preserve">3.00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7BAB8C88" w14:textId="77777777" w:rsidR="0009333A" w:rsidRDefault="0009333A" w:rsidP="0009333A">
      <w:pPr>
        <w:ind w:left="0"/>
        <w:rPr>
          <w:b/>
          <w:bCs/>
        </w:rPr>
      </w:pPr>
    </w:p>
    <w:p w14:paraId="6F233925" w14:textId="66D1E80A" w:rsidR="009F40D6" w:rsidRPr="001A139C" w:rsidRDefault="0009333A" w:rsidP="00D6162C">
      <w:pPr>
        <w:pStyle w:val="ListParagraph"/>
        <w:numPr>
          <w:ilvl w:val="0"/>
          <w:numId w:val="81"/>
        </w:numPr>
        <w:rPr>
          <w:b/>
          <w:bCs/>
          <w:u w:val="single"/>
        </w:rPr>
      </w:pPr>
      <w:r w:rsidRPr="0009333A">
        <w:rPr>
          <w:b/>
          <w:bCs/>
          <w:u w:val="single"/>
        </w:rPr>
        <w:t>Flex fee adjustment (</w:t>
      </w:r>
      <w:proofErr w:type="spellStart"/>
      <w:r w:rsidRPr="0009333A">
        <w:rPr>
          <w:b/>
          <w:bCs/>
          <w:u w:val="single"/>
        </w:rPr>
        <w:t>nDMS</w:t>
      </w:r>
      <w:proofErr w:type="spellEnd"/>
      <w:r w:rsidRPr="0009333A">
        <w:rPr>
          <w:b/>
          <w:bCs/>
          <w:u w:val="single"/>
        </w:rPr>
        <w:t>):</w:t>
      </w:r>
      <w:r w:rsidR="009F40D6" w:rsidRPr="001A139C">
        <w:rPr>
          <w:b/>
          <w:bCs/>
          <w:u w:val="single"/>
        </w:rPr>
        <w:t xml:space="preserve"> Single value added by KAM/AM</w:t>
      </w:r>
    </w:p>
    <w:p w14:paraId="35543AA7" w14:textId="79FCB7D3" w:rsidR="009F40D6" w:rsidRPr="007210D6" w:rsidRDefault="009F40D6" w:rsidP="009F40D6">
      <w:pPr>
        <w:ind w:left="0"/>
      </w:pPr>
      <w:r w:rsidRPr="007210D6">
        <w:t xml:space="preserve">Margin DK1= </w:t>
      </w:r>
      <w:r w:rsidRPr="009F40D6">
        <w:rPr>
          <w:b/>
          <w:bCs/>
        </w:rPr>
        <w:t>1.</w:t>
      </w:r>
      <w:r w:rsidRPr="00C853AC">
        <w:rPr>
          <w:b/>
          <w:bCs/>
        </w:rPr>
        <w:t xml:space="preserve">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7575A673" w14:textId="77777777" w:rsidR="0009333A" w:rsidRDefault="0009333A" w:rsidP="0009333A">
      <w:pPr>
        <w:ind w:left="0"/>
        <w:rPr>
          <w:b/>
          <w:bCs/>
        </w:rPr>
      </w:pPr>
    </w:p>
    <w:p w14:paraId="7F3B379C" w14:textId="0CBCCAFD" w:rsidR="0009333A" w:rsidRPr="00A64F08" w:rsidRDefault="0009333A" w:rsidP="00D6162C">
      <w:pPr>
        <w:pStyle w:val="ListParagraph"/>
        <w:numPr>
          <w:ilvl w:val="0"/>
          <w:numId w:val="81"/>
        </w:numPr>
        <w:rPr>
          <w:b/>
          <w:bCs/>
          <w:u w:val="single"/>
        </w:rPr>
      </w:pPr>
      <w:r w:rsidRPr="00A64F08">
        <w:rPr>
          <w:b/>
          <w:bCs/>
          <w:u w:val="single"/>
        </w:rPr>
        <w:t xml:space="preserve">Weighted Average </w:t>
      </w:r>
      <w:r w:rsidR="009F40D6" w:rsidRPr="009F40D6">
        <w:rPr>
          <w:b/>
          <w:bCs/>
          <w:u w:val="single"/>
        </w:rPr>
        <w:t>Flex fee THE (</w:t>
      </w:r>
      <w:proofErr w:type="spellStart"/>
      <w:r w:rsidR="009F40D6" w:rsidRPr="009F40D6">
        <w:rPr>
          <w:b/>
          <w:bCs/>
          <w:u w:val="single"/>
        </w:rPr>
        <w:t>nDMS</w:t>
      </w:r>
      <w:proofErr w:type="spellEnd"/>
      <w:r w:rsidR="009F40D6" w:rsidRPr="009F40D6">
        <w:rPr>
          <w:b/>
          <w:bCs/>
          <w:u w:val="single"/>
        </w:rPr>
        <w:t>)</w:t>
      </w:r>
      <w:r w:rsidRPr="009F40D6">
        <w:rPr>
          <w:b/>
          <w:bCs/>
          <w:u w:val="single"/>
        </w:rPr>
        <w:t>:</w:t>
      </w:r>
    </w:p>
    <w:p w14:paraId="1DD165C4" w14:textId="77777777" w:rsidR="0009333A" w:rsidRPr="007210D6" w:rsidRDefault="0009333A" w:rsidP="0009333A">
      <w:pPr>
        <w:ind w:left="0"/>
      </w:pPr>
      <w:r w:rsidRPr="007210D6">
        <w:t>The value will be calculated from the relevant price curve and its weighted average which is as below:</w:t>
      </w:r>
    </w:p>
    <w:p w14:paraId="0539E10E" w14:textId="443C77F9" w:rsidR="0009333A" w:rsidRPr="007210D6" w:rsidRDefault="0009333A" w:rsidP="0009333A">
      <w:pPr>
        <w:ind w:left="0"/>
      </w:pPr>
      <w:r w:rsidRPr="007210D6">
        <w:t xml:space="preserve">Final monthly </w:t>
      </w:r>
      <w:r w:rsidR="009F40D6" w:rsidRPr="009F40D6">
        <w:t>Flex fee THE (</w:t>
      </w:r>
      <w:proofErr w:type="spellStart"/>
      <w:r w:rsidR="009F40D6" w:rsidRPr="009F40D6">
        <w:t>nDMS</w:t>
      </w:r>
      <w:proofErr w:type="spellEnd"/>
      <w:r w:rsidR="009F40D6" w:rsidRPr="009F40D6">
        <w:t>)</w:t>
      </w:r>
      <w:r w:rsidRPr="007210D6">
        <w:t xml:space="preserve"> = </w:t>
      </w:r>
      <w:r w:rsidR="009F40D6" w:rsidRPr="009F40D6">
        <w:t>Flex fee THE (</w:t>
      </w:r>
      <w:proofErr w:type="spellStart"/>
      <w:r w:rsidR="009F40D6" w:rsidRPr="009F40D6">
        <w:t>nDMS</w:t>
      </w:r>
      <w:proofErr w:type="spellEnd"/>
      <w:r w:rsidR="009F40D6" w:rsidRPr="009F40D6">
        <w:t>)</w:t>
      </w:r>
      <w:r w:rsidRPr="007210D6">
        <w:t xml:space="preserve"> (value of price curve) * Estimated Consumption (forecasted)</w:t>
      </w:r>
    </w:p>
    <w:p w14:paraId="187B8931" w14:textId="2362A3CF" w:rsidR="0009333A" w:rsidRDefault="0009333A" w:rsidP="0009333A">
      <w:pPr>
        <w:ind w:left="0"/>
      </w:pPr>
      <w:r w:rsidRPr="007210D6">
        <w:t xml:space="preserve">Weighted Average Price for </w:t>
      </w:r>
      <w:r w:rsidR="009F40D6" w:rsidRPr="0009333A">
        <w:t>Flex fee THE (</w:t>
      </w:r>
      <w:proofErr w:type="spellStart"/>
      <w:r w:rsidR="009F40D6" w:rsidRPr="0009333A">
        <w:t>nDMS</w:t>
      </w:r>
      <w:proofErr w:type="spellEnd"/>
      <w:r w:rsidR="009F40D6" w:rsidRPr="0009333A">
        <w:t>)</w:t>
      </w:r>
      <w:r w:rsidRPr="007210D6">
        <w:t xml:space="preserve"> = (Sum of final monthly </w:t>
      </w:r>
      <w:r w:rsidR="009F40D6" w:rsidRPr="0009333A">
        <w:t>Flex fee THE (</w:t>
      </w:r>
      <w:proofErr w:type="spellStart"/>
      <w:r w:rsidR="009F40D6" w:rsidRPr="0009333A">
        <w:t>nDMS</w:t>
      </w:r>
      <w:proofErr w:type="spellEnd"/>
      <w:r w:rsidR="009F40D6" w:rsidRPr="0009333A">
        <w:t>)</w:t>
      </w:r>
      <w:r w:rsidRPr="007210D6">
        <w:t>)/ (Sum of estimated consumption)</w:t>
      </w:r>
    </w:p>
    <w:p w14:paraId="76B85BD9" w14:textId="77777777" w:rsidR="009D1C7A" w:rsidRPr="007210D6" w:rsidRDefault="009D1C7A" w:rsidP="0009333A">
      <w:pPr>
        <w:ind w:left="0"/>
      </w:pPr>
    </w:p>
    <w:p w14:paraId="5D761317" w14:textId="77777777" w:rsidR="00BC6144" w:rsidRDefault="00BC6144" w:rsidP="0009333A">
      <w:pPr>
        <w:ind w:left="0"/>
        <w:rPr>
          <w:b/>
          <w:bCs/>
          <w:u w:val="single"/>
        </w:rPr>
      </w:pPr>
    </w:p>
    <w:p w14:paraId="564ACBA1" w14:textId="2D101804" w:rsidR="0009333A" w:rsidRPr="00A64F08" w:rsidRDefault="0009333A" w:rsidP="0009333A">
      <w:pPr>
        <w:ind w:left="0"/>
        <w:rPr>
          <w:b/>
          <w:bCs/>
          <w:u w:val="single"/>
        </w:rPr>
      </w:pPr>
      <w:r w:rsidRPr="00A64F08">
        <w:rPr>
          <w:b/>
          <w:bCs/>
          <w:u w:val="single"/>
        </w:rPr>
        <w:t>Assuming values:</w:t>
      </w:r>
    </w:p>
    <w:p w14:paraId="0E72CD7D" w14:textId="7A97FAA7" w:rsidR="0009333A" w:rsidRPr="007210D6" w:rsidRDefault="0009333A" w:rsidP="0009333A">
      <w:pPr>
        <w:ind w:left="0"/>
      </w:pPr>
      <w:r>
        <w:t xml:space="preserve">Sum of final monthly </w:t>
      </w:r>
      <w:r w:rsidR="009F40D6" w:rsidRPr="0009333A">
        <w:t>Flex fee THE (</w:t>
      </w:r>
      <w:proofErr w:type="spellStart"/>
      <w:r w:rsidR="009F40D6" w:rsidRPr="0009333A">
        <w:t>nDMS</w:t>
      </w:r>
      <w:proofErr w:type="spellEnd"/>
      <w:r w:rsidR="009F40D6" w:rsidRPr="0009333A">
        <w:t>)</w:t>
      </w:r>
      <w:r w:rsidRPr="007210D6">
        <w:t xml:space="preserve">: </w:t>
      </w:r>
      <w:r w:rsidR="0004060A" w:rsidRPr="0004060A">
        <w:t>4,13,37,661.59</w:t>
      </w:r>
    </w:p>
    <w:p w14:paraId="6541DA66" w14:textId="77777777" w:rsidR="0009333A" w:rsidRPr="007210D6" w:rsidRDefault="0009333A" w:rsidP="0009333A">
      <w:pPr>
        <w:ind w:left="0"/>
      </w:pPr>
      <w:r w:rsidRPr="007210D6">
        <w:t>Estimated Consumption: 59,05,380.23</w:t>
      </w:r>
    </w:p>
    <w:p w14:paraId="2A64586B" w14:textId="76AFA00B" w:rsidR="0009333A" w:rsidRPr="007210D6" w:rsidRDefault="0009333A" w:rsidP="0009333A">
      <w:pPr>
        <w:ind w:left="0"/>
      </w:pPr>
      <w:r w:rsidRPr="007210D6">
        <w:t xml:space="preserve">Weighted Average Price for </w:t>
      </w:r>
      <w:r w:rsidR="009F40D6" w:rsidRPr="0009333A">
        <w:t>Flex fee THE (</w:t>
      </w:r>
      <w:proofErr w:type="spellStart"/>
      <w:r w:rsidR="009F40D6" w:rsidRPr="0009333A">
        <w:t>nDMS</w:t>
      </w:r>
      <w:proofErr w:type="spellEnd"/>
      <w:r w:rsidR="009F40D6" w:rsidRPr="0009333A">
        <w:t>)</w:t>
      </w:r>
      <w:r w:rsidRPr="007210D6">
        <w:t xml:space="preserve"> = </w:t>
      </w:r>
      <w:r w:rsidR="0004060A" w:rsidRPr="0004060A">
        <w:t xml:space="preserve">4,13,37,661.59 </w:t>
      </w:r>
      <w:r w:rsidRPr="007210D6">
        <w:t>/ 59,05,380.23</w:t>
      </w:r>
    </w:p>
    <w:p w14:paraId="08067717" w14:textId="4090B263" w:rsidR="00A34C6C" w:rsidRDefault="0009333A" w:rsidP="0009333A">
      <w:pPr>
        <w:ind w:left="0"/>
        <w:rPr>
          <w:b/>
          <w:bCs/>
        </w:rPr>
      </w:pPr>
      <w:r w:rsidRPr="007210D6">
        <w:t xml:space="preserve">Weighted Average Price for </w:t>
      </w:r>
      <w:r w:rsidR="009F40D6" w:rsidRPr="0009333A">
        <w:t>Flex fee THE (</w:t>
      </w:r>
      <w:proofErr w:type="spellStart"/>
      <w:r w:rsidR="009F40D6" w:rsidRPr="0009333A">
        <w:t>nDMS</w:t>
      </w:r>
      <w:proofErr w:type="spellEnd"/>
      <w:r w:rsidR="009F40D6" w:rsidRPr="0009333A">
        <w:t>)</w:t>
      </w:r>
      <w:r w:rsidRPr="007210D6">
        <w:t xml:space="preserve"> = </w:t>
      </w:r>
      <w:r w:rsidR="0004060A">
        <w:rPr>
          <w:b/>
          <w:bCs/>
        </w:rPr>
        <w:t>7</w:t>
      </w:r>
      <w:r w:rsidRPr="00C853AC">
        <w:rPr>
          <w:b/>
          <w:bCs/>
        </w:rPr>
        <w:t xml:space="preserve">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3794496E" w14:textId="77777777" w:rsidR="00A34C6C" w:rsidRDefault="00A34C6C" w:rsidP="001E15A2">
      <w:pPr>
        <w:ind w:left="0"/>
        <w:rPr>
          <w:b/>
          <w:bCs/>
        </w:rPr>
      </w:pPr>
    </w:p>
    <w:p w14:paraId="064DE261" w14:textId="77777777" w:rsidR="0004060A" w:rsidRPr="00A64F08" w:rsidRDefault="0004060A" w:rsidP="00D6162C">
      <w:pPr>
        <w:pStyle w:val="ListParagraph"/>
        <w:numPr>
          <w:ilvl w:val="0"/>
          <w:numId w:val="81"/>
        </w:numPr>
        <w:rPr>
          <w:b/>
          <w:bCs/>
          <w:u w:val="single"/>
        </w:rPr>
      </w:pPr>
      <w:r w:rsidRPr="00A64F08">
        <w:rPr>
          <w:b/>
          <w:bCs/>
          <w:u w:val="single"/>
        </w:rPr>
        <w:t>Weighted Average ETF THE spread:</w:t>
      </w:r>
    </w:p>
    <w:p w14:paraId="74F2458D" w14:textId="77777777" w:rsidR="0004060A" w:rsidRPr="007210D6" w:rsidRDefault="0004060A" w:rsidP="0004060A">
      <w:pPr>
        <w:ind w:left="0"/>
      </w:pPr>
      <w:r w:rsidRPr="007210D6">
        <w:t>The value will be calculated from the relevant price curve and its weighted average which is as below:</w:t>
      </w:r>
    </w:p>
    <w:p w14:paraId="0D6339C5" w14:textId="77777777" w:rsidR="0004060A" w:rsidRPr="007210D6" w:rsidRDefault="0004060A" w:rsidP="0004060A">
      <w:pPr>
        <w:ind w:left="0"/>
      </w:pPr>
      <w:r w:rsidRPr="007210D6">
        <w:t>Final monthly ETF THE spread = ETF THE spread (value of price curve) * Estimated Consumption (forecasted)</w:t>
      </w:r>
    </w:p>
    <w:p w14:paraId="32AC04AC" w14:textId="77777777" w:rsidR="0004060A" w:rsidRPr="007210D6" w:rsidRDefault="0004060A" w:rsidP="0004060A">
      <w:pPr>
        <w:ind w:left="0"/>
      </w:pPr>
      <w:r w:rsidRPr="007210D6">
        <w:t>Weighted Average Price for ETF THE spread = (Sum of final monthly ETF THE spread)/ (Sum of estimated consumption)</w:t>
      </w:r>
    </w:p>
    <w:p w14:paraId="0C3C069D" w14:textId="77777777" w:rsidR="0004060A" w:rsidRPr="00A64F08" w:rsidRDefault="0004060A" w:rsidP="0004060A">
      <w:pPr>
        <w:ind w:left="0"/>
        <w:rPr>
          <w:b/>
          <w:bCs/>
          <w:u w:val="single"/>
        </w:rPr>
      </w:pPr>
      <w:r w:rsidRPr="00A64F08">
        <w:rPr>
          <w:b/>
          <w:bCs/>
          <w:u w:val="single"/>
        </w:rPr>
        <w:t>Assuming values:</w:t>
      </w:r>
    </w:p>
    <w:p w14:paraId="75D67D7D" w14:textId="77777777" w:rsidR="0004060A" w:rsidRPr="007210D6" w:rsidRDefault="0004060A" w:rsidP="0004060A">
      <w:pPr>
        <w:ind w:left="0"/>
      </w:pPr>
      <w:r>
        <w:t xml:space="preserve">Sum of final monthly </w:t>
      </w:r>
      <w:r w:rsidRPr="007210D6">
        <w:t>ETF THE spread: 5,04,67,274.09</w:t>
      </w:r>
    </w:p>
    <w:p w14:paraId="4099170D" w14:textId="77777777" w:rsidR="0004060A" w:rsidRPr="007210D6" w:rsidRDefault="0004060A" w:rsidP="0004060A">
      <w:pPr>
        <w:ind w:left="0"/>
      </w:pPr>
      <w:r w:rsidRPr="007210D6">
        <w:t>Estimated Consumption: 59,05,380.23</w:t>
      </w:r>
    </w:p>
    <w:p w14:paraId="4C162444" w14:textId="77777777" w:rsidR="0004060A" w:rsidRPr="007210D6" w:rsidRDefault="0004060A" w:rsidP="0004060A">
      <w:pPr>
        <w:ind w:left="0"/>
      </w:pPr>
      <w:r w:rsidRPr="007210D6">
        <w:t>Weighted Average Price for ETF THE spread = 5,04,67,274.09/ 59,05,380.23</w:t>
      </w:r>
    </w:p>
    <w:p w14:paraId="087A16AE" w14:textId="5601726A" w:rsidR="0004060A" w:rsidRPr="007210D6" w:rsidRDefault="0004060A" w:rsidP="0004060A">
      <w:pPr>
        <w:ind w:left="0"/>
        <w:rPr>
          <w:ins w:id="870" w:author="AASHUTOSH" w:date="2025-06-19T14:13:00Z"/>
        </w:rPr>
      </w:pPr>
      <w:r w:rsidRPr="007210D6">
        <w:t xml:space="preserve">Weighted Average Price for ETF THE spread = </w:t>
      </w:r>
      <w:r w:rsidRPr="00C853AC">
        <w:rPr>
          <w:b/>
          <w:bCs/>
        </w:rPr>
        <w:t xml:space="preserve">8.54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4EC4B9BF" w14:textId="77777777" w:rsidR="0004060A" w:rsidRDefault="0004060A" w:rsidP="0004060A">
      <w:pPr>
        <w:ind w:left="0"/>
        <w:rPr>
          <w:b/>
          <w:bCs/>
        </w:rPr>
      </w:pPr>
    </w:p>
    <w:p w14:paraId="6C16B87D" w14:textId="77777777" w:rsidR="0004060A" w:rsidRPr="00547491" w:rsidRDefault="0004060A" w:rsidP="00D6162C">
      <w:pPr>
        <w:pStyle w:val="ListParagraph"/>
        <w:numPr>
          <w:ilvl w:val="0"/>
          <w:numId w:val="81"/>
        </w:numPr>
        <w:rPr>
          <w:b/>
          <w:bCs/>
          <w:u w:val="single"/>
        </w:rPr>
      </w:pPr>
      <w:r w:rsidRPr="00547491">
        <w:rPr>
          <w:b/>
          <w:bCs/>
          <w:u w:val="single"/>
        </w:rPr>
        <w:t>Weighted Average EXCOM spot mid-ask:</w:t>
      </w:r>
    </w:p>
    <w:p w14:paraId="3EB08706" w14:textId="77777777" w:rsidR="0004060A" w:rsidRPr="007210D6" w:rsidRDefault="0004060A" w:rsidP="0004060A">
      <w:pPr>
        <w:ind w:left="0"/>
      </w:pPr>
      <w:r w:rsidRPr="007210D6">
        <w:t>The value will be calculated from the relevant price curve and its weighted average which is as below:</w:t>
      </w:r>
    </w:p>
    <w:p w14:paraId="1538D583" w14:textId="77777777" w:rsidR="0004060A" w:rsidRPr="007210D6" w:rsidRDefault="0004060A" w:rsidP="0004060A">
      <w:pPr>
        <w:ind w:left="0"/>
      </w:pPr>
      <w:r w:rsidRPr="007210D6">
        <w:t>Final monthly EXCOM spot mid-ask = EXCOM spot mid-ask (value of price curve) * Estimated Consumption (forecasted)</w:t>
      </w:r>
    </w:p>
    <w:p w14:paraId="4063BE62" w14:textId="77777777" w:rsidR="0004060A" w:rsidRPr="007210D6" w:rsidRDefault="0004060A" w:rsidP="0004060A">
      <w:pPr>
        <w:ind w:left="0"/>
      </w:pPr>
      <w:r w:rsidRPr="007210D6">
        <w:t>Weighted Average Price for EXCOM spot mid-ask = (Sum of final monthly ETF THE spread)/ (Sum of estimated consumption)</w:t>
      </w:r>
    </w:p>
    <w:p w14:paraId="4D8B8D7E" w14:textId="77777777" w:rsidR="0004060A" w:rsidRPr="007210D6" w:rsidRDefault="0004060A" w:rsidP="0004060A">
      <w:pPr>
        <w:ind w:left="0"/>
        <w:rPr>
          <w:b/>
          <w:bCs/>
          <w:u w:val="single"/>
        </w:rPr>
      </w:pPr>
      <w:r w:rsidRPr="007210D6">
        <w:rPr>
          <w:b/>
          <w:bCs/>
          <w:u w:val="single"/>
        </w:rPr>
        <w:t>Assuming values:</w:t>
      </w:r>
    </w:p>
    <w:p w14:paraId="7DBFF715" w14:textId="77777777" w:rsidR="0004060A" w:rsidRPr="007210D6" w:rsidRDefault="0004060A" w:rsidP="0004060A">
      <w:pPr>
        <w:ind w:left="0"/>
      </w:pPr>
      <w:r>
        <w:t xml:space="preserve">Sum of final monthly </w:t>
      </w:r>
      <w:r w:rsidRPr="007210D6">
        <w:t>EXCOM spot mid-ask: 16,02,375.07</w:t>
      </w:r>
    </w:p>
    <w:p w14:paraId="4876D870" w14:textId="77777777" w:rsidR="0004060A" w:rsidRPr="007210D6" w:rsidRDefault="0004060A" w:rsidP="0004060A">
      <w:pPr>
        <w:ind w:left="0"/>
      </w:pPr>
      <w:r w:rsidRPr="007210D6">
        <w:t>Estimated Consumption: 59,05,380.23</w:t>
      </w:r>
    </w:p>
    <w:p w14:paraId="125A2B9D" w14:textId="77777777" w:rsidR="0004060A" w:rsidRPr="007210D6" w:rsidRDefault="0004060A" w:rsidP="0004060A">
      <w:pPr>
        <w:ind w:left="0"/>
      </w:pPr>
      <w:r w:rsidRPr="007210D6">
        <w:t>Weighted Average Price for EXCOM spot mid-ask = 16,02,375.07 / 59,05,380.23</w:t>
      </w:r>
    </w:p>
    <w:p w14:paraId="2847E13B" w14:textId="711DD64B" w:rsidR="0004060A" w:rsidRPr="007210D6" w:rsidRDefault="0004060A" w:rsidP="0004060A">
      <w:pPr>
        <w:ind w:left="0"/>
      </w:pPr>
      <w:r w:rsidRPr="007210D6">
        <w:t xml:space="preserve">Weighted Average Price for EXCOM spot mid-ask = </w:t>
      </w:r>
      <w:r w:rsidRPr="00C853AC">
        <w:rPr>
          <w:b/>
          <w:bCs/>
        </w:rPr>
        <w:t xml:space="preserve">0.271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68985AF0" w14:textId="77777777" w:rsidR="0004060A" w:rsidRDefault="0004060A" w:rsidP="0004060A">
      <w:pPr>
        <w:ind w:left="0"/>
        <w:rPr>
          <w:b/>
          <w:bCs/>
        </w:rPr>
      </w:pPr>
    </w:p>
    <w:p w14:paraId="37E5A678" w14:textId="77777777" w:rsidR="0004060A" w:rsidRPr="007210D6" w:rsidRDefault="0004060A" w:rsidP="00D6162C">
      <w:pPr>
        <w:pStyle w:val="ListParagraph"/>
        <w:numPr>
          <w:ilvl w:val="0"/>
          <w:numId w:val="81"/>
        </w:numPr>
      </w:pPr>
      <w:r w:rsidRPr="00A34C6C">
        <w:rPr>
          <w:b/>
          <w:bCs/>
          <w:u w:val="single"/>
        </w:rPr>
        <w:t>ETF THE spread adjustment:</w:t>
      </w:r>
      <w:r w:rsidRPr="00A34C6C">
        <w:rPr>
          <w:b/>
          <w:bCs/>
        </w:rPr>
        <w:t xml:space="preserve"> </w:t>
      </w:r>
      <w:r w:rsidRPr="007210D6">
        <w:t>Single value added by KAM/AM</w:t>
      </w:r>
    </w:p>
    <w:p w14:paraId="0030180C" w14:textId="3955850B" w:rsidR="0004060A" w:rsidRPr="007210D6" w:rsidRDefault="0004060A" w:rsidP="0004060A">
      <w:pPr>
        <w:ind w:left="0"/>
      </w:pPr>
      <w:r w:rsidRPr="007210D6">
        <w:t xml:space="preserve">Margin DK1= </w:t>
      </w:r>
      <w:r w:rsidRPr="00C853AC">
        <w:rPr>
          <w:b/>
          <w:bCs/>
        </w:rPr>
        <w:t xml:space="preserve">-0.300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50173EA7" w14:textId="77777777" w:rsidR="0004060A" w:rsidRDefault="0004060A" w:rsidP="0004060A">
      <w:pPr>
        <w:ind w:left="0"/>
        <w:rPr>
          <w:b/>
          <w:bCs/>
        </w:rPr>
      </w:pPr>
    </w:p>
    <w:p w14:paraId="26CB72A6" w14:textId="77777777" w:rsidR="0004060A" w:rsidRPr="007210D6" w:rsidRDefault="0004060A" w:rsidP="00D6162C">
      <w:pPr>
        <w:pStyle w:val="ListParagraph"/>
        <w:numPr>
          <w:ilvl w:val="0"/>
          <w:numId w:val="81"/>
        </w:numPr>
      </w:pPr>
      <w:r w:rsidRPr="00A34C6C">
        <w:rPr>
          <w:b/>
          <w:bCs/>
          <w:u w:val="single"/>
        </w:rPr>
        <w:t>Conversion premium:</w:t>
      </w:r>
      <w:r w:rsidRPr="00A34C6C">
        <w:rPr>
          <w:b/>
          <w:bCs/>
        </w:rPr>
        <w:t xml:space="preserve"> </w:t>
      </w:r>
      <w:r w:rsidRPr="007210D6">
        <w:t>Single value added by KAM/AM</w:t>
      </w:r>
    </w:p>
    <w:p w14:paraId="65FA1455" w14:textId="1BAAEEAE" w:rsidR="0004060A" w:rsidRPr="007210D6" w:rsidRDefault="0004060A" w:rsidP="0004060A">
      <w:pPr>
        <w:ind w:left="0"/>
      </w:pPr>
      <w:r w:rsidRPr="007210D6">
        <w:t xml:space="preserve">Margin DK1= </w:t>
      </w:r>
      <w:r w:rsidRPr="00C853AC">
        <w:rPr>
          <w:b/>
          <w:bCs/>
        </w:rPr>
        <w:t xml:space="preserve">1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45EAEC67" w14:textId="77777777" w:rsidR="0004060A" w:rsidRDefault="0004060A" w:rsidP="0004060A">
      <w:pPr>
        <w:ind w:left="0"/>
        <w:rPr>
          <w:b/>
          <w:bCs/>
        </w:rPr>
      </w:pPr>
    </w:p>
    <w:p w14:paraId="16B04F14" w14:textId="77777777" w:rsidR="00BC6144" w:rsidRPr="00BC6144" w:rsidRDefault="0004060A" w:rsidP="00D6162C">
      <w:pPr>
        <w:pStyle w:val="ListParagraph"/>
        <w:numPr>
          <w:ilvl w:val="0"/>
          <w:numId w:val="81"/>
        </w:numPr>
      </w:pPr>
      <w:r w:rsidRPr="001A139C">
        <w:rPr>
          <w:b/>
          <w:bCs/>
          <w:u w:val="single"/>
        </w:rPr>
        <w:t xml:space="preserve">Weighted Average Credit fee: </w:t>
      </w:r>
    </w:p>
    <w:p w14:paraId="607BF7FE" w14:textId="15C737B1" w:rsidR="0004060A" w:rsidRPr="00BC6144" w:rsidRDefault="0004060A" w:rsidP="00BC6144">
      <w:pPr>
        <w:ind w:left="0"/>
      </w:pPr>
      <w:r w:rsidRPr="00BC6144">
        <w:t>The value will be calculated from the relevant price curve and its weighted average which is as below:</w:t>
      </w:r>
    </w:p>
    <w:p w14:paraId="0EE5BD8B" w14:textId="77777777" w:rsidR="0004060A" w:rsidRPr="007210D6" w:rsidRDefault="0004060A" w:rsidP="0004060A">
      <w:pPr>
        <w:ind w:left="0"/>
      </w:pPr>
      <w:r w:rsidRPr="007210D6">
        <w:lastRenderedPageBreak/>
        <w:t xml:space="preserve">Final monthly </w:t>
      </w:r>
      <w:r w:rsidRPr="008576E0">
        <w:t>Credit fee</w:t>
      </w:r>
      <w:r w:rsidRPr="007210D6">
        <w:t xml:space="preserve"> = </w:t>
      </w:r>
      <w:r w:rsidRPr="008576E0">
        <w:t>Credit fee</w:t>
      </w:r>
      <w:r w:rsidRPr="007210D6">
        <w:t xml:space="preserve"> (value of price curve) * Estimated Consumption (forecasted)</w:t>
      </w:r>
    </w:p>
    <w:p w14:paraId="1EA5310D" w14:textId="77777777" w:rsidR="0004060A" w:rsidRPr="007210D6" w:rsidRDefault="0004060A" w:rsidP="0004060A">
      <w:pPr>
        <w:ind w:left="0"/>
      </w:pPr>
      <w:r w:rsidRPr="007210D6">
        <w:t xml:space="preserve">Weighted Average Price for </w:t>
      </w:r>
      <w:r w:rsidRPr="008576E0">
        <w:t>Credit fee</w:t>
      </w:r>
      <w:r w:rsidRPr="007210D6">
        <w:t xml:space="preserve"> = (Sum of final monthly </w:t>
      </w:r>
      <w:r w:rsidRPr="008576E0">
        <w:t>Credit fee</w:t>
      </w:r>
      <w:r w:rsidRPr="007210D6">
        <w:t>)/ (Sum of estimated consumption)</w:t>
      </w:r>
    </w:p>
    <w:p w14:paraId="42577200" w14:textId="77777777" w:rsidR="0004060A" w:rsidRPr="007210D6" w:rsidRDefault="0004060A" w:rsidP="0004060A">
      <w:pPr>
        <w:ind w:left="0"/>
        <w:rPr>
          <w:b/>
          <w:bCs/>
          <w:u w:val="single"/>
        </w:rPr>
      </w:pPr>
      <w:r w:rsidRPr="007210D6">
        <w:rPr>
          <w:b/>
          <w:bCs/>
          <w:u w:val="single"/>
        </w:rPr>
        <w:t>Assuming values:</w:t>
      </w:r>
    </w:p>
    <w:p w14:paraId="2FBD3F45" w14:textId="77777777" w:rsidR="0004060A" w:rsidRPr="007210D6" w:rsidRDefault="0004060A" w:rsidP="0004060A">
      <w:pPr>
        <w:ind w:left="0"/>
      </w:pPr>
      <w:r>
        <w:t xml:space="preserve">Sum of final monthly </w:t>
      </w:r>
      <w:r w:rsidRPr="008576E0">
        <w:t>Credit fee</w:t>
      </w:r>
      <w:r w:rsidRPr="007210D6">
        <w:t xml:space="preserve">: </w:t>
      </w:r>
      <w:r w:rsidRPr="008576E0">
        <w:t>4,86,498.96</w:t>
      </w:r>
    </w:p>
    <w:p w14:paraId="0A3108AB" w14:textId="77777777" w:rsidR="0004060A" w:rsidRPr="007210D6" w:rsidRDefault="0004060A" w:rsidP="0004060A">
      <w:pPr>
        <w:ind w:left="0"/>
      </w:pPr>
      <w:r w:rsidRPr="007210D6">
        <w:t>Estimated Consumption: 59,05,380.23</w:t>
      </w:r>
    </w:p>
    <w:p w14:paraId="1626505B" w14:textId="77777777" w:rsidR="0004060A" w:rsidRPr="007210D6" w:rsidRDefault="0004060A" w:rsidP="0004060A">
      <w:pPr>
        <w:ind w:left="0"/>
      </w:pPr>
      <w:r w:rsidRPr="007210D6">
        <w:t xml:space="preserve">Weighted Average Price for </w:t>
      </w:r>
      <w:r w:rsidRPr="008576E0">
        <w:t xml:space="preserve">Credit fee </w:t>
      </w:r>
      <w:r w:rsidRPr="007210D6">
        <w:t xml:space="preserve">= </w:t>
      </w:r>
      <w:r w:rsidRPr="008576E0">
        <w:t xml:space="preserve">4,86,498.96 </w:t>
      </w:r>
      <w:r w:rsidRPr="007210D6">
        <w:t>/ 59,05,380.23</w:t>
      </w:r>
    </w:p>
    <w:p w14:paraId="56E56A6E" w14:textId="65E2B717" w:rsidR="0004060A" w:rsidRPr="007210D6" w:rsidRDefault="0004060A" w:rsidP="0004060A">
      <w:pPr>
        <w:ind w:left="0"/>
      </w:pPr>
      <w:r w:rsidRPr="007210D6">
        <w:t xml:space="preserve">Weighted Average Price for EXCOM spot mid-ask = </w:t>
      </w:r>
      <w:r w:rsidRPr="00C853AC">
        <w:rPr>
          <w:b/>
          <w:bCs/>
        </w:rPr>
        <w:t xml:space="preserve">0.082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3A30E0B8" w14:textId="77777777" w:rsidR="0004060A" w:rsidRDefault="0004060A" w:rsidP="0004060A">
      <w:pPr>
        <w:ind w:left="0"/>
        <w:rPr>
          <w:b/>
          <w:bCs/>
        </w:rPr>
      </w:pPr>
    </w:p>
    <w:p w14:paraId="0029B5C2" w14:textId="77777777" w:rsidR="0004060A" w:rsidRPr="007210D6" w:rsidRDefault="0004060A" w:rsidP="00D6162C">
      <w:pPr>
        <w:pStyle w:val="ListParagraph"/>
        <w:numPr>
          <w:ilvl w:val="0"/>
          <w:numId w:val="81"/>
        </w:numPr>
      </w:pPr>
      <w:r w:rsidRPr="00A34C6C">
        <w:rPr>
          <w:b/>
          <w:bCs/>
          <w:u w:val="single"/>
        </w:rPr>
        <w:t xml:space="preserve">Credit fee adjustment: </w:t>
      </w:r>
      <w:r w:rsidRPr="007210D6">
        <w:t>Single value added by KAM/AM</w:t>
      </w:r>
    </w:p>
    <w:p w14:paraId="5B2E8ED2" w14:textId="2091BCBD" w:rsidR="0004060A" w:rsidRPr="007210D6" w:rsidRDefault="0004060A" w:rsidP="0004060A">
      <w:pPr>
        <w:ind w:left="0"/>
      </w:pPr>
      <w:r w:rsidRPr="007210D6">
        <w:t xml:space="preserve">Margin DK1= </w:t>
      </w:r>
      <w:r w:rsidRPr="00C853AC">
        <w:rPr>
          <w:b/>
          <w:bCs/>
        </w:rPr>
        <w:t xml:space="preserve">0.200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2429E2BD" w14:textId="77777777" w:rsidR="0004060A" w:rsidRPr="00A34C6C" w:rsidRDefault="0004060A" w:rsidP="0004060A">
      <w:pPr>
        <w:ind w:left="0"/>
        <w:rPr>
          <w:b/>
          <w:bCs/>
          <w:u w:val="single"/>
        </w:rPr>
      </w:pPr>
    </w:p>
    <w:p w14:paraId="34A89CB7" w14:textId="77777777" w:rsidR="00BC6144" w:rsidRDefault="0004060A" w:rsidP="00D6162C">
      <w:pPr>
        <w:pStyle w:val="ListParagraph"/>
        <w:numPr>
          <w:ilvl w:val="0"/>
          <w:numId w:val="81"/>
        </w:numPr>
      </w:pPr>
      <w:r w:rsidRPr="00A34C6C">
        <w:rPr>
          <w:b/>
          <w:bCs/>
          <w:u w:val="single"/>
        </w:rPr>
        <w:t>Weighted Average Imbalance fee:</w:t>
      </w:r>
      <w:r w:rsidRPr="00C853AC">
        <w:t xml:space="preserve"> </w:t>
      </w:r>
    </w:p>
    <w:p w14:paraId="75EC235B" w14:textId="38F1F09E" w:rsidR="0004060A" w:rsidRPr="007210D6" w:rsidRDefault="0004060A" w:rsidP="00BC6144">
      <w:pPr>
        <w:ind w:left="0"/>
      </w:pPr>
      <w:r w:rsidRPr="007210D6">
        <w:t>The value will be calculated from the relevant price curve and its weighted average which is as below:</w:t>
      </w:r>
    </w:p>
    <w:p w14:paraId="7F154AD2" w14:textId="77777777" w:rsidR="0004060A" w:rsidRPr="007210D6" w:rsidRDefault="0004060A" w:rsidP="0004060A">
      <w:pPr>
        <w:ind w:left="0"/>
      </w:pPr>
      <w:r w:rsidRPr="007210D6">
        <w:t xml:space="preserve">Final monthly </w:t>
      </w:r>
      <w:r w:rsidRPr="008576E0">
        <w:t>Credit fee</w:t>
      </w:r>
      <w:r w:rsidRPr="007210D6">
        <w:t xml:space="preserve"> = </w:t>
      </w:r>
      <w:r w:rsidRPr="008576E0">
        <w:t>Credit fee</w:t>
      </w:r>
      <w:r w:rsidRPr="007210D6">
        <w:t xml:space="preserve"> (value of price curve) * Estimated Consumption (forecasted)</w:t>
      </w:r>
    </w:p>
    <w:p w14:paraId="6EE468BA" w14:textId="77777777" w:rsidR="0004060A" w:rsidRPr="007210D6" w:rsidRDefault="0004060A" w:rsidP="0004060A">
      <w:pPr>
        <w:ind w:left="0"/>
      </w:pPr>
      <w:r w:rsidRPr="007210D6">
        <w:t xml:space="preserve">Weighted Average Price for </w:t>
      </w:r>
      <w:r w:rsidRPr="008576E0">
        <w:t>Credit fee</w:t>
      </w:r>
      <w:r w:rsidRPr="007210D6">
        <w:t xml:space="preserve"> = (Sum of final monthly </w:t>
      </w:r>
      <w:r w:rsidRPr="008576E0">
        <w:t>Credit fee</w:t>
      </w:r>
      <w:r w:rsidRPr="007210D6">
        <w:t>)/ (Sum of estimated consumption)</w:t>
      </w:r>
    </w:p>
    <w:p w14:paraId="4B928CF3" w14:textId="77777777" w:rsidR="0004060A" w:rsidRPr="007210D6" w:rsidRDefault="0004060A" w:rsidP="0004060A">
      <w:pPr>
        <w:ind w:left="0"/>
        <w:rPr>
          <w:b/>
          <w:bCs/>
          <w:u w:val="single"/>
        </w:rPr>
      </w:pPr>
      <w:r w:rsidRPr="007210D6">
        <w:rPr>
          <w:b/>
          <w:bCs/>
          <w:u w:val="single"/>
        </w:rPr>
        <w:t>Assuming values:</w:t>
      </w:r>
    </w:p>
    <w:p w14:paraId="503616F9" w14:textId="77777777" w:rsidR="0004060A" w:rsidRPr="007210D6" w:rsidRDefault="0004060A" w:rsidP="0004060A">
      <w:pPr>
        <w:ind w:left="0"/>
      </w:pPr>
      <w:r>
        <w:t xml:space="preserve">Sum of final monthly </w:t>
      </w:r>
      <w:r w:rsidRPr="008576E0">
        <w:t>Credit fee</w:t>
      </w:r>
      <w:r w:rsidRPr="007210D6">
        <w:t xml:space="preserve">: </w:t>
      </w:r>
      <w:r w:rsidRPr="00C853AC">
        <w:t>1,44,38,994.87</w:t>
      </w:r>
    </w:p>
    <w:p w14:paraId="461C4059" w14:textId="77777777" w:rsidR="0004060A" w:rsidRPr="007210D6" w:rsidRDefault="0004060A" w:rsidP="0004060A">
      <w:pPr>
        <w:ind w:left="0"/>
      </w:pPr>
      <w:r w:rsidRPr="007210D6">
        <w:t>Estimated Consumption: 59,05,380.23</w:t>
      </w:r>
    </w:p>
    <w:p w14:paraId="44DD73C5" w14:textId="77777777" w:rsidR="0004060A" w:rsidRPr="007210D6" w:rsidRDefault="0004060A" w:rsidP="0004060A">
      <w:pPr>
        <w:ind w:left="0"/>
      </w:pPr>
      <w:r w:rsidRPr="007210D6">
        <w:t xml:space="preserve">Weighted Average Price for </w:t>
      </w:r>
      <w:r w:rsidRPr="008576E0">
        <w:t xml:space="preserve">Credit fee </w:t>
      </w:r>
      <w:r w:rsidRPr="007210D6">
        <w:t xml:space="preserve">= </w:t>
      </w:r>
      <w:r w:rsidRPr="00C853AC">
        <w:t xml:space="preserve">1,44,38,994.87 </w:t>
      </w:r>
      <w:r w:rsidRPr="008576E0">
        <w:t>/</w:t>
      </w:r>
      <w:r w:rsidRPr="007210D6">
        <w:t xml:space="preserve"> 59,05,380.23</w:t>
      </w:r>
    </w:p>
    <w:p w14:paraId="7EAF1372" w14:textId="7FECD83E" w:rsidR="0004060A" w:rsidRPr="007210D6" w:rsidRDefault="0004060A" w:rsidP="0004060A">
      <w:pPr>
        <w:ind w:left="0"/>
      </w:pPr>
      <w:r w:rsidRPr="007210D6">
        <w:t xml:space="preserve">Weighted Average Price for EXCOM spot mid-ask = </w:t>
      </w:r>
      <w:r w:rsidRPr="00C853AC">
        <w:rPr>
          <w:b/>
          <w:bCs/>
        </w:rPr>
        <w:t xml:space="preserve">2.445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p>
    <w:p w14:paraId="1D89F62D" w14:textId="77777777" w:rsidR="0004060A" w:rsidRDefault="0004060A" w:rsidP="0004060A">
      <w:pPr>
        <w:ind w:left="0"/>
        <w:rPr>
          <w:b/>
          <w:bCs/>
        </w:rPr>
      </w:pPr>
    </w:p>
    <w:p w14:paraId="50B5D644" w14:textId="77777777" w:rsidR="0004060A" w:rsidRPr="007210D6" w:rsidRDefault="0004060A" w:rsidP="00D6162C">
      <w:pPr>
        <w:pStyle w:val="ListParagraph"/>
        <w:numPr>
          <w:ilvl w:val="0"/>
          <w:numId w:val="81"/>
        </w:numPr>
      </w:pPr>
      <w:r w:rsidRPr="00A34C6C">
        <w:rPr>
          <w:b/>
          <w:bCs/>
          <w:u w:val="single"/>
        </w:rPr>
        <w:t>Imbalance adjustment:</w:t>
      </w:r>
      <w:r w:rsidRPr="00A34C6C">
        <w:rPr>
          <w:b/>
          <w:bCs/>
        </w:rPr>
        <w:t xml:space="preserve"> </w:t>
      </w:r>
      <w:r w:rsidRPr="007210D6">
        <w:t>Single value added by KAM/AM</w:t>
      </w:r>
    </w:p>
    <w:p w14:paraId="6AE9D833" w14:textId="31E390F5" w:rsidR="0004060A" w:rsidRPr="007210D6" w:rsidRDefault="0004060A" w:rsidP="0004060A">
      <w:pPr>
        <w:ind w:left="0"/>
      </w:pPr>
      <w:r w:rsidRPr="007210D6">
        <w:t xml:space="preserve">Margin DK1= </w:t>
      </w:r>
      <w:r w:rsidRPr="00C853AC">
        <w:rPr>
          <w:b/>
          <w:bCs/>
        </w:rPr>
        <w:t xml:space="preserve">0.200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28181324" w14:textId="77777777" w:rsidR="0004060A" w:rsidRDefault="0004060A" w:rsidP="0004060A">
      <w:pPr>
        <w:ind w:left="0"/>
        <w:rPr>
          <w:b/>
          <w:bCs/>
        </w:rPr>
      </w:pPr>
    </w:p>
    <w:p w14:paraId="3EA3143C" w14:textId="77777777" w:rsidR="0004060A" w:rsidRPr="007210D6" w:rsidRDefault="0004060A" w:rsidP="00D6162C">
      <w:pPr>
        <w:pStyle w:val="ListParagraph"/>
        <w:numPr>
          <w:ilvl w:val="0"/>
          <w:numId w:val="81"/>
        </w:numPr>
      </w:pPr>
      <w:r w:rsidRPr="00A34C6C">
        <w:rPr>
          <w:b/>
          <w:bCs/>
          <w:u w:val="single"/>
        </w:rPr>
        <w:t>Extended payment terms Fee:</w:t>
      </w:r>
      <w:r w:rsidRPr="00A34C6C">
        <w:rPr>
          <w:b/>
          <w:bCs/>
        </w:rPr>
        <w:t xml:space="preserve"> </w:t>
      </w:r>
      <w:r w:rsidRPr="007210D6">
        <w:t>Single value added by KAM/AM</w:t>
      </w:r>
    </w:p>
    <w:p w14:paraId="114C1891" w14:textId="69B7EA55" w:rsidR="0004060A" w:rsidRPr="007210D6" w:rsidRDefault="0004060A" w:rsidP="0004060A">
      <w:pPr>
        <w:ind w:left="0"/>
      </w:pPr>
      <w:r w:rsidRPr="007210D6">
        <w:t xml:space="preserve">Margin DK1= </w:t>
      </w:r>
      <w:r w:rsidRPr="00C853AC">
        <w:rPr>
          <w:b/>
          <w:bCs/>
        </w:rPr>
        <w:t xml:space="preserve">3 </w:t>
      </w:r>
      <w:proofErr w:type="spellStart"/>
      <w:r w:rsidRPr="00C853AC">
        <w:rPr>
          <w:b/>
          <w:bCs/>
        </w:rPr>
        <w:t>øre</w:t>
      </w:r>
      <w:proofErr w:type="spellEnd"/>
      <w:r w:rsidRPr="00C853AC">
        <w:rPr>
          <w:b/>
          <w:bCs/>
        </w:rPr>
        <w:t>/</w:t>
      </w:r>
      <w:r w:rsidR="00F20837" w:rsidRPr="00F20837">
        <w:rPr>
          <w:b/>
          <w:bCs/>
        </w:rPr>
        <w:t xml:space="preserve"> </w:t>
      </w:r>
      <w:r w:rsidR="00F20837" w:rsidRPr="00F67F57">
        <w:rPr>
          <w:b/>
          <w:bCs/>
        </w:rPr>
        <w:t>m³</w:t>
      </w:r>
      <w:r w:rsidRPr="007210D6">
        <w:t xml:space="preserve"> (Added by KAM/AM)</w:t>
      </w:r>
    </w:p>
    <w:p w14:paraId="395B8018" w14:textId="77777777" w:rsidR="0004060A" w:rsidRDefault="0004060A" w:rsidP="001E15A2">
      <w:pPr>
        <w:ind w:left="0"/>
        <w:rPr>
          <w:b/>
          <w:bCs/>
        </w:rPr>
      </w:pPr>
    </w:p>
    <w:p w14:paraId="2153DA4A" w14:textId="2C557D96" w:rsidR="009D1C7A" w:rsidRDefault="009D1C7A" w:rsidP="009D1C7A">
      <w:pPr>
        <w:ind w:left="0"/>
      </w:pPr>
      <w:r>
        <w:rPr>
          <w:b/>
          <w:bCs/>
        </w:rPr>
        <w:t>3</w:t>
      </w:r>
      <w:r w:rsidRPr="002760FF">
        <w:rPr>
          <w:b/>
          <w:bCs/>
        </w:rPr>
        <w:t>.</w:t>
      </w:r>
      <w:r>
        <w:rPr>
          <w:b/>
          <w:bCs/>
        </w:rPr>
        <w:t xml:space="preserve">  Transmission </w:t>
      </w:r>
      <w:r w:rsidRPr="009D1C7A">
        <w:rPr>
          <w:b/>
          <w:bCs/>
        </w:rPr>
        <w:t>payment DMS (hourly)</w:t>
      </w:r>
      <w:r>
        <w:rPr>
          <w:b/>
          <w:bCs/>
        </w:rPr>
        <w:t xml:space="preserve"> = </w:t>
      </w:r>
      <w:r>
        <w:t>Transmission margin in DKK/md (DMS) + Transmission model (DMS) + Transmission adjustment DKK/md (DMS) - when unit is to be DKK/md</w:t>
      </w:r>
    </w:p>
    <w:p w14:paraId="28EA0FFE" w14:textId="77777777" w:rsidR="009D1C7A" w:rsidRDefault="009D1C7A" w:rsidP="009D1C7A">
      <w:pPr>
        <w:ind w:left="0"/>
      </w:pPr>
      <w:r>
        <w:t>Or</w:t>
      </w:r>
    </w:p>
    <w:p w14:paraId="742424ED" w14:textId="1AFEFE77" w:rsidR="009D1C7A" w:rsidRDefault="009D1C7A" w:rsidP="009D1C7A">
      <w:pPr>
        <w:ind w:left="0"/>
      </w:pPr>
      <w:r w:rsidRPr="00303915">
        <w:rPr>
          <w:b/>
          <w:bCs/>
        </w:rPr>
        <w:t>Transmission payment DMS (hourly)</w:t>
      </w:r>
      <w:r>
        <w:t xml:space="preserve"> = Transmission margin </w:t>
      </w:r>
      <w:proofErr w:type="spellStart"/>
      <w:r>
        <w:t>øre</w:t>
      </w:r>
      <w:proofErr w:type="spellEnd"/>
      <w:r>
        <w:t>/m³ + Transmission model (DMS) + Transmission adjustment</w:t>
      </w:r>
      <w:r w:rsidR="00303915">
        <w:t xml:space="preserve"> </w:t>
      </w:r>
      <w:proofErr w:type="spellStart"/>
      <w:r w:rsidR="00303915">
        <w:t>øre</w:t>
      </w:r>
      <w:proofErr w:type="spellEnd"/>
      <w:r w:rsidR="00303915">
        <w:t>/m³</w:t>
      </w:r>
      <w:r>
        <w:t xml:space="preserve"> (DMS) when unit is to be </w:t>
      </w:r>
      <w:proofErr w:type="spellStart"/>
      <w:r>
        <w:t>øre</w:t>
      </w:r>
      <w:proofErr w:type="spellEnd"/>
      <w:r>
        <w:t>/m³</w:t>
      </w:r>
    </w:p>
    <w:p w14:paraId="40B5141B" w14:textId="77777777" w:rsidR="00A32E8F" w:rsidRDefault="00A32E8F" w:rsidP="00A32E8F">
      <w:pPr>
        <w:ind w:left="0"/>
        <w:rPr>
          <w:b/>
          <w:bCs/>
        </w:rPr>
      </w:pPr>
    </w:p>
    <w:p w14:paraId="4955F34E" w14:textId="4D794767" w:rsidR="00A32E8F" w:rsidRDefault="00A32E8F" w:rsidP="00A32E8F">
      <w:pPr>
        <w:ind w:left="0"/>
        <w:rPr>
          <w:b/>
          <w:bCs/>
        </w:rPr>
      </w:pPr>
      <w:r w:rsidRPr="002760FF">
        <w:rPr>
          <w:b/>
          <w:bCs/>
        </w:rPr>
        <w:t xml:space="preserve">NOTE*: </w:t>
      </w:r>
      <w:r w:rsidRPr="002760FF">
        <w:t>Below values are sample values provided in data sheet to show the calculation</w:t>
      </w:r>
    </w:p>
    <w:p w14:paraId="0163E2F0" w14:textId="77777777" w:rsidR="00A32E8F" w:rsidRDefault="00A32E8F" w:rsidP="00A32E8F">
      <w:pPr>
        <w:ind w:left="0"/>
        <w:rPr>
          <w:b/>
          <w:bCs/>
        </w:rPr>
      </w:pPr>
    </w:p>
    <w:p w14:paraId="6A48C512" w14:textId="2D778DF3" w:rsidR="00A32E8F" w:rsidRDefault="00303915" w:rsidP="00A32E8F">
      <w:pPr>
        <w:ind w:left="0"/>
        <w:rPr>
          <w:b/>
          <w:bCs/>
        </w:rPr>
      </w:pPr>
      <w:r w:rsidRPr="00A32E8F">
        <w:rPr>
          <w:b/>
          <w:bCs/>
        </w:rPr>
        <w:t>Transmission payment DMS (hourly)</w:t>
      </w:r>
      <w:r>
        <w:rPr>
          <w:b/>
          <w:bCs/>
        </w:rPr>
        <w:t xml:space="preserve">= </w:t>
      </w:r>
      <w:r w:rsidRPr="00303915">
        <w:t>1</w:t>
      </w:r>
      <w:r>
        <w:t>-</w:t>
      </w:r>
      <w:r w:rsidRPr="00303915">
        <w:t>0.05+8.5</w:t>
      </w:r>
    </w:p>
    <w:p w14:paraId="3260D640" w14:textId="028B99FC" w:rsidR="00303915" w:rsidRDefault="00303915" w:rsidP="00A32E8F">
      <w:pPr>
        <w:ind w:left="0"/>
        <w:rPr>
          <w:b/>
          <w:bCs/>
        </w:rPr>
      </w:pPr>
      <w:r>
        <w:rPr>
          <w:b/>
          <w:bCs/>
        </w:rPr>
        <w:t xml:space="preserve">                                                       = 9.45 </w:t>
      </w:r>
      <w:proofErr w:type="spellStart"/>
      <w:r w:rsidRPr="00303915">
        <w:rPr>
          <w:b/>
          <w:bCs/>
        </w:rPr>
        <w:t>øre</w:t>
      </w:r>
      <w:proofErr w:type="spellEnd"/>
      <w:r w:rsidRPr="00303915">
        <w:rPr>
          <w:b/>
          <w:bCs/>
        </w:rPr>
        <w:t>/m³</w:t>
      </w:r>
    </w:p>
    <w:p w14:paraId="36ED38F8" w14:textId="77777777" w:rsidR="00535385" w:rsidRDefault="00535385" w:rsidP="00A32E8F">
      <w:pPr>
        <w:ind w:left="0"/>
        <w:rPr>
          <w:b/>
          <w:bCs/>
        </w:rPr>
      </w:pPr>
    </w:p>
    <w:p w14:paraId="04BD3DFA" w14:textId="77777777" w:rsidR="00A32E8F" w:rsidRPr="00595959" w:rsidRDefault="00A32E8F" w:rsidP="00A32E8F">
      <w:pPr>
        <w:ind w:left="0"/>
        <w:rPr>
          <w:b/>
          <w:bCs/>
          <w:u w:val="single"/>
        </w:rPr>
      </w:pPr>
      <w:r w:rsidRPr="00595959">
        <w:rPr>
          <w:b/>
          <w:bCs/>
          <w:u w:val="single"/>
        </w:rPr>
        <w:lastRenderedPageBreak/>
        <w:t>Below is the detailed view of each component involved in delivery fee calculations:</w:t>
      </w:r>
    </w:p>
    <w:p w14:paraId="6AFF4BA7" w14:textId="77777777" w:rsidR="00A32E8F" w:rsidRDefault="00A32E8F" w:rsidP="00A32E8F">
      <w:pPr>
        <w:ind w:left="0"/>
        <w:rPr>
          <w:b/>
          <w:bCs/>
        </w:rPr>
      </w:pPr>
    </w:p>
    <w:p w14:paraId="5F062979" w14:textId="717790BF" w:rsidR="00A32E8F" w:rsidRPr="007210D6" w:rsidRDefault="00A32E8F" w:rsidP="00D6162C">
      <w:pPr>
        <w:pStyle w:val="ListParagraph"/>
        <w:numPr>
          <w:ilvl w:val="0"/>
          <w:numId w:val="81"/>
        </w:numPr>
      </w:pPr>
      <w:r>
        <w:rPr>
          <w:b/>
          <w:bCs/>
          <w:u w:val="single"/>
        </w:rPr>
        <w:t xml:space="preserve">Transmission </w:t>
      </w:r>
      <w:r w:rsidRPr="00A64F08">
        <w:rPr>
          <w:b/>
          <w:bCs/>
          <w:u w:val="single"/>
        </w:rPr>
        <w:t>Margin (DMS):</w:t>
      </w:r>
      <w:r w:rsidRPr="00595959">
        <w:rPr>
          <w:b/>
          <w:bCs/>
        </w:rPr>
        <w:t xml:space="preserve"> </w:t>
      </w:r>
      <w:r w:rsidRPr="007210D6">
        <w:t>Single value added by KAM/AM</w:t>
      </w:r>
    </w:p>
    <w:p w14:paraId="0A71DEB4" w14:textId="24EB3384" w:rsidR="00A32E8F" w:rsidRDefault="00303915" w:rsidP="00A32E8F">
      <w:pPr>
        <w:ind w:left="0"/>
      </w:pPr>
      <w:r>
        <w:t xml:space="preserve">Transmission </w:t>
      </w:r>
      <w:r w:rsidR="00A32E8F" w:rsidRPr="007210D6">
        <w:t xml:space="preserve">Margin = </w:t>
      </w:r>
      <w:r w:rsidRPr="0063129D">
        <w:rPr>
          <w:b/>
          <w:bCs/>
        </w:rPr>
        <w:t>1</w:t>
      </w:r>
      <w:r w:rsidR="00A32E8F" w:rsidRPr="0063129D">
        <w:rPr>
          <w:b/>
          <w:bCs/>
        </w:rPr>
        <w:t>.</w:t>
      </w:r>
      <w:r w:rsidR="00A32E8F" w:rsidRPr="00C853AC">
        <w:rPr>
          <w:b/>
          <w:bCs/>
        </w:rPr>
        <w:t xml:space="preserve">00 </w:t>
      </w:r>
      <w:proofErr w:type="spellStart"/>
      <w:r w:rsidR="00A32E8F" w:rsidRPr="00C853AC">
        <w:rPr>
          <w:b/>
          <w:bCs/>
        </w:rPr>
        <w:t>øre</w:t>
      </w:r>
      <w:proofErr w:type="spellEnd"/>
      <w:r w:rsidR="00A32E8F" w:rsidRPr="00C853AC">
        <w:rPr>
          <w:b/>
          <w:bCs/>
        </w:rPr>
        <w:t>/</w:t>
      </w:r>
      <w:r w:rsidR="0063129D" w:rsidRPr="0063129D">
        <w:rPr>
          <w:b/>
          <w:bCs/>
        </w:rPr>
        <w:t xml:space="preserve"> </w:t>
      </w:r>
      <w:r w:rsidR="0063129D" w:rsidRPr="00F67F57">
        <w:rPr>
          <w:b/>
          <w:bCs/>
        </w:rPr>
        <w:t>m³</w:t>
      </w:r>
      <w:r w:rsidR="00A32E8F" w:rsidRPr="007210D6">
        <w:t xml:space="preserve"> (Added by KAM/AM)</w:t>
      </w:r>
    </w:p>
    <w:p w14:paraId="285429AE" w14:textId="77777777" w:rsidR="00303915" w:rsidRDefault="00303915" w:rsidP="00A32E8F">
      <w:pPr>
        <w:ind w:left="0"/>
      </w:pPr>
    </w:p>
    <w:p w14:paraId="3FFE6779" w14:textId="2B48A651" w:rsidR="00303915" w:rsidRPr="007210D6" w:rsidRDefault="00303915" w:rsidP="00D6162C">
      <w:pPr>
        <w:pStyle w:val="ListParagraph"/>
        <w:numPr>
          <w:ilvl w:val="0"/>
          <w:numId w:val="81"/>
        </w:numPr>
      </w:pPr>
      <w:r w:rsidRPr="00850FBA">
        <w:rPr>
          <w:b/>
          <w:bCs/>
          <w:u w:val="single"/>
        </w:rPr>
        <w:t>Transmission adjustment (DMS)</w:t>
      </w:r>
      <w:proofErr w:type="spellStart"/>
      <w:r w:rsidRPr="00850FBA">
        <w:rPr>
          <w:b/>
          <w:bCs/>
          <w:u w:val="single"/>
        </w:rPr>
        <w:t>øre</w:t>
      </w:r>
      <w:proofErr w:type="spellEnd"/>
      <w:r w:rsidRPr="00850FBA">
        <w:rPr>
          <w:b/>
          <w:bCs/>
          <w:u w:val="single"/>
        </w:rPr>
        <w:t>/m³:</w:t>
      </w:r>
      <w:r w:rsidRPr="00303915">
        <w:t xml:space="preserve"> </w:t>
      </w:r>
      <w:r w:rsidRPr="007210D6">
        <w:t>Single value added by KAM/AM</w:t>
      </w:r>
    </w:p>
    <w:p w14:paraId="1DD451E5" w14:textId="1C2D7C8D" w:rsidR="00303915" w:rsidRDefault="00303915" w:rsidP="00303915">
      <w:pPr>
        <w:ind w:left="0"/>
      </w:pPr>
      <w:r>
        <w:t>Transmission adjustment</w:t>
      </w:r>
      <w:r w:rsidRPr="007210D6">
        <w:t xml:space="preserve">= </w:t>
      </w:r>
      <w:r w:rsidRPr="00303915">
        <w:rPr>
          <w:b/>
          <w:bCs/>
        </w:rPr>
        <w:t>-0.05</w:t>
      </w:r>
      <w:r w:rsidRPr="00C853AC">
        <w:rPr>
          <w:b/>
          <w:bCs/>
        </w:rPr>
        <w:t xml:space="preserve"> </w:t>
      </w:r>
      <w:proofErr w:type="spellStart"/>
      <w:r w:rsidRPr="00C853AC">
        <w:rPr>
          <w:b/>
          <w:bCs/>
        </w:rPr>
        <w:t>øre</w:t>
      </w:r>
      <w:proofErr w:type="spellEnd"/>
      <w:r w:rsidRPr="00C853AC">
        <w:rPr>
          <w:b/>
          <w:bCs/>
        </w:rPr>
        <w:t>/</w:t>
      </w:r>
      <w:r w:rsidR="0063129D" w:rsidRPr="0063129D">
        <w:rPr>
          <w:b/>
          <w:bCs/>
        </w:rPr>
        <w:t xml:space="preserve"> </w:t>
      </w:r>
      <w:r w:rsidR="0063129D" w:rsidRPr="00F67F57">
        <w:rPr>
          <w:b/>
          <w:bCs/>
        </w:rPr>
        <w:t>m³</w:t>
      </w:r>
      <w:r w:rsidRPr="007210D6">
        <w:t xml:space="preserve"> (Added by KAM/AM)</w:t>
      </w:r>
    </w:p>
    <w:p w14:paraId="201ACF58" w14:textId="77777777" w:rsidR="00303915" w:rsidRDefault="00303915" w:rsidP="00303915">
      <w:pPr>
        <w:ind w:left="0"/>
      </w:pPr>
    </w:p>
    <w:p w14:paraId="490D1387" w14:textId="7359B786" w:rsidR="00F67F57" w:rsidRPr="00F67F57" w:rsidRDefault="00303915" w:rsidP="00D6162C">
      <w:pPr>
        <w:pStyle w:val="ListParagraph"/>
        <w:numPr>
          <w:ilvl w:val="0"/>
          <w:numId w:val="81"/>
        </w:numPr>
        <w:rPr>
          <w:b/>
          <w:bCs/>
        </w:rPr>
      </w:pPr>
      <w:r w:rsidRPr="00850FBA">
        <w:rPr>
          <w:b/>
          <w:bCs/>
          <w:u w:val="single"/>
        </w:rPr>
        <w:t>Transmission Model (DMS)</w:t>
      </w:r>
      <w:r w:rsidR="00850FBA" w:rsidRPr="00850FBA">
        <w:rPr>
          <w:b/>
          <w:bCs/>
          <w:u w:val="single"/>
        </w:rPr>
        <w:t>:</w:t>
      </w:r>
      <w:r w:rsidR="00850FBA">
        <w:rPr>
          <w:b/>
          <w:bCs/>
        </w:rPr>
        <w:t xml:space="preserve"> </w:t>
      </w:r>
      <w:r w:rsidR="00850FBA" w:rsidRPr="00850FBA">
        <w:t>Hadrian</w:t>
      </w:r>
      <w:r w:rsidR="00F67F57" w:rsidRPr="00F67F57">
        <w:t xml:space="preserve"> then returns four numbers</w:t>
      </w:r>
    </w:p>
    <w:p w14:paraId="15B30FBE" w14:textId="59AE83B7" w:rsidR="00F67F57" w:rsidRPr="00F67F57" w:rsidRDefault="00F67F57" w:rsidP="00D6162C">
      <w:pPr>
        <w:pStyle w:val="ListParagraph"/>
        <w:numPr>
          <w:ilvl w:val="0"/>
          <w:numId w:val="80"/>
        </w:numPr>
      </w:pPr>
      <w:r w:rsidRPr="00F67F57">
        <w:t>Monthly</w:t>
      </w:r>
      <w:r>
        <w:t xml:space="preserve"> </w:t>
      </w:r>
      <w:r w:rsidRPr="00F67F57">
        <w:t>Premium</w:t>
      </w:r>
    </w:p>
    <w:p w14:paraId="116F9C81" w14:textId="002022CF" w:rsidR="00F67F57" w:rsidRPr="00F67F57" w:rsidRDefault="00F67F57" w:rsidP="00D6162C">
      <w:pPr>
        <w:pStyle w:val="ListParagraph"/>
        <w:numPr>
          <w:ilvl w:val="0"/>
          <w:numId w:val="80"/>
        </w:numPr>
      </w:pPr>
      <w:r w:rsidRPr="00F67F57">
        <w:t>Average</w:t>
      </w:r>
      <w:r>
        <w:t xml:space="preserve"> </w:t>
      </w:r>
      <w:r w:rsidRPr="00F67F57">
        <w:t>Yearly</w:t>
      </w:r>
      <w:r>
        <w:t xml:space="preserve"> </w:t>
      </w:r>
      <w:r w:rsidRPr="00F67F57">
        <w:t>Capacity</w:t>
      </w:r>
      <w:r>
        <w:t xml:space="preserve"> </w:t>
      </w:r>
      <w:r w:rsidRPr="00F67F57">
        <w:t>Price</w:t>
      </w:r>
      <w:r>
        <w:t xml:space="preserve"> (Not in use)</w:t>
      </w:r>
    </w:p>
    <w:p w14:paraId="01D3C859" w14:textId="51C1CF96" w:rsidR="00F67F57" w:rsidRPr="00F67F57" w:rsidRDefault="00F67F57" w:rsidP="00D6162C">
      <w:pPr>
        <w:pStyle w:val="ListParagraph"/>
        <w:numPr>
          <w:ilvl w:val="0"/>
          <w:numId w:val="80"/>
        </w:numPr>
      </w:pPr>
      <w:r w:rsidRPr="00F67F57">
        <w:t>Standalone</w:t>
      </w:r>
      <w:r>
        <w:t xml:space="preserve"> </w:t>
      </w:r>
      <w:r w:rsidRPr="00F67F57">
        <w:t>Monthly</w:t>
      </w:r>
      <w:r>
        <w:t xml:space="preserve"> </w:t>
      </w:r>
      <w:r w:rsidRPr="00F67F57">
        <w:t>Premium</w:t>
      </w:r>
      <w:r>
        <w:t xml:space="preserve"> (Not in use)</w:t>
      </w:r>
    </w:p>
    <w:p w14:paraId="174CA28C" w14:textId="134587B5" w:rsidR="00F67F57" w:rsidRPr="00F67F57" w:rsidRDefault="00F67F57" w:rsidP="00D6162C">
      <w:pPr>
        <w:pStyle w:val="ListParagraph"/>
        <w:numPr>
          <w:ilvl w:val="0"/>
          <w:numId w:val="80"/>
        </w:numPr>
      </w:pPr>
      <w:r w:rsidRPr="00F67F57">
        <w:t>Standalone</w:t>
      </w:r>
      <w:r>
        <w:t xml:space="preserve"> </w:t>
      </w:r>
      <w:r w:rsidRPr="00F67F57">
        <w:t>Average</w:t>
      </w:r>
      <w:r>
        <w:t xml:space="preserve"> </w:t>
      </w:r>
      <w:r w:rsidRPr="00F67F57">
        <w:t>Yearly</w:t>
      </w:r>
      <w:r>
        <w:t xml:space="preserve"> </w:t>
      </w:r>
      <w:r w:rsidRPr="00F67F57">
        <w:t>Capacity</w:t>
      </w:r>
      <w:r>
        <w:t xml:space="preserve"> </w:t>
      </w:r>
      <w:r w:rsidRPr="00F67F57">
        <w:t xml:space="preserve">Price </w:t>
      </w:r>
      <w:r>
        <w:t>(Not in use)</w:t>
      </w:r>
    </w:p>
    <w:p w14:paraId="3F7AFE08" w14:textId="2897FB85" w:rsidR="00303915" w:rsidRDefault="000E3017" w:rsidP="00F67F57">
      <w:pPr>
        <w:ind w:left="0"/>
      </w:pPr>
      <w:r w:rsidRPr="00F67F57">
        <w:t>However,</w:t>
      </w:r>
      <w:r w:rsidRPr="000E3017">
        <w:t xml:space="preserve"> Hadrian will return monthly premium value to MIDAS and from that the Transport Model will be calculated.</w:t>
      </w:r>
    </w:p>
    <w:p w14:paraId="22471392" w14:textId="059C6E08" w:rsidR="00303915" w:rsidRDefault="00F67F57" w:rsidP="00F67F57">
      <w:pPr>
        <w:ind w:left="0"/>
        <w:jc w:val="center"/>
        <w:rPr>
          <w:b/>
          <w:bCs/>
        </w:rPr>
      </w:pPr>
      <w:r>
        <w:rPr>
          <w:b/>
          <w:bCs/>
          <w:noProof/>
        </w:rPr>
        <w:drawing>
          <wp:inline distT="0" distB="0" distL="0" distR="0" wp14:anchorId="384E787D" wp14:editId="7536F968">
            <wp:extent cx="4185865" cy="1715309"/>
            <wp:effectExtent l="19050" t="19050" r="24765" b="18415"/>
            <wp:docPr id="19041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17228" cy="1728161"/>
                    </a:xfrm>
                    <a:prstGeom prst="rect">
                      <a:avLst/>
                    </a:prstGeom>
                    <a:noFill/>
                    <a:ln>
                      <a:solidFill>
                        <a:schemeClr val="tx2">
                          <a:lumMod val="40000"/>
                          <a:lumOff val="60000"/>
                        </a:schemeClr>
                      </a:solidFill>
                    </a:ln>
                  </pic:spPr>
                </pic:pic>
              </a:graphicData>
            </a:graphic>
          </wp:inline>
        </w:drawing>
      </w:r>
    </w:p>
    <w:p w14:paraId="39BAFE52" w14:textId="77777777" w:rsidR="000E3017" w:rsidRPr="000E3017" w:rsidRDefault="000E3017" w:rsidP="000E3017">
      <w:pPr>
        <w:ind w:left="0"/>
        <w:jc w:val="left"/>
        <w:rPr>
          <w:b/>
          <w:bCs/>
        </w:rPr>
      </w:pPr>
      <w:r w:rsidRPr="000E3017">
        <w:rPr>
          <w:b/>
          <w:bCs/>
        </w:rPr>
        <w:t>Example-</w:t>
      </w:r>
    </w:p>
    <w:p w14:paraId="55BB5DA3" w14:textId="6984251E" w:rsidR="000E3017" w:rsidRPr="000E3017" w:rsidRDefault="000E3017" w:rsidP="000E3017">
      <w:pPr>
        <w:ind w:left="0"/>
        <w:jc w:val="left"/>
      </w:pPr>
      <w:r w:rsidRPr="000E3017">
        <w:t>Monthly Premium (From Hadrian) = 21456 DKK/Month</w:t>
      </w:r>
    </w:p>
    <w:p w14:paraId="10042BDB" w14:textId="77777777" w:rsidR="000E3017" w:rsidRPr="000E3017" w:rsidRDefault="000E3017" w:rsidP="000E3017">
      <w:pPr>
        <w:ind w:left="0"/>
        <w:jc w:val="left"/>
      </w:pPr>
      <w:r w:rsidRPr="000E3017">
        <w:t>Months=24</w:t>
      </w:r>
    </w:p>
    <w:p w14:paraId="0B132AC8" w14:textId="50D2A536" w:rsidR="000E3017" w:rsidRPr="000E3017" w:rsidRDefault="000E3017" w:rsidP="000E3017">
      <w:pPr>
        <w:ind w:left="0"/>
        <w:jc w:val="left"/>
      </w:pPr>
      <w:r w:rsidRPr="000E3017">
        <w:t>Total volume= 6000000 m3</w:t>
      </w:r>
      <w:r w:rsidR="00625E41">
        <w:t>(From PREP)</w:t>
      </w:r>
    </w:p>
    <w:p w14:paraId="795CF34D" w14:textId="6998DD4E" w:rsidR="000E3017" w:rsidRPr="000E3017" w:rsidRDefault="000E3017" w:rsidP="000E3017">
      <w:pPr>
        <w:ind w:left="0"/>
        <w:jc w:val="left"/>
      </w:pPr>
      <w:r w:rsidRPr="000E3017">
        <w:t>Charge price= (Monthly premium*Months*100)/Total Volume</w:t>
      </w:r>
    </w:p>
    <w:p w14:paraId="7DEEB719" w14:textId="77777777" w:rsidR="000E3017" w:rsidRPr="000E3017" w:rsidRDefault="000E3017" w:rsidP="000E3017">
      <w:pPr>
        <w:ind w:left="0"/>
        <w:jc w:val="left"/>
      </w:pPr>
      <w:r w:rsidRPr="000E3017">
        <w:t>Charge Price= (21,456*24*100)/6000000</w:t>
      </w:r>
    </w:p>
    <w:p w14:paraId="096840A1" w14:textId="49F32A19" w:rsidR="000E3017" w:rsidRPr="000E3017" w:rsidRDefault="000E3017" w:rsidP="000E3017">
      <w:pPr>
        <w:ind w:left="0"/>
        <w:jc w:val="left"/>
      </w:pPr>
      <w:r w:rsidRPr="000E3017">
        <w:t xml:space="preserve">Charge Price= </w:t>
      </w:r>
      <w:r w:rsidRPr="000E3017">
        <w:rPr>
          <w:b/>
          <w:bCs/>
        </w:rPr>
        <w:t xml:space="preserve">8.58 </w:t>
      </w:r>
      <w:proofErr w:type="spellStart"/>
      <w:r w:rsidRPr="000E3017">
        <w:rPr>
          <w:b/>
          <w:bCs/>
        </w:rPr>
        <w:t>øre</w:t>
      </w:r>
      <w:proofErr w:type="spellEnd"/>
      <w:r w:rsidRPr="000E3017">
        <w:rPr>
          <w:b/>
          <w:bCs/>
        </w:rPr>
        <w:t>/m3</w:t>
      </w:r>
    </w:p>
    <w:p w14:paraId="16CEB1EE" w14:textId="73B22155" w:rsidR="00303915" w:rsidRPr="007210D6" w:rsidRDefault="000E3017" w:rsidP="00A32E8F">
      <w:pPr>
        <w:ind w:left="0"/>
      </w:pPr>
      <w:r>
        <w:t>Trans</w:t>
      </w:r>
      <w:r w:rsidR="000265DB">
        <w:t>mission</w:t>
      </w:r>
      <w:r>
        <w:t xml:space="preserve"> </w:t>
      </w:r>
      <w:r w:rsidR="001F7C87">
        <w:t>Model (</w:t>
      </w:r>
      <w:r w:rsidR="00D227FF">
        <w:t xml:space="preserve">DMS) </w:t>
      </w:r>
      <w:r>
        <w:t xml:space="preserve">is the Charge Price which is </w:t>
      </w:r>
      <w:r w:rsidRPr="000E3017">
        <w:rPr>
          <w:b/>
          <w:bCs/>
        </w:rPr>
        <w:t xml:space="preserve">8.58 </w:t>
      </w:r>
      <w:proofErr w:type="spellStart"/>
      <w:r w:rsidRPr="000E3017">
        <w:rPr>
          <w:b/>
          <w:bCs/>
        </w:rPr>
        <w:t>øre</w:t>
      </w:r>
      <w:proofErr w:type="spellEnd"/>
      <w:r w:rsidRPr="000E3017">
        <w:rPr>
          <w:b/>
          <w:bCs/>
        </w:rPr>
        <w:t>/m3</w:t>
      </w:r>
      <w:r>
        <w:rPr>
          <w:b/>
          <w:bCs/>
        </w:rPr>
        <w:t xml:space="preserve"> </w:t>
      </w:r>
      <w:r w:rsidRPr="000E3017">
        <w:t>taken for our calculation.</w:t>
      </w:r>
      <w:r>
        <w:rPr>
          <w:b/>
          <w:bCs/>
        </w:rPr>
        <w:t xml:space="preserve"> </w:t>
      </w:r>
    </w:p>
    <w:p w14:paraId="5260631B" w14:textId="77777777" w:rsidR="0004060A" w:rsidRDefault="0004060A" w:rsidP="001E15A2">
      <w:pPr>
        <w:ind w:left="0"/>
        <w:rPr>
          <w:b/>
          <w:bCs/>
        </w:rPr>
      </w:pPr>
    </w:p>
    <w:p w14:paraId="1520A112" w14:textId="5B6CE780" w:rsidR="00F67F57" w:rsidRDefault="00F67F57" w:rsidP="001E15A2">
      <w:pPr>
        <w:ind w:left="0"/>
        <w:rPr>
          <w:b/>
          <w:bCs/>
        </w:rPr>
      </w:pPr>
      <w:r w:rsidRPr="00F67F57">
        <w:rPr>
          <w:b/>
          <w:bCs/>
        </w:rPr>
        <w:t>4.</w:t>
      </w:r>
      <w:r>
        <w:rPr>
          <w:b/>
          <w:bCs/>
        </w:rPr>
        <w:t xml:space="preserve"> </w:t>
      </w:r>
      <w:r w:rsidRPr="00F67F57">
        <w:rPr>
          <w:b/>
          <w:bCs/>
        </w:rPr>
        <w:t>Transmission payment, non-hourly read = Transmission (</w:t>
      </w:r>
      <w:proofErr w:type="spellStart"/>
      <w:r w:rsidRPr="00F67F57">
        <w:rPr>
          <w:b/>
          <w:bCs/>
        </w:rPr>
        <w:t>nDMS</w:t>
      </w:r>
      <w:proofErr w:type="spellEnd"/>
      <w:r w:rsidRPr="00F67F57">
        <w:rPr>
          <w:b/>
          <w:bCs/>
        </w:rPr>
        <w:t xml:space="preserve">)+Transmission margin in </w:t>
      </w:r>
      <w:proofErr w:type="spellStart"/>
      <w:r w:rsidRPr="00F67F57">
        <w:rPr>
          <w:b/>
          <w:bCs/>
        </w:rPr>
        <w:t>øre</w:t>
      </w:r>
      <w:proofErr w:type="spellEnd"/>
      <w:r w:rsidRPr="00F67F57">
        <w:rPr>
          <w:b/>
          <w:bCs/>
        </w:rPr>
        <w:t>/m³ (</w:t>
      </w:r>
      <w:proofErr w:type="spellStart"/>
      <w:r w:rsidRPr="00F67F57">
        <w:rPr>
          <w:b/>
          <w:bCs/>
        </w:rPr>
        <w:t>nDMS</w:t>
      </w:r>
      <w:proofErr w:type="spellEnd"/>
      <w:r w:rsidRPr="00F67F57">
        <w:rPr>
          <w:b/>
          <w:bCs/>
        </w:rPr>
        <w:t>)</w:t>
      </w:r>
    </w:p>
    <w:p w14:paraId="6134A9A5" w14:textId="77777777" w:rsidR="00F67F57" w:rsidRDefault="00F67F57" w:rsidP="001E15A2">
      <w:pPr>
        <w:ind w:left="0"/>
        <w:rPr>
          <w:b/>
          <w:bCs/>
        </w:rPr>
      </w:pPr>
    </w:p>
    <w:p w14:paraId="10E0D95B" w14:textId="77777777" w:rsidR="00F67F57" w:rsidRPr="00F67F57" w:rsidRDefault="00F67F57" w:rsidP="00F67F57">
      <w:pPr>
        <w:ind w:left="0"/>
      </w:pPr>
      <w:r w:rsidRPr="00F67F57">
        <w:rPr>
          <w:b/>
          <w:bCs/>
        </w:rPr>
        <w:t>NOTE*:</w:t>
      </w:r>
      <w:r w:rsidRPr="00F67F57">
        <w:t xml:space="preserve"> Below values are sample values provided in data sheet to show the calculation</w:t>
      </w:r>
    </w:p>
    <w:p w14:paraId="1CFF422A" w14:textId="77777777" w:rsidR="00F67F57" w:rsidRPr="00F67F57" w:rsidRDefault="00F67F57" w:rsidP="00F67F57">
      <w:pPr>
        <w:ind w:left="0"/>
        <w:rPr>
          <w:b/>
          <w:bCs/>
        </w:rPr>
      </w:pPr>
    </w:p>
    <w:p w14:paraId="079A1164" w14:textId="13C56522" w:rsidR="00F67F57" w:rsidRPr="00F67F57" w:rsidRDefault="00F67F57" w:rsidP="00F67F57">
      <w:pPr>
        <w:ind w:left="0"/>
        <w:rPr>
          <w:b/>
          <w:bCs/>
        </w:rPr>
      </w:pPr>
      <w:r w:rsidRPr="00F67F57">
        <w:rPr>
          <w:b/>
          <w:bCs/>
        </w:rPr>
        <w:t xml:space="preserve">Transmission payment </w:t>
      </w:r>
      <w:proofErr w:type="spellStart"/>
      <w:r>
        <w:rPr>
          <w:b/>
          <w:bCs/>
        </w:rPr>
        <w:t>n</w:t>
      </w:r>
      <w:r w:rsidRPr="00F67F57">
        <w:rPr>
          <w:b/>
          <w:bCs/>
        </w:rPr>
        <w:t>DMS</w:t>
      </w:r>
      <w:proofErr w:type="spellEnd"/>
      <w:r w:rsidRPr="00F67F57">
        <w:rPr>
          <w:b/>
          <w:bCs/>
        </w:rPr>
        <w:t xml:space="preserve"> (</w:t>
      </w:r>
      <w:r>
        <w:rPr>
          <w:b/>
          <w:bCs/>
        </w:rPr>
        <w:t>non-</w:t>
      </w:r>
      <w:r w:rsidRPr="00F67F57">
        <w:rPr>
          <w:b/>
          <w:bCs/>
        </w:rPr>
        <w:t xml:space="preserve">hourly) </w:t>
      </w:r>
      <w:r w:rsidRPr="00F67F57">
        <w:t xml:space="preserve">= </w:t>
      </w:r>
      <w:r w:rsidR="0063129D">
        <w:t>9.75+1.5</w:t>
      </w:r>
    </w:p>
    <w:p w14:paraId="3C99CB6C" w14:textId="1B27629F" w:rsidR="00F67F57" w:rsidRDefault="00F67F57" w:rsidP="00F67F57">
      <w:pPr>
        <w:ind w:left="0"/>
        <w:rPr>
          <w:b/>
          <w:bCs/>
        </w:rPr>
      </w:pPr>
      <w:r w:rsidRPr="00F67F57">
        <w:rPr>
          <w:b/>
          <w:bCs/>
        </w:rPr>
        <w:t xml:space="preserve">                                                       </w:t>
      </w:r>
      <w:r>
        <w:rPr>
          <w:b/>
          <w:bCs/>
        </w:rPr>
        <w:t xml:space="preserve">          </w:t>
      </w:r>
      <w:r w:rsidRPr="00F67F57">
        <w:rPr>
          <w:b/>
          <w:bCs/>
        </w:rPr>
        <w:t xml:space="preserve">= </w:t>
      </w:r>
      <w:r w:rsidR="0063129D">
        <w:rPr>
          <w:b/>
          <w:bCs/>
        </w:rPr>
        <w:t>11</w:t>
      </w:r>
      <w:r w:rsidRPr="00F67F57">
        <w:rPr>
          <w:b/>
          <w:bCs/>
        </w:rPr>
        <w:t>.</w:t>
      </w:r>
      <w:r w:rsidR="0063129D">
        <w:rPr>
          <w:b/>
          <w:bCs/>
        </w:rPr>
        <w:t>2</w:t>
      </w:r>
      <w:r w:rsidRPr="00F67F57">
        <w:rPr>
          <w:b/>
          <w:bCs/>
        </w:rPr>
        <w:t xml:space="preserve">5 </w:t>
      </w:r>
      <w:proofErr w:type="spellStart"/>
      <w:r w:rsidRPr="00F67F57">
        <w:rPr>
          <w:b/>
          <w:bCs/>
        </w:rPr>
        <w:t>øre</w:t>
      </w:r>
      <w:proofErr w:type="spellEnd"/>
      <w:r w:rsidRPr="00F67F57">
        <w:rPr>
          <w:b/>
          <w:bCs/>
        </w:rPr>
        <w:t>/m³</w:t>
      </w:r>
    </w:p>
    <w:p w14:paraId="73E80BAC" w14:textId="77777777" w:rsidR="00535385" w:rsidRDefault="00535385" w:rsidP="00F67F57">
      <w:pPr>
        <w:ind w:left="0"/>
        <w:rPr>
          <w:b/>
          <w:bCs/>
        </w:rPr>
      </w:pPr>
    </w:p>
    <w:p w14:paraId="40D3D88B" w14:textId="77777777" w:rsidR="00535385" w:rsidRPr="00F67F57" w:rsidRDefault="00535385" w:rsidP="00F67F57">
      <w:pPr>
        <w:ind w:left="0"/>
        <w:rPr>
          <w:b/>
          <w:bCs/>
        </w:rPr>
      </w:pPr>
    </w:p>
    <w:p w14:paraId="50C82724" w14:textId="77777777" w:rsidR="00F67F57" w:rsidRPr="00F67F57" w:rsidRDefault="00F67F57" w:rsidP="00F67F57">
      <w:pPr>
        <w:ind w:left="0"/>
        <w:rPr>
          <w:b/>
          <w:bCs/>
          <w:u w:val="single"/>
        </w:rPr>
      </w:pPr>
      <w:r w:rsidRPr="00F67F57">
        <w:rPr>
          <w:b/>
          <w:bCs/>
          <w:u w:val="single"/>
        </w:rPr>
        <w:lastRenderedPageBreak/>
        <w:t>Below is the detailed view of each component involved in delivery fee calculations:</w:t>
      </w:r>
    </w:p>
    <w:p w14:paraId="29926F50" w14:textId="77777777" w:rsidR="00F67F57" w:rsidRPr="00F67F57" w:rsidRDefault="00F67F57" w:rsidP="00F67F57">
      <w:pPr>
        <w:ind w:left="0"/>
        <w:rPr>
          <w:b/>
          <w:bCs/>
        </w:rPr>
      </w:pPr>
    </w:p>
    <w:p w14:paraId="71C524BB" w14:textId="27149B19" w:rsidR="00F67F57" w:rsidRPr="00F67F57" w:rsidRDefault="00F67F57" w:rsidP="00D6162C">
      <w:pPr>
        <w:pStyle w:val="ListParagraph"/>
        <w:numPr>
          <w:ilvl w:val="0"/>
          <w:numId w:val="81"/>
        </w:numPr>
        <w:rPr>
          <w:b/>
          <w:bCs/>
        </w:rPr>
      </w:pPr>
      <w:r w:rsidRPr="00F67F57">
        <w:rPr>
          <w:b/>
          <w:bCs/>
        </w:rPr>
        <w:t>Transmission (</w:t>
      </w:r>
      <w:proofErr w:type="spellStart"/>
      <w:r w:rsidR="0063129D">
        <w:rPr>
          <w:b/>
          <w:bCs/>
        </w:rPr>
        <w:t>n</w:t>
      </w:r>
      <w:r w:rsidRPr="00F67F57">
        <w:rPr>
          <w:b/>
          <w:bCs/>
        </w:rPr>
        <w:t>DMS</w:t>
      </w:r>
      <w:proofErr w:type="spellEnd"/>
      <w:r w:rsidRPr="00F67F57">
        <w:rPr>
          <w:b/>
          <w:bCs/>
        </w:rPr>
        <w:t xml:space="preserve">): </w:t>
      </w:r>
      <w:r w:rsidRPr="0063129D">
        <w:t>Single value added by KAM/AM</w:t>
      </w:r>
    </w:p>
    <w:p w14:paraId="331EFD84" w14:textId="000615AA" w:rsidR="00F67F57" w:rsidRPr="00F67F57" w:rsidRDefault="00F67F57" w:rsidP="00F67F57">
      <w:pPr>
        <w:ind w:left="0"/>
        <w:rPr>
          <w:b/>
          <w:bCs/>
        </w:rPr>
      </w:pPr>
      <w:r w:rsidRPr="0063129D">
        <w:t xml:space="preserve">Transmission </w:t>
      </w:r>
      <w:proofErr w:type="spellStart"/>
      <w:r w:rsidR="0063129D" w:rsidRPr="0063129D">
        <w:t>nDMS</w:t>
      </w:r>
      <w:proofErr w:type="spellEnd"/>
      <w:r w:rsidRPr="0063129D">
        <w:t>=</w:t>
      </w:r>
      <w:r w:rsidRPr="00F67F57">
        <w:rPr>
          <w:b/>
          <w:bCs/>
        </w:rPr>
        <w:t xml:space="preserve"> </w:t>
      </w:r>
      <w:r w:rsidR="0063129D" w:rsidRPr="0063129D">
        <w:rPr>
          <w:b/>
          <w:bCs/>
        </w:rPr>
        <w:t>9.72</w:t>
      </w:r>
      <w:r w:rsidR="0063129D">
        <w:rPr>
          <w:b/>
          <w:bCs/>
        </w:rPr>
        <w:t xml:space="preserve"> </w:t>
      </w:r>
      <w:proofErr w:type="spellStart"/>
      <w:r w:rsidRPr="00F67F57">
        <w:rPr>
          <w:b/>
          <w:bCs/>
        </w:rPr>
        <w:t>øre</w:t>
      </w:r>
      <w:proofErr w:type="spellEnd"/>
      <w:r w:rsidRPr="00F67F57">
        <w:rPr>
          <w:b/>
          <w:bCs/>
        </w:rPr>
        <w:t>/</w:t>
      </w:r>
      <w:r w:rsidR="0063129D" w:rsidRPr="0063129D">
        <w:rPr>
          <w:b/>
          <w:bCs/>
        </w:rPr>
        <w:t xml:space="preserve"> </w:t>
      </w:r>
      <w:r w:rsidR="0063129D" w:rsidRPr="00F67F57">
        <w:rPr>
          <w:b/>
          <w:bCs/>
        </w:rPr>
        <w:t>m³</w:t>
      </w:r>
      <w:r w:rsidRPr="00F67F57">
        <w:rPr>
          <w:b/>
          <w:bCs/>
        </w:rPr>
        <w:t xml:space="preserve"> </w:t>
      </w:r>
      <w:r w:rsidRPr="0063129D">
        <w:t>(Added by KAM/AM)</w:t>
      </w:r>
    </w:p>
    <w:p w14:paraId="46F073DD" w14:textId="77777777" w:rsidR="00F67F57" w:rsidRPr="00F67F57" w:rsidRDefault="00F67F57" w:rsidP="00F67F57">
      <w:pPr>
        <w:ind w:left="0"/>
        <w:rPr>
          <w:b/>
          <w:bCs/>
        </w:rPr>
      </w:pPr>
    </w:p>
    <w:p w14:paraId="1199C6FF" w14:textId="134C5B08" w:rsidR="00F67F57" w:rsidRPr="00F67F57" w:rsidRDefault="00F67F57" w:rsidP="00D6162C">
      <w:pPr>
        <w:pStyle w:val="ListParagraph"/>
        <w:numPr>
          <w:ilvl w:val="0"/>
          <w:numId w:val="81"/>
        </w:numPr>
        <w:rPr>
          <w:b/>
          <w:bCs/>
        </w:rPr>
      </w:pPr>
      <w:r w:rsidRPr="00F67F57">
        <w:rPr>
          <w:b/>
          <w:bCs/>
        </w:rPr>
        <w:t xml:space="preserve">Transmission </w:t>
      </w:r>
      <w:r w:rsidR="0063129D">
        <w:rPr>
          <w:b/>
          <w:bCs/>
        </w:rPr>
        <w:t>Margin</w:t>
      </w:r>
      <w:r w:rsidRPr="00F67F57">
        <w:rPr>
          <w:b/>
          <w:bCs/>
        </w:rPr>
        <w:t xml:space="preserve"> (</w:t>
      </w:r>
      <w:proofErr w:type="spellStart"/>
      <w:r w:rsidR="0063129D">
        <w:rPr>
          <w:b/>
          <w:bCs/>
        </w:rPr>
        <w:t>n</w:t>
      </w:r>
      <w:r w:rsidRPr="00F67F57">
        <w:rPr>
          <w:b/>
          <w:bCs/>
        </w:rPr>
        <w:t>DMS</w:t>
      </w:r>
      <w:proofErr w:type="spellEnd"/>
      <w:r w:rsidRPr="00F67F57">
        <w:rPr>
          <w:b/>
          <w:bCs/>
        </w:rPr>
        <w:t>)</w:t>
      </w:r>
      <w:proofErr w:type="spellStart"/>
      <w:r w:rsidRPr="00F67F57">
        <w:rPr>
          <w:b/>
          <w:bCs/>
        </w:rPr>
        <w:t>øre</w:t>
      </w:r>
      <w:proofErr w:type="spellEnd"/>
      <w:r w:rsidRPr="00F67F57">
        <w:rPr>
          <w:b/>
          <w:bCs/>
        </w:rPr>
        <w:t>/m³</w:t>
      </w:r>
      <w:r w:rsidRPr="0063129D">
        <w:t>: Single value added by KAM/AM</w:t>
      </w:r>
    </w:p>
    <w:p w14:paraId="5373D2B7" w14:textId="4FB4B2F5" w:rsidR="00F67F57" w:rsidRPr="00F67F57" w:rsidRDefault="00F67F57" w:rsidP="00F67F57">
      <w:pPr>
        <w:ind w:left="0"/>
        <w:rPr>
          <w:b/>
          <w:bCs/>
        </w:rPr>
      </w:pPr>
      <w:r w:rsidRPr="0063129D">
        <w:t xml:space="preserve">Transmission </w:t>
      </w:r>
      <w:r w:rsidR="0063129D">
        <w:t xml:space="preserve">margin </w:t>
      </w:r>
      <w:proofErr w:type="spellStart"/>
      <w:r w:rsidR="0063129D">
        <w:t>nDMS</w:t>
      </w:r>
      <w:proofErr w:type="spellEnd"/>
      <w:r w:rsidRPr="0063129D">
        <w:t>=</w:t>
      </w:r>
      <w:r w:rsidRPr="00F67F57">
        <w:rPr>
          <w:b/>
          <w:bCs/>
        </w:rPr>
        <w:t xml:space="preserve"> </w:t>
      </w:r>
      <w:r w:rsidR="0063129D">
        <w:rPr>
          <w:b/>
          <w:bCs/>
        </w:rPr>
        <w:t>1</w:t>
      </w:r>
      <w:r w:rsidRPr="00F67F57">
        <w:rPr>
          <w:b/>
          <w:bCs/>
        </w:rPr>
        <w:t xml:space="preserve">.5 </w:t>
      </w:r>
      <w:proofErr w:type="spellStart"/>
      <w:r w:rsidRPr="00F67F57">
        <w:rPr>
          <w:b/>
          <w:bCs/>
        </w:rPr>
        <w:t>øre</w:t>
      </w:r>
      <w:proofErr w:type="spellEnd"/>
      <w:r w:rsidRPr="00F67F57">
        <w:rPr>
          <w:b/>
          <w:bCs/>
        </w:rPr>
        <w:t xml:space="preserve">/kWh </w:t>
      </w:r>
      <w:r w:rsidRPr="0063129D">
        <w:t>(Added by KAM/AM)</w:t>
      </w:r>
    </w:p>
    <w:p w14:paraId="1D67AB85" w14:textId="77777777" w:rsidR="00F67F57" w:rsidRDefault="00F67F57" w:rsidP="00F67F57">
      <w:pPr>
        <w:ind w:left="0"/>
        <w:rPr>
          <w:b/>
          <w:bCs/>
        </w:rPr>
      </w:pPr>
    </w:p>
    <w:p w14:paraId="5C22B1A4" w14:textId="061B6932" w:rsidR="00C927A8" w:rsidRPr="00C927A8" w:rsidRDefault="00C927A8" w:rsidP="00C927A8">
      <w:pPr>
        <w:pStyle w:val="Heading4"/>
      </w:pPr>
      <w:r w:rsidRPr="00C927A8">
        <w:t xml:space="preserve">Sweden </w:t>
      </w:r>
      <w:proofErr w:type="spellStart"/>
      <w:r w:rsidRPr="00C927A8">
        <w:t>Borspris</w:t>
      </w:r>
      <w:proofErr w:type="spellEnd"/>
      <w:r w:rsidRPr="00C927A8">
        <w:t xml:space="preserve"> THE Daily gas</w:t>
      </w:r>
    </w:p>
    <w:p w14:paraId="0AF553B7" w14:textId="77777777" w:rsidR="00C927A8" w:rsidRDefault="00C927A8" w:rsidP="00F67F57">
      <w:pPr>
        <w:ind w:left="0"/>
        <w:rPr>
          <w:b/>
          <w:bCs/>
        </w:rPr>
      </w:pPr>
    </w:p>
    <w:p w14:paraId="0E5B27DD" w14:textId="77777777" w:rsidR="00C927A8" w:rsidRPr="009C0ED6" w:rsidRDefault="00C927A8" w:rsidP="00C927A8">
      <w:pPr>
        <w:ind w:left="0"/>
        <w:rPr>
          <w:b/>
          <w:bCs/>
          <w:u w:val="single"/>
        </w:rPr>
      </w:pPr>
      <w:r>
        <w:rPr>
          <w:b/>
          <w:bCs/>
          <w:u w:val="single"/>
        </w:rPr>
        <w:t xml:space="preserve">Sweden </w:t>
      </w:r>
      <w:proofErr w:type="spellStart"/>
      <w:r>
        <w:rPr>
          <w:b/>
          <w:bCs/>
          <w:u w:val="single"/>
        </w:rPr>
        <w:t>Borspris</w:t>
      </w:r>
      <w:proofErr w:type="spellEnd"/>
      <w:r>
        <w:rPr>
          <w:b/>
          <w:bCs/>
          <w:u w:val="single"/>
        </w:rPr>
        <w:t xml:space="preserve"> THE Daily gas </w:t>
      </w:r>
      <w:r w:rsidRPr="009C0ED6">
        <w:rPr>
          <w:b/>
          <w:bCs/>
          <w:u w:val="single"/>
        </w:rPr>
        <w:t xml:space="preserve">product structure includes these below formulas for </w:t>
      </w:r>
      <w:r>
        <w:rPr>
          <w:b/>
          <w:bCs/>
          <w:u w:val="single"/>
        </w:rPr>
        <w:t>Swedish</w:t>
      </w:r>
      <w:r w:rsidRPr="009C0ED6">
        <w:rPr>
          <w:b/>
          <w:bCs/>
          <w:u w:val="single"/>
        </w:rPr>
        <w:t xml:space="preserve"> customers:   </w:t>
      </w:r>
    </w:p>
    <w:p w14:paraId="5A14F232" w14:textId="77777777" w:rsidR="00C927A8" w:rsidRPr="0006007E" w:rsidRDefault="00C927A8" w:rsidP="00D6162C">
      <w:pPr>
        <w:pStyle w:val="ListParagraph"/>
        <w:numPr>
          <w:ilvl w:val="0"/>
          <w:numId w:val="82"/>
        </w:numPr>
        <w:spacing w:after="160" w:line="276" w:lineRule="auto"/>
        <w:jc w:val="both"/>
        <w:rPr>
          <w:ins w:id="871" w:author="AASHUTOSH" w:date="2025-06-19T19:33:00Z"/>
          <w:lang w:val="en-IN"/>
        </w:rPr>
      </w:pPr>
      <w:ins w:id="872" w:author="AASHUTOSH" w:date="2025-06-19T19:33:00Z">
        <w:r w:rsidRPr="00707DD2">
          <w:rPr>
            <w:b/>
            <w:bCs/>
          </w:rPr>
          <w:t xml:space="preserve">Delivery fee </w:t>
        </w:r>
      </w:ins>
      <w:proofErr w:type="spellStart"/>
      <w:ins w:id="873" w:author="Susanne Nielsen" w:date="2025-07-01T15:50:00Z">
        <w:r>
          <w:rPr>
            <w:b/>
            <w:bCs/>
          </w:rPr>
          <w:t>nDMS</w:t>
        </w:r>
        <w:proofErr w:type="spellEnd"/>
        <w:r>
          <w:rPr>
            <w:b/>
            <w:bCs/>
          </w:rPr>
          <w:t xml:space="preserve"> (</w:t>
        </w:r>
      </w:ins>
      <w:ins w:id="874" w:author="AASHUTOSH" w:date="2025-06-19T19:33:00Z">
        <w:r w:rsidRPr="00707DD2">
          <w:rPr>
            <w:b/>
            <w:bCs/>
          </w:rPr>
          <w:t>non-hourly</w:t>
        </w:r>
      </w:ins>
      <w:ins w:id="875" w:author="Susanne Nielsen" w:date="2025-07-01T15:50:00Z">
        <w:r>
          <w:rPr>
            <w:b/>
            <w:bCs/>
          </w:rPr>
          <w:t xml:space="preserve">) </w:t>
        </w:r>
      </w:ins>
      <w:ins w:id="876" w:author="AASHUTOSH" w:date="2025-06-19T19:33:00Z">
        <w:r w:rsidRPr="00215E40">
          <w:t xml:space="preserve">= </w:t>
        </w:r>
      </w:ins>
      <w:r w:rsidRPr="0006007E">
        <w:t>Margin (</w:t>
      </w:r>
      <w:proofErr w:type="spellStart"/>
      <w:r w:rsidRPr="0006007E">
        <w:t>nDMS</w:t>
      </w:r>
      <w:proofErr w:type="spellEnd"/>
      <w:r w:rsidRPr="0006007E">
        <w:t>)+Flex fee adjustment (</w:t>
      </w:r>
      <w:proofErr w:type="spellStart"/>
      <w:r w:rsidRPr="0006007E">
        <w:t>nDMS</w:t>
      </w:r>
      <w:proofErr w:type="spellEnd"/>
      <w:r w:rsidRPr="0006007E">
        <w:t>) + Weighted Average Flex fee THE (</w:t>
      </w:r>
      <w:proofErr w:type="spellStart"/>
      <w:r w:rsidRPr="0006007E">
        <w:t>nDMS</w:t>
      </w:r>
      <w:proofErr w:type="spellEnd"/>
      <w:r w:rsidRPr="0006007E">
        <w:t>) + Weighted Average ETF THE spread+ Weighted Average EXCOM spot mid-ask + ETF THE spread adjustment+ Conversion premium+ Weighted Average Credit fee adjustment + Weighted Average Imbalance fee+ Imbalance adjustment+ Extended payment terms Fee</w:t>
      </w:r>
      <w:r w:rsidRPr="009C0ED6">
        <w:t xml:space="preserve"> +Weighted Average Currency THE+</w:t>
      </w:r>
      <w:r>
        <w:t xml:space="preserve"> </w:t>
      </w:r>
      <w:r w:rsidRPr="009C0ED6">
        <w:t>Currency risk adjustment</w:t>
      </w:r>
    </w:p>
    <w:p w14:paraId="709C48BE" w14:textId="77777777" w:rsidR="00C927A8" w:rsidRPr="00DA1937" w:rsidRDefault="00C927A8" w:rsidP="00D6162C">
      <w:pPr>
        <w:keepLines w:val="0"/>
        <w:numPr>
          <w:ilvl w:val="0"/>
          <w:numId w:val="82"/>
        </w:numPr>
        <w:overflowPunct/>
        <w:autoSpaceDE/>
        <w:autoSpaceDN/>
        <w:adjustRightInd/>
        <w:spacing w:before="0" w:after="160" w:line="276" w:lineRule="auto"/>
        <w:textAlignment w:val="auto"/>
        <w:rPr>
          <w:ins w:id="877" w:author="Susanne Nielsen" w:date="2025-07-01T15:53:00Z"/>
          <w:lang w:val="en-IN"/>
        </w:rPr>
      </w:pPr>
      <w:ins w:id="878" w:author="AASHUTOSH" w:date="2025-06-19T19:33:00Z">
        <w:r w:rsidRPr="00215E40">
          <w:rPr>
            <w:b/>
            <w:bCs/>
          </w:rPr>
          <w:t xml:space="preserve">Delivery fee </w:t>
        </w:r>
      </w:ins>
      <w:ins w:id="879" w:author="Susanne Nielsen" w:date="2025-07-01T15:50:00Z">
        <w:r>
          <w:rPr>
            <w:b/>
            <w:bCs/>
          </w:rPr>
          <w:t xml:space="preserve">DMS </w:t>
        </w:r>
      </w:ins>
      <w:ins w:id="880" w:author="AASHUTOSH" w:date="2025-06-19T19:33:00Z">
        <w:r w:rsidRPr="00215E40">
          <w:rPr>
            <w:b/>
            <w:bCs/>
          </w:rPr>
          <w:t>(hourl</w:t>
        </w:r>
      </w:ins>
      <w:r>
        <w:rPr>
          <w:b/>
          <w:bCs/>
        </w:rPr>
        <w:t>y)</w:t>
      </w:r>
      <w:ins w:id="881" w:author="AASHUTOSH" w:date="2025-06-19T19:33:00Z">
        <w:r w:rsidRPr="00215E40">
          <w:t xml:space="preserve"> = </w:t>
        </w:r>
      </w:ins>
      <w:r w:rsidRPr="0006007E">
        <w:t>Margin (DMS)+ Weighted Average ETF THE spread+ Weighted Average EXCOM spot mid-ask+ ETF THE spread adjustment+ Conversion premium+ Weighted Average Credit fee + Credit fee adjustment + Weighted Average Imbalance fee+ Imbalance adjustment+ Extended payment terms Fee</w:t>
      </w:r>
      <w:r w:rsidRPr="009C0ED6">
        <w:t xml:space="preserve"> +Weighted Average Currency THE+</w:t>
      </w:r>
      <w:r>
        <w:t xml:space="preserve"> </w:t>
      </w:r>
      <w:r w:rsidRPr="009C0ED6">
        <w:t>Currency risk adjustment</w:t>
      </w:r>
    </w:p>
    <w:p w14:paraId="369FA666" w14:textId="77777777" w:rsidR="00C927A8" w:rsidRPr="00D522E9" w:rsidRDefault="00C927A8" w:rsidP="00D6162C">
      <w:pPr>
        <w:keepLines w:val="0"/>
        <w:numPr>
          <w:ilvl w:val="0"/>
          <w:numId w:val="82"/>
        </w:numPr>
        <w:overflowPunct/>
        <w:autoSpaceDE/>
        <w:autoSpaceDN/>
        <w:adjustRightInd/>
        <w:spacing w:before="0" w:after="160" w:line="276" w:lineRule="auto"/>
        <w:textAlignment w:val="auto"/>
        <w:rPr>
          <w:ins w:id="882" w:author="AASHUTOSH" w:date="2025-06-19T19:33:00Z"/>
          <w:rFonts w:asciiTheme="majorHAnsi" w:hAnsiTheme="majorHAnsi"/>
          <w:b/>
          <w:bCs/>
        </w:rPr>
      </w:pPr>
      <w:ins w:id="883" w:author="AASHUTOSH" w:date="2025-06-19T19:33:00Z">
        <w:r w:rsidRPr="00D522E9">
          <w:rPr>
            <w:rFonts w:asciiTheme="majorHAnsi" w:hAnsiTheme="majorHAnsi" w:cstheme="minorBidi"/>
            <w:b/>
            <w:bCs/>
            <w:lang w:val="en-US"/>
          </w:rPr>
          <w:t xml:space="preserve">Transmission payment </w:t>
        </w:r>
      </w:ins>
      <w:ins w:id="884" w:author="Susanne Nielsen" w:date="2025-07-01T16:02:00Z">
        <w:r>
          <w:rPr>
            <w:rFonts w:asciiTheme="majorHAnsi" w:hAnsiTheme="majorHAnsi" w:cstheme="minorBidi"/>
            <w:b/>
            <w:bCs/>
            <w:lang w:val="en-US"/>
          </w:rPr>
          <w:t>DMS (</w:t>
        </w:r>
      </w:ins>
      <w:ins w:id="885" w:author="AASHUTOSH" w:date="2025-06-19T19:33:00Z">
        <w:r w:rsidRPr="00D522E9">
          <w:rPr>
            <w:rFonts w:asciiTheme="majorHAnsi" w:hAnsiTheme="majorHAnsi"/>
            <w:b/>
            <w:bCs/>
          </w:rPr>
          <w:t>hourly</w:t>
        </w:r>
      </w:ins>
      <w:ins w:id="886" w:author="Susanne Nielsen" w:date="2025-07-01T16:02:00Z">
        <w:r>
          <w:rPr>
            <w:rFonts w:asciiTheme="majorHAnsi" w:hAnsiTheme="majorHAnsi"/>
            <w:b/>
            <w:bCs/>
          </w:rPr>
          <w:t>)</w:t>
        </w:r>
      </w:ins>
      <w:ins w:id="887" w:author="AASHUTOSH" w:date="2025-06-19T19:33:00Z">
        <w:r w:rsidRPr="00D522E9">
          <w:rPr>
            <w:rFonts w:asciiTheme="majorHAnsi" w:hAnsiTheme="majorHAnsi"/>
          </w:rPr>
          <w:t>=</w:t>
        </w:r>
        <w:r w:rsidRPr="00D522E9">
          <w:rPr>
            <w:rFonts w:asciiTheme="majorHAnsi" w:hAnsiTheme="majorHAnsi" w:cstheme="minorBidi"/>
            <w:lang w:val="en-US"/>
          </w:rPr>
          <w:t> Transmission margin in DKK/md (DMS)</w:t>
        </w:r>
      </w:ins>
      <w:ins w:id="888" w:author="Susanne Nielsen" w:date="2025-07-01T16:03:00Z">
        <w:r>
          <w:rPr>
            <w:rFonts w:asciiTheme="majorHAnsi" w:hAnsiTheme="majorHAnsi" w:cstheme="minorBidi"/>
            <w:lang w:val="en-US"/>
          </w:rPr>
          <w:t xml:space="preserve"> </w:t>
        </w:r>
      </w:ins>
      <w:ins w:id="889" w:author="AASHUTOSH" w:date="2025-06-19T19:33:00Z">
        <w:r w:rsidRPr="00D522E9">
          <w:rPr>
            <w:rFonts w:asciiTheme="majorHAnsi" w:hAnsiTheme="majorHAnsi" w:cstheme="minorBidi"/>
            <w:lang w:val="en-US"/>
          </w:rPr>
          <w:t xml:space="preserve">+ Transmission model (DMS) </w:t>
        </w:r>
        <w:r w:rsidRPr="00D522E9">
          <w:rPr>
            <w:rFonts w:asciiTheme="majorHAnsi" w:hAnsiTheme="majorHAnsi"/>
          </w:rPr>
          <w:t>+ Transmission</w:t>
        </w:r>
        <w:r w:rsidRPr="00D522E9">
          <w:rPr>
            <w:rFonts w:asciiTheme="majorHAnsi" w:hAnsiTheme="majorHAnsi" w:cstheme="minorBidi"/>
            <w:lang w:val="en-US"/>
          </w:rPr>
          <w:t xml:space="preserve"> adjustment DKK/md (DMS)</w:t>
        </w:r>
      </w:ins>
      <w:r w:rsidRPr="009F6FB6">
        <w:t xml:space="preserve"> </w:t>
      </w:r>
      <w:r w:rsidRPr="009F6FB6">
        <w:rPr>
          <w:rFonts w:asciiTheme="majorHAnsi" w:hAnsiTheme="majorHAnsi" w:cstheme="minorBidi"/>
          <w:lang w:val="en-US"/>
        </w:rPr>
        <w:t>- when unit is to be DKK/md</w:t>
      </w:r>
    </w:p>
    <w:p w14:paraId="25BF56D2" w14:textId="77777777" w:rsidR="00C927A8" w:rsidRPr="00D522E9" w:rsidRDefault="00C927A8" w:rsidP="00C927A8">
      <w:pPr>
        <w:spacing w:line="276" w:lineRule="auto"/>
        <w:ind w:left="720"/>
        <w:rPr>
          <w:ins w:id="890" w:author="AASHUTOSH" w:date="2025-06-19T19:33:00Z"/>
          <w:rFonts w:asciiTheme="majorHAnsi" w:hAnsiTheme="majorHAnsi" w:cstheme="minorBidi"/>
          <w:b/>
          <w:bCs/>
        </w:rPr>
      </w:pPr>
      <w:ins w:id="891" w:author="AASHUTOSH" w:date="2025-06-19T19:33:00Z">
        <w:r w:rsidRPr="00D522E9">
          <w:rPr>
            <w:rFonts w:asciiTheme="majorHAnsi" w:hAnsiTheme="majorHAnsi"/>
            <w:b/>
            <w:bCs/>
          </w:rPr>
          <w:t>Or</w:t>
        </w:r>
      </w:ins>
    </w:p>
    <w:p w14:paraId="38727FDF" w14:textId="77777777" w:rsidR="00C927A8" w:rsidRPr="009C0ED6" w:rsidRDefault="00C927A8" w:rsidP="00C927A8">
      <w:pPr>
        <w:spacing w:line="276" w:lineRule="auto"/>
        <w:ind w:left="720"/>
        <w:rPr>
          <w:rFonts w:asciiTheme="majorHAnsi" w:hAnsiTheme="majorHAnsi"/>
        </w:rPr>
      </w:pPr>
      <w:ins w:id="892" w:author="AASHUTOSH" w:date="2025-06-19T19:33:00Z">
        <w:r w:rsidRPr="00D522E9">
          <w:rPr>
            <w:rFonts w:asciiTheme="majorHAnsi" w:hAnsiTheme="majorHAnsi" w:cstheme="minorBidi"/>
            <w:b/>
            <w:bCs/>
            <w:lang w:val="en-US"/>
          </w:rPr>
          <w:t xml:space="preserve">Transmission payment </w:t>
        </w:r>
      </w:ins>
      <w:ins w:id="893" w:author="Susanne Nielsen" w:date="2025-07-01T16:03:00Z">
        <w:r>
          <w:rPr>
            <w:rFonts w:asciiTheme="majorHAnsi" w:hAnsiTheme="majorHAnsi" w:cstheme="minorBidi"/>
            <w:b/>
            <w:bCs/>
            <w:lang w:val="en-US"/>
          </w:rPr>
          <w:t>DMS (</w:t>
        </w:r>
      </w:ins>
      <w:ins w:id="894" w:author="AASHUTOSH" w:date="2025-06-19T19:33:00Z">
        <w:r w:rsidRPr="00D522E9">
          <w:rPr>
            <w:rFonts w:asciiTheme="majorHAnsi" w:hAnsiTheme="majorHAnsi"/>
            <w:b/>
            <w:bCs/>
          </w:rPr>
          <w:t>hourly</w:t>
        </w:r>
      </w:ins>
      <w:ins w:id="895" w:author="Susanne Nielsen" w:date="2025-07-01T16:03:00Z">
        <w:r>
          <w:rPr>
            <w:rFonts w:asciiTheme="majorHAnsi" w:hAnsiTheme="majorHAnsi"/>
            <w:b/>
            <w:bCs/>
          </w:rPr>
          <w:t>)</w:t>
        </w:r>
      </w:ins>
      <w:ins w:id="896" w:author="AASHUTOSH" w:date="2025-06-19T19:33:00Z">
        <w:r w:rsidRPr="00D522E9">
          <w:rPr>
            <w:rFonts w:asciiTheme="majorHAnsi" w:hAnsiTheme="majorHAnsi"/>
            <w:b/>
            <w:bCs/>
          </w:rPr>
          <w:t xml:space="preserve"> </w:t>
        </w:r>
        <w:r w:rsidRPr="00D522E9">
          <w:rPr>
            <w:rFonts w:asciiTheme="majorHAnsi" w:hAnsiTheme="majorHAnsi"/>
          </w:rPr>
          <w:t>=</w:t>
        </w:r>
        <w:r w:rsidRPr="00D522E9">
          <w:rPr>
            <w:rFonts w:asciiTheme="majorHAnsi" w:hAnsiTheme="majorHAnsi" w:cstheme="minorBidi"/>
            <w:lang w:val="en-US"/>
          </w:rPr>
          <w:t xml:space="preserve"> Transmission margin </w:t>
        </w:r>
        <w:proofErr w:type="spellStart"/>
        <w:r w:rsidRPr="00D522E9">
          <w:rPr>
            <w:rFonts w:asciiTheme="majorHAnsi" w:hAnsiTheme="majorHAnsi" w:cstheme="minorBidi"/>
            <w:lang w:val="en-US"/>
          </w:rPr>
          <w:t>øre</w:t>
        </w:r>
        <w:proofErr w:type="spellEnd"/>
        <w:r w:rsidRPr="00D522E9">
          <w:rPr>
            <w:rFonts w:asciiTheme="majorHAnsi" w:hAnsiTheme="majorHAnsi" w:cstheme="minorBidi"/>
            <w:lang w:val="en-US"/>
          </w:rPr>
          <w:t xml:space="preserve">/m³ + Transmission model (DMS) </w:t>
        </w:r>
        <w:r w:rsidRPr="00D522E9">
          <w:rPr>
            <w:rFonts w:asciiTheme="majorHAnsi" w:hAnsiTheme="majorHAnsi"/>
          </w:rPr>
          <w:t>+ Transmission</w:t>
        </w:r>
        <w:r w:rsidRPr="00D522E9">
          <w:rPr>
            <w:rFonts w:asciiTheme="majorHAnsi" w:hAnsiTheme="majorHAnsi" w:cstheme="minorBidi"/>
            <w:lang w:val="en-US"/>
          </w:rPr>
          <w:t xml:space="preserve"> adjustment </w:t>
        </w:r>
      </w:ins>
      <w:ins w:id="897" w:author="Susanne Nielsen" w:date="2025-07-01T16:03:00Z">
        <w:r>
          <w:rPr>
            <w:rFonts w:asciiTheme="majorHAnsi" w:hAnsiTheme="majorHAnsi" w:cstheme="minorBidi"/>
            <w:lang w:val="en-US"/>
          </w:rPr>
          <w:t xml:space="preserve">DKK/md </w:t>
        </w:r>
      </w:ins>
      <w:ins w:id="898" w:author="AASHUTOSH" w:date="2025-06-19T19:33:00Z">
        <w:r w:rsidRPr="00D522E9">
          <w:rPr>
            <w:rFonts w:asciiTheme="majorHAnsi" w:hAnsiTheme="majorHAnsi" w:cstheme="minorBidi"/>
            <w:lang w:val="en-US"/>
          </w:rPr>
          <w:t>DMS (DMS)</w:t>
        </w:r>
        <w:r w:rsidRPr="00D522E9">
          <w:rPr>
            <w:rFonts w:asciiTheme="majorHAnsi" w:hAnsiTheme="majorHAnsi"/>
          </w:rPr>
          <w:t xml:space="preserve"> </w:t>
        </w:r>
      </w:ins>
      <w:r w:rsidRPr="009F6FB6">
        <w:rPr>
          <w:rFonts w:asciiTheme="majorHAnsi" w:hAnsiTheme="majorHAnsi"/>
        </w:rPr>
        <w:t xml:space="preserve">when unit is to be </w:t>
      </w:r>
      <w:proofErr w:type="spellStart"/>
      <w:r w:rsidRPr="009F6FB6">
        <w:rPr>
          <w:rFonts w:asciiTheme="majorHAnsi" w:hAnsiTheme="majorHAnsi"/>
        </w:rPr>
        <w:t>øre</w:t>
      </w:r>
      <w:proofErr w:type="spellEnd"/>
      <w:r w:rsidRPr="009F6FB6">
        <w:rPr>
          <w:rFonts w:asciiTheme="majorHAnsi" w:hAnsiTheme="majorHAnsi"/>
        </w:rPr>
        <w:t>/m³</w:t>
      </w:r>
    </w:p>
    <w:p w14:paraId="1BA04FBA" w14:textId="77777777" w:rsidR="00C927A8" w:rsidRPr="00D522E9" w:rsidRDefault="00C927A8" w:rsidP="00D6162C">
      <w:pPr>
        <w:keepLines w:val="0"/>
        <w:numPr>
          <w:ilvl w:val="0"/>
          <w:numId w:val="82"/>
        </w:numPr>
        <w:overflowPunct/>
        <w:autoSpaceDE/>
        <w:autoSpaceDN/>
        <w:adjustRightInd/>
        <w:spacing w:before="0" w:after="160" w:line="276" w:lineRule="auto"/>
        <w:textAlignment w:val="auto"/>
        <w:rPr>
          <w:ins w:id="899" w:author="AASHUTOSH" w:date="2025-06-19T19:33:00Z"/>
          <w:rFonts w:asciiTheme="majorHAnsi" w:hAnsiTheme="majorHAnsi"/>
          <w:b/>
          <w:bCs/>
        </w:rPr>
      </w:pPr>
      <w:r w:rsidRPr="009F6FB6">
        <w:rPr>
          <w:rFonts w:asciiTheme="majorHAnsi" w:hAnsiTheme="majorHAnsi"/>
          <w:b/>
          <w:bCs/>
        </w:rPr>
        <w:t>Transmission payment, non-hourly read</w:t>
      </w:r>
      <w:r>
        <w:rPr>
          <w:rFonts w:asciiTheme="majorHAnsi" w:hAnsiTheme="majorHAnsi"/>
          <w:b/>
          <w:bCs/>
        </w:rPr>
        <w:t xml:space="preserve"> = </w:t>
      </w:r>
      <w:r w:rsidRPr="009F6FB6">
        <w:rPr>
          <w:rFonts w:asciiTheme="majorHAnsi" w:hAnsiTheme="majorHAnsi"/>
          <w:b/>
          <w:bCs/>
        </w:rPr>
        <w:t>Transmission (</w:t>
      </w:r>
      <w:proofErr w:type="spellStart"/>
      <w:r w:rsidRPr="009F6FB6">
        <w:rPr>
          <w:rFonts w:asciiTheme="majorHAnsi" w:hAnsiTheme="majorHAnsi"/>
          <w:b/>
          <w:bCs/>
        </w:rPr>
        <w:t>nDMS</w:t>
      </w:r>
      <w:proofErr w:type="spellEnd"/>
      <w:r w:rsidRPr="009F6FB6">
        <w:rPr>
          <w:rFonts w:asciiTheme="majorHAnsi" w:hAnsiTheme="majorHAnsi"/>
          <w:b/>
          <w:bCs/>
        </w:rPr>
        <w:t xml:space="preserve">)+Transmission margin in </w:t>
      </w:r>
      <w:proofErr w:type="spellStart"/>
      <w:r w:rsidRPr="009F6FB6">
        <w:rPr>
          <w:rFonts w:asciiTheme="majorHAnsi" w:hAnsiTheme="majorHAnsi"/>
          <w:b/>
          <w:bCs/>
        </w:rPr>
        <w:t>øre</w:t>
      </w:r>
      <w:proofErr w:type="spellEnd"/>
      <w:r w:rsidRPr="009F6FB6">
        <w:rPr>
          <w:rFonts w:asciiTheme="majorHAnsi" w:hAnsiTheme="majorHAnsi"/>
          <w:b/>
          <w:bCs/>
        </w:rPr>
        <w:t>/m³ (</w:t>
      </w:r>
      <w:proofErr w:type="spellStart"/>
      <w:r w:rsidRPr="009F6FB6">
        <w:rPr>
          <w:rFonts w:asciiTheme="majorHAnsi" w:hAnsiTheme="majorHAnsi"/>
          <w:b/>
          <w:bCs/>
        </w:rPr>
        <w:t>nDMS</w:t>
      </w:r>
      <w:proofErr w:type="spellEnd"/>
      <w:r w:rsidRPr="009F6FB6">
        <w:rPr>
          <w:rFonts w:asciiTheme="majorHAnsi" w:hAnsiTheme="majorHAnsi"/>
          <w:b/>
          <w:bCs/>
        </w:rPr>
        <w:t>)</w:t>
      </w:r>
    </w:p>
    <w:p w14:paraId="51B4FDFB" w14:textId="77777777" w:rsidR="00BC6144" w:rsidRDefault="00BC6144" w:rsidP="00F67F57">
      <w:pPr>
        <w:ind w:left="0"/>
        <w:rPr>
          <w:b/>
          <w:bCs/>
        </w:rPr>
      </w:pPr>
    </w:p>
    <w:p w14:paraId="2CD8AFA8" w14:textId="623E327F" w:rsidR="00F6641D" w:rsidRPr="0094289D" w:rsidRDefault="00F6641D" w:rsidP="00F6641D">
      <w:pPr>
        <w:ind w:left="0"/>
        <w:rPr>
          <w:b/>
          <w:bCs/>
          <w:u w:val="single"/>
        </w:rPr>
      </w:pPr>
      <w:r w:rsidRPr="00F6641D">
        <w:rPr>
          <w:b/>
          <w:bCs/>
          <w:u w:val="single"/>
        </w:rPr>
        <w:t xml:space="preserve">Sweden </w:t>
      </w:r>
      <w:proofErr w:type="spellStart"/>
      <w:r w:rsidRPr="00F6641D">
        <w:rPr>
          <w:b/>
          <w:bCs/>
          <w:u w:val="single"/>
        </w:rPr>
        <w:t>Borspris</w:t>
      </w:r>
      <w:proofErr w:type="spellEnd"/>
      <w:r w:rsidRPr="00F6641D">
        <w:rPr>
          <w:b/>
          <w:bCs/>
          <w:u w:val="single"/>
        </w:rPr>
        <w:t xml:space="preserve"> THE Daily </w:t>
      </w:r>
      <w:r>
        <w:rPr>
          <w:b/>
          <w:bCs/>
          <w:u w:val="single"/>
        </w:rPr>
        <w:t xml:space="preserve">gas </w:t>
      </w:r>
      <w:r w:rsidR="0040796C">
        <w:rPr>
          <w:b/>
          <w:bCs/>
          <w:u w:val="single"/>
        </w:rPr>
        <w:t>c</w:t>
      </w:r>
      <w:r w:rsidRPr="0094289D">
        <w:rPr>
          <w:b/>
          <w:bCs/>
          <w:u w:val="single"/>
        </w:rPr>
        <w:t xml:space="preserve">alculation </w:t>
      </w:r>
      <w:r>
        <w:rPr>
          <w:b/>
          <w:bCs/>
          <w:u w:val="single"/>
        </w:rPr>
        <w:t xml:space="preserve">details </w:t>
      </w:r>
      <w:r w:rsidRPr="0094289D">
        <w:rPr>
          <w:b/>
          <w:bCs/>
          <w:u w:val="single"/>
        </w:rPr>
        <w:t>below:</w:t>
      </w:r>
    </w:p>
    <w:p w14:paraId="0FD79BD2" w14:textId="724D6445" w:rsidR="00F6641D" w:rsidRPr="00AA3FFB" w:rsidRDefault="00F6641D" w:rsidP="00F6641D">
      <w:pPr>
        <w:ind w:left="0"/>
        <w:rPr>
          <w:color w:val="4F81BD" w:themeColor="accent1"/>
        </w:rPr>
      </w:pPr>
      <w:r w:rsidRPr="002760FF">
        <w:rPr>
          <w:b/>
          <w:bCs/>
        </w:rPr>
        <w:t>1.</w:t>
      </w:r>
      <w:r>
        <w:rPr>
          <w:b/>
          <w:bCs/>
        </w:rPr>
        <w:t xml:space="preserve">  </w:t>
      </w:r>
      <w:r w:rsidRPr="002760FF">
        <w:rPr>
          <w:b/>
          <w:bCs/>
        </w:rPr>
        <w:t>Delivery Fee</w:t>
      </w:r>
      <w:r>
        <w:rPr>
          <w:b/>
          <w:bCs/>
        </w:rPr>
        <w:t xml:space="preserve"> DMS (Hourly) = </w:t>
      </w:r>
      <w:r w:rsidRPr="002760FF">
        <w:t>Margin (DMS)+ Weighted Average ETF THE spread+ Weighted Average EXCOM spot mid-ask+ ETF THE spread adjustment+ Conversion premium+ Weighted Average Credit fee + Credit fee adjustment + Weighted Average Imbalance fee+ Imbalance adjustment+ Extended payment terms Fee</w:t>
      </w:r>
      <w:r w:rsidR="0040796C">
        <w:t xml:space="preserve">+ </w:t>
      </w:r>
      <w:r w:rsidR="001974A0" w:rsidRPr="00AA3FFB">
        <w:rPr>
          <w:color w:val="4F81BD" w:themeColor="accent1"/>
        </w:rPr>
        <w:t>Weighted Average Currency THE+ Currency risk adjustment</w:t>
      </w:r>
    </w:p>
    <w:p w14:paraId="5D818E52" w14:textId="77777777" w:rsidR="00F6641D" w:rsidRPr="002760FF" w:rsidRDefault="00F6641D" w:rsidP="00F6641D">
      <w:pPr>
        <w:ind w:left="0"/>
        <w:rPr>
          <w:b/>
          <w:bCs/>
        </w:rPr>
      </w:pPr>
    </w:p>
    <w:p w14:paraId="4E3DC11F" w14:textId="17EC7CB0" w:rsidR="00F6641D" w:rsidRDefault="00F6641D" w:rsidP="00F6641D">
      <w:pPr>
        <w:ind w:left="0"/>
        <w:rPr>
          <w:b/>
          <w:bCs/>
        </w:rPr>
      </w:pPr>
      <w:r w:rsidRPr="002760FF">
        <w:rPr>
          <w:b/>
          <w:bCs/>
        </w:rPr>
        <w:t>NOTE</w:t>
      </w:r>
      <w:proofErr w:type="gramStart"/>
      <w:r w:rsidRPr="002760FF">
        <w:rPr>
          <w:b/>
          <w:bCs/>
        </w:rPr>
        <w:t>*:</w:t>
      </w:r>
      <w:r w:rsidRPr="002760FF">
        <w:t>Below</w:t>
      </w:r>
      <w:proofErr w:type="gramEnd"/>
      <w:r w:rsidRPr="002760FF">
        <w:t xml:space="preserve"> values are sample values provided in data sheet to show the calculation</w:t>
      </w:r>
    </w:p>
    <w:p w14:paraId="32269A3B" w14:textId="77777777" w:rsidR="00F6641D" w:rsidRPr="002760FF" w:rsidRDefault="00F6641D" w:rsidP="00F6641D">
      <w:pPr>
        <w:ind w:left="0"/>
        <w:rPr>
          <w:b/>
          <w:bCs/>
        </w:rPr>
      </w:pPr>
    </w:p>
    <w:p w14:paraId="0DF7865B" w14:textId="3A2060C4" w:rsidR="00F6641D" w:rsidRPr="007210D6" w:rsidRDefault="00F6641D" w:rsidP="00F6641D">
      <w:pPr>
        <w:ind w:left="0"/>
      </w:pPr>
      <w:r w:rsidRPr="002760FF">
        <w:rPr>
          <w:b/>
          <w:bCs/>
        </w:rPr>
        <w:t>Delivery Fee D</w:t>
      </w:r>
      <w:r>
        <w:rPr>
          <w:b/>
          <w:bCs/>
        </w:rPr>
        <w:t>MS (Hourly)</w:t>
      </w:r>
      <w:r w:rsidRPr="002760FF">
        <w:rPr>
          <w:b/>
          <w:bCs/>
        </w:rPr>
        <w:t xml:space="preserve"> </w:t>
      </w:r>
      <w:r w:rsidRPr="007210D6">
        <w:t>= 3+8.546+0.271-0.300+1+0.082+0.200+2.445+0.200+3.00</w:t>
      </w:r>
      <w:r w:rsidR="002D5C33">
        <w:t>+</w:t>
      </w:r>
      <w:r w:rsidR="003F5290" w:rsidRPr="00AA3FFB">
        <w:rPr>
          <w:color w:val="4F81BD" w:themeColor="accent1"/>
        </w:rPr>
        <w:t>0.050+</w:t>
      </w:r>
      <w:r w:rsidR="001C50F3" w:rsidRPr="00AA3FFB">
        <w:rPr>
          <w:color w:val="4F81BD" w:themeColor="accent1"/>
        </w:rPr>
        <w:t>1</w:t>
      </w:r>
    </w:p>
    <w:p w14:paraId="6BE9F805" w14:textId="53C6CE03" w:rsidR="00F6641D" w:rsidRPr="007210D6" w:rsidRDefault="00F6641D" w:rsidP="00F6641D">
      <w:pPr>
        <w:ind w:left="0"/>
        <w:rPr>
          <w:b/>
          <w:bCs/>
        </w:rPr>
      </w:pPr>
      <w:r w:rsidRPr="007210D6">
        <w:t xml:space="preserve">                                         </w:t>
      </w:r>
      <w:r w:rsidRPr="007210D6">
        <w:rPr>
          <w:b/>
          <w:bCs/>
        </w:rPr>
        <w:t>= 1</w:t>
      </w:r>
      <w:r w:rsidR="00D6162C">
        <w:rPr>
          <w:b/>
          <w:bCs/>
        </w:rPr>
        <w:t>9</w:t>
      </w:r>
      <w:r w:rsidRPr="007210D6">
        <w:rPr>
          <w:b/>
          <w:bCs/>
        </w:rPr>
        <w:t>.4</w:t>
      </w:r>
      <w:r w:rsidR="00D6162C">
        <w:rPr>
          <w:b/>
          <w:bCs/>
        </w:rPr>
        <w:t>9</w:t>
      </w:r>
      <w:r w:rsidRPr="007210D6">
        <w:rPr>
          <w:b/>
          <w:bCs/>
        </w:rPr>
        <w:t xml:space="preserve">4 </w:t>
      </w:r>
      <w:proofErr w:type="spellStart"/>
      <w:r w:rsidRPr="007210D6">
        <w:rPr>
          <w:b/>
          <w:bCs/>
        </w:rPr>
        <w:t>øre</w:t>
      </w:r>
      <w:proofErr w:type="spellEnd"/>
      <w:r w:rsidRPr="007210D6">
        <w:rPr>
          <w:b/>
          <w:bCs/>
        </w:rPr>
        <w:t>/</w:t>
      </w:r>
      <w:r w:rsidRPr="00F20837">
        <w:rPr>
          <w:b/>
          <w:bCs/>
        </w:rPr>
        <w:t xml:space="preserve"> </w:t>
      </w:r>
      <w:r w:rsidRPr="00F67F57">
        <w:rPr>
          <w:b/>
          <w:bCs/>
        </w:rPr>
        <w:t>m³</w:t>
      </w:r>
    </w:p>
    <w:p w14:paraId="09DCC30B" w14:textId="77777777" w:rsidR="00F6641D" w:rsidRDefault="00F6641D" w:rsidP="00F6641D">
      <w:pPr>
        <w:ind w:left="0"/>
        <w:rPr>
          <w:b/>
          <w:bCs/>
        </w:rPr>
      </w:pPr>
    </w:p>
    <w:p w14:paraId="65FAC273" w14:textId="77777777" w:rsidR="00481E3B" w:rsidRDefault="00481E3B" w:rsidP="00F6641D">
      <w:pPr>
        <w:ind w:left="0"/>
        <w:rPr>
          <w:b/>
          <w:bCs/>
        </w:rPr>
      </w:pPr>
    </w:p>
    <w:p w14:paraId="75332DC6" w14:textId="77777777" w:rsidR="00F6641D" w:rsidRDefault="00F6641D" w:rsidP="00F6641D">
      <w:pPr>
        <w:ind w:left="0"/>
        <w:rPr>
          <w:b/>
          <w:bCs/>
          <w:u w:val="single"/>
        </w:rPr>
      </w:pPr>
      <w:r w:rsidRPr="00595959">
        <w:rPr>
          <w:b/>
          <w:bCs/>
          <w:u w:val="single"/>
        </w:rPr>
        <w:lastRenderedPageBreak/>
        <w:t>Below is the detailed view of each component involved in delivery fee calculations:</w:t>
      </w:r>
    </w:p>
    <w:p w14:paraId="7370296E" w14:textId="77777777" w:rsidR="00553FEF" w:rsidRDefault="00553FEF" w:rsidP="00F6641D">
      <w:pPr>
        <w:ind w:left="0"/>
        <w:rPr>
          <w:b/>
          <w:bCs/>
          <w:u w:val="single"/>
        </w:rPr>
      </w:pPr>
    </w:p>
    <w:p w14:paraId="59226C7F" w14:textId="16F20685" w:rsidR="00553FEF" w:rsidRPr="00595959" w:rsidRDefault="00553FEF" w:rsidP="00F6641D">
      <w:pPr>
        <w:ind w:left="0"/>
        <w:rPr>
          <w:b/>
          <w:bCs/>
          <w:u w:val="single"/>
        </w:rPr>
      </w:pPr>
      <w:r w:rsidRPr="00553FEF">
        <w:rPr>
          <w:b/>
          <w:bCs/>
        </w:rPr>
        <w:t xml:space="preserve">NOTE*: </w:t>
      </w:r>
      <w:r w:rsidRPr="00553FEF">
        <w:t xml:space="preserve">We have already provided an explanation for the calculation of all attributes </w:t>
      </w:r>
      <w:proofErr w:type="gramStart"/>
      <w:r w:rsidRPr="00553FEF">
        <w:t>similar to</w:t>
      </w:r>
      <w:proofErr w:type="gramEnd"/>
      <w:r w:rsidRPr="00553FEF">
        <w:t xml:space="preserve"> Denmark's </w:t>
      </w:r>
      <w:proofErr w:type="spellStart"/>
      <w:r w:rsidRPr="00553FEF">
        <w:t>Dagspris</w:t>
      </w:r>
      <w:proofErr w:type="spellEnd"/>
      <w:r w:rsidRPr="00553FEF">
        <w:t>. Below, we will outline the calculation details for the new attributes</w:t>
      </w:r>
      <w:r w:rsidR="00C61902">
        <w:t xml:space="preserve"> </w:t>
      </w:r>
      <w:r w:rsidR="00821E79">
        <w:t xml:space="preserve">(highlighted in </w:t>
      </w:r>
      <w:proofErr w:type="gramStart"/>
      <w:r w:rsidR="00821E79" w:rsidRPr="00DA5A2D">
        <w:rPr>
          <w:color w:val="4F81BD" w:themeColor="accent1"/>
        </w:rPr>
        <w:t>Blue</w:t>
      </w:r>
      <w:proofErr w:type="gramEnd"/>
      <w:r w:rsidR="00821E79" w:rsidRPr="00DA5A2D">
        <w:rPr>
          <w:color w:val="4F81BD" w:themeColor="accent1"/>
        </w:rPr>
        <w:t xml:space="preserve"> </w:t>
      </w:r>
      <w:r w:rsidR="00821E79">
        <w:t>colour)</w:t>
      </w:r>
      <w:r w:rsidRPr="00553FEF">
        <w:t xml:space="preserve"> added for Sweden's </w:t>
      </w:r>
      <w:proofErr w:type="spellStart"/>
      <w:r w:rsidRPr="00553FEF">
        <w:t>Borspris</w:t>
      </w:r>
      <w:proofErr w:type="spellEnd"/>
      <w:r w:rsidRPr="00553FEF">
        <w:t>, the daily gas.</w:t>
      </w:r>
    </w:p>
    <w:p w14:paraId="06603048" w14:textId="77777777" w:rsidR="00BC6144" w:rsidRDefault="00BC6144" w:rsidP="00F67F57">
      <w:pPr>
        <w:ind w:left="0"/>
        <w:rPr>
          <w:b/>
          <w:bCs/>
        </w:rPr>
      </w:pPr>
    </w:p>
    <w:p w14:paraId="7E91782C" w14:textId="6C25A2CD" w:rsidR="00481E3B" w:rsidRPr="00A64F08" w:rsidRDefault="00481E3B" w:rsidP="00481E3B">
      <w:pPr>
        <w:pStyle w:val="ListParagraph"/>
        <w:numPr>
          <w:ilvl w:val="0"/>
          <w:numId w:val="81"/>
        </w:numPr>
        <w:rPr>
          <w:b/>
          <w:bCs/>
          <w:u w:val="single"/>
        </w:rPr>
      </w:pPr>
      <w:r w:rsidRPr="00A64F08">
        <w:rPr>
          <w:b/>
          <w:bCs/>
          <w:u w:val="single"/>
        </w:rPr>
        <w:t xml:space="preserve">Weighted Average </w:t>
      </w:r>
      <w:r w:rsidRPr="00481E3B">
        <w:rPr>
          <w:b/>
          <w:bCs/>
          <w:u w:val="single"/>
        </w:rPr>
        <w:t>Currency THE</w:t>
      </w:r>
      <w:r w:rsidRPr="00A64F08">
        <w:rPr>
          <w:b/>
          <w:bCs/>
          <w:u w:val="single"/>
        </w:rPr>
        <w:t>:</w:t>
      </w:r>
    </w:p>
    <w:p w14:paraId="2DBC2AA5" w14:textId="77777777" w:rsidR="00481E3B" w:rsidRPr="007210D6" w:rsidRDefault="00481E3B" w:rsidP="00481E3B">
      <w:pPr>
        <w:ind w:left="0"/>
      </w:pPr>
      <w:r w:rsidRPr="007210D6">
        <w:t>The value will be calculated from the relevant price curve and its weighted average which is as below:</w:t>
      </w:r>
    </w:p>
    <w:p w14:paraId="26BCBCC2" w14:textId="38BB069E" w:rsidR="00481E3B" w:rsidRPr="007210D6" w:rsidRDefault="00481E3B" w:rsidP="00481E3B">
      <w:pPr>
        <w:ind w:left="0"/>
      </w:pPr>
      <w:r w:rsidRPr="007210D6">
        <w:t xml:space="preserve">Final monthly </w:t>
      </w:r>
      <w:r w:rsidRPr="00481E3B">
        <w:t xml:space="preserve">Currency THE </w:t>
      </w:r>
      <w:r w:rsidRPr="007210D6">
        <w:t xml:space="preserve">= </w:t>
      </w:r>
      <w:r w:rsidRPr="00481E3B">
        <w:t xml:space="preserve">Currency THE </w:t>
      </w:r>
      <w:r w:rsidRPr="007210D6">
        <w:t>(value of price curve) * Estimated Consumption (forecasted)</w:t>
      </w:r>
    </w:p>
    <w:p w14:paraId="31A21686" w14:textId="3B426D0C" w:rsidR="00481E3B" w:rsidRPr="007210D6" w:rsidRDefault="00481E3B" w:rsidP="00481E3B">
      <w:pPr>
        <w:ind w:left="0"/>
      </w:pPr>
      <w:r w:rsidRPr="007210D6">
        <w:t xml:space="preserve">Weighted Average Price for </w:t>
      </w:r>
      <w:r w:rsidRPr="00481E3B">
        <w:t xml:space="preserve">Currency THE </w:t>
      </w:r>
      <w:r w:rsidRPr="007210D6">
        <w:t xml:space="preserve">= (Sum of final monthly </w:t>
      </w:r>
      <w:r w:rsidRPr="00481E3B">
        <w:t>Currency THE</w:t>
      </w:r>
      <w:r w:rsidRPr="007210D6">
        <w:t>)/ (Sum of estimated consumption)</w:t>
      </w:r>
    </w:p>
    <w:p w14:paraId="3246E76D" w14:textId="77777777" w:rsidR="00481E3B" w:rsidRDefault="00481E3B" w:rsidP="00481E3B">
      <w:pPr>
        <w:ind w:left="0"/>
        <w:rPr>
          <w:b/>
          <w:bCs/>
          <w:u w:val="single"/>
        </w:rPr>
      </w:pPr>
    </w:p>
    <w:p w14:paraId="652904C8" w14:textId="77777777" w:rsidR="00481E3B" w:rsidRPr="00A64F08" w:rsidRDefault="00481E3B" w:rsidP="00481E3B">
      <w:pPr>
        <w:ind w:left="0"/>
        <w:rPr>
          <w:b/>
          <w:bCs/>
          <w:u w:val="single"/>
        </w:rPr>
      </w:pPr>
      <w:r w:rsidRPr="00A64F08">
        <w:rPr>
          <w:b/>
          <w:bCs/>
          <w:u w:val="single"/>
        </w:rPr>
        <w:t>Assuming values:</w:t>
      </w:r>
    </w:p>
    <w:p w14:paraId="71A951BB" w14:textId="3D369A4B" w:rsidR="00481E3B" w:rsidRPr="007210D6" w:rsidRDefault="00481E3B" w:rsidP="00481E3B">
      <w:pPr>
        <w:ind w:left="0"/>
      </w:pPr>
      <w:r>
        <w:t xml:space="preserve">Sum of final monthly </w:t>
      </w:r>
      <w:r w:rsidRPr="00481E3B">
        <w:t>Currency THE</w:t>
      </w:r>
      <w:r w:rsidRPr="007210D6">
        <w:t xml:space="preserve">: </w:t>
      </w:r>
      <w:r w:rsidR="00AA34B2" w:rsidRPr="00AA34B2">
        <w:t>2,95,269.01</w:t>
      </w:r>
    </w:p>
    <w:p w14:paraId="07B1746A" w14:textId="77777777" w:rsidR="00481E3B" w:rsidRPr="007210D6" w:rsidRDefault="00481E3B" w:rsidP="00481E3B">
      <w:pPr>
        <w:ind w:left="0"/>
      </w:pPr>
      <w:r w:rsidRPr="007210D6">
        <w:t>Estimated Consumption: 59,05,380.23</w:t>
      </w:r>
    </w:p>
    <w:p w14:paraId="3DCBB530" w14:textId="722CC55D" w:rsidR="00481E3B" w:rsidRPr="007210D6" w:rsidRDefault="00481E3B" w:rsidP="00481E3B">
      <w:pPr>
        <w:ind w:left="0"/>
      </w:pPr>
      <w:r w:rsidRPr="007210D6">
        <w:t xml:space="preserve">Weighted Average Price for </w:t>
      </w:r>
      <w:r w:rsidRPr="00481E3B">
        <w:t xml:space="preserve">Currency THE </w:t>
      </w:r>
      <w:r w:rsidRPr="007210D6">
        <w:t xml:space="preserve">= </w:t>
      </w:r>
      <w:r w:rsidR="00AA34B2" w:rsidRPr="00AA34B2">
        <w:t xml:space="preserve">2,95,269.01 </w:t>
      </w:r>
      <w:r w:rsidRPr="007210D6">
        <w:t>/ 59,05,380.23</w:t>
      </w:r>
    </w:p>
    <w:p w14:paraId="4AF2D27F" w14:textId="1F86A443" w:rsidR="00481E3B" w:rsidRPr="007210D6" w:rsidRDefault="00481E3B" w:rsidP="00481E3B">
      <w:pPr>
        <w:ind w:left="0"/>
        <w:rPr>
          <w:ins w:id="900" w:author="AASHUTOSH" w:date="2025-06-19T14:13:00Z"/>
        </w:rPr>
      </w:pPr>
      <w:r w:rsidRPr="007210D6">
        <w:t xml:space="preserve">Weighted Average Price for </w:t>
      </w:r>
      <w:r w:rsidRPr="00481E3B">
        <w:t xml:space="preserve">Currency THE </w:t>
      </w:r>
      <w:r w:rsidRPr="007210D6">
        <w:t xml:space="preserve">= </w:t>
      </w:r>
      <w:r w:rsidR="00AA34B2">
        <w:rPr>
          <w:b/>
          <w:bCs/>
        </w:rPr>
        <w:t>0</w:t>
      </w:r>
      <w:r w:rsidRPr="00C853AC">
        <w:rPr>
          <w:b/>
          <w:bCs/>
        </w:rPr>
        <w:t>.</w:t>
      </w:r>
      <w:r w:rsidR="00AA34B2">
        <w:rPr>
          <w:b/>
          <w:bCs/>
        </w:rPr>
        <w:t>0</w:t>
      </w:r>
      <w:r w:rsidRPr="00C853AC">
        <w:rPr>
          <w:b/>
          <w:bCs/>
        </w:rPr>
        <w:t>5</w:t>
      </w:r>
      <w:r w:rsidR="00AA34B2">
        <w:rPr>
          <w:b/>
          <w:bCs/>
        </w:rPr>
        <w:t>0</w:t>
      </w:r>
      <w:r w:rsidRPr="00C853AC">
        <w:rPr>
          <w:b/>
          <w:bCs/>
        </w:rPr>
        <w:t xml:space="preserve"> </w:t>
      </w:r>
      <w:proofErr w:type="spellStart"/>
      <w:r w:rsidRPr="00C853AC">
        <w:rPr>
          <w:b/>
          <w:bCs/>
        </w:rPr>
        <w:t>øre</w:t>
      </w:r>
      <w:proofErr w:type="spellEnd"/>
      <w:r w:rsidRPr="00C853AC">
        <w:rPr>
          <w:b/>
          <w:bCs/>
        </w:rPr>
        <w:t>/</w:t>
      </w:r>
      <w:r w:rsidRPr="00F20837">
        <w:rPr>
          <w:b/>
          <w:bCs/>
        </w:rPr>
        <w:t xml:space="preserve"> </w:t>
      </w:r>
      <w:r w:rsidRPr="00F67F57">
        <w:rPr>
          <w:b/>
          <w:bCs/>
        </w:rPr>
        <w:t>m³</w:t>
      </w:r>
    </w:p>
    <w:p w14:paraId="25283297" w14:textId="77777777" w:rsidR="006673FC" w:rsidRDefault="006673FC" w:rsidP="00F67F57">
      <w:pPr>
        <w:ind w:left="0"/>
        <w:rPr>
          <w:b/>
          <w:bCs/>
        </w:rPr>
      </w:pPr>
    </w:p>
    <w:p w14:paraId="0106F6A7" w14:textId="78B97199" w:rsidR="00481E3B" w:rsidRPr="007210D6" w:rsidRDefault="00481E3B" w:rsidP="00481E3B">
      <w:pPr>
        <w:pStyle w:val="ListParagraph"/>
        <w:numPr>
          <w:ilvl w:val="0"/>
          <w:numId w:val="81"/>
        </w:numPr>
      </w:pPr>
      <w:r w:rsidRPr="00481E3B">
        <w:rPr>
          <w:b/>
          <w:bCs/>
          <w:u w:val="single"/>
        </w:rPr>
        <w:t>Currency risk adjustment</w:t>
      </w:r>
      <w:r w:rsidRPr="001A139C">
        <w:rPr>
          <w:b/>
          <w:bCs/>
          <w:u w:val="single"/>
        </w:rPr>
        <w:t>:</w:t>
      </w:r>
      <w:r w:rsidRPr="001A139C">
        <w:rPr>
          <w:b/>
          <w:bCs/>
        </w:rPr>
        <w:t xml:space="preserve"> </w:t>
      </w:r>
      <w:r w:rsidRPr="007210D6">
        <w:t>Single value added by KAM/AM</w:t>
      </w:r>
    </w:p>
    <w:p w14:paraId="033122F0" w14:textId="4B339C5F" w:rsidR="00481E3B" w:rsidRPr="007210D6" w:rsidRDefault="00481E3B" w:rsidP="00481E3B">
      <w:pPr>
        <w:ind w:left="0"/>
      </w:pPr>
      <w:r w:rsidRPr="007210D6">
        <w:t xml:space="preserve">Margin DK1= </w:t>
      </w:r>
      <w:r>
        <w:t>1</w:t>
      </w:r>
      <w:r w:rsidRPr="00C853AC">
        <w:rPr>
          <w:b/>
          <w:bCs/>
        </w:rPr>
        <w:t xml:space="preserve">.00 </w:t>
      </w:r>
      <w:proofErr w:type="spellStart"/>
      <w:r w:rsidRPr="00C853AC">
        <w:rPr>
          <w:b/>
          <w:bCs/>
        </w:rPr>
        <w:t>øre</w:t>
      </w:r>
      <w:proofErr w:type="spellEnd"/>
      <w:r w:rsidRPr="00C853AC">
        <w:rPr>
          <w:b/>
          <w:bCs/>
        </w:rPr>
        <w:t>/</w:t>
      </w:r>
      <w:r w:rsidRPr="00F20837">
        <w:rPr>
          <w:b/>
          <w:bCs/>
        </w:rPr>
        <w:t xml:space="preserve"> </w:t>
      </w:r>
      <w:r w:rsidRPr="00F67F57">
        <w:rPr>
          <w:b/>
          <w:bCs/>
        </w:rPr>
        <w:t>m³</w:t>
      </w:r>
      <w:r w:rsidRPr="007210D6">
        <w:t xml:space="preserve"> (Added by KAM/AM)</w:t>
      </w:r>
    </w:p>
    <w:p w14:paraId="329E6149" w14:textId="77777777" w:rsidR="00481E3B" w:rsidRDefault="00481E3B" w:rsidP="00F67F57">
      <w:pPr>
        <w:ind w:left="0"/>
        <w:rPr>
          <w:b/>
          <w:bCs/>
        </w:rPr>
      </w:pPr>
    </w:p>
    <w:p w14:paraId="02477593" w14:textId="30E58423" w:rsidR="000139B5" w:rsidRDefault="000139B5" w:rsidP="000139B5">
      <w:pPr>
        <w:ind w:left="0"/>
      </w:pPr>
      <w:r>
        <w:rPr>
          <w:b/>
          <w:bCs/>
        </w:rPr>
        <w:t>2</w:t>
      </w:r>
      <w:r w:rsidRPr="002760FF">
        <w:rPr>
          <w:b/>
          <w:bCs/>
        </w:rPr>
        <w:t>.</w:t>
      </w:r>
      <w:r>
        <w:rPr>
          <w:b/>
          <w:bCs/>
        </w:rPr>
        <w:t xml:space="preserve">  </w:t>
      </w:r>
      <w:r w:rsidRPr="002760FF">
        <w:rPr>
          <w:b/>
          <w:bCs/>
        </w:rPr>
        <w:t>Delivery Fee</w:t>
      </w:r>
      <w:r>
        <w:rPr>
          <w:b/>
          <w:bCs/>
        </w:rPr>
        <w:t xml:space="preserve"> </w:t>
      </w:r>
      <w:proofErr w:type="spellStart"/>
      <w:r>
        <w:rPr>
          <w:b/>
          <w:bCs/>
        </w:rPr>
        <w:t>nDMS</w:t>
      </w:r>
      <w:proofErr w:type="spellEnd"/>
      <w:r>
        <w:rPr>
          <w:b/>
          <w:bCs/>
        </w:rPr>
        <w:t xml:space="preserve"> (non-hourly) = </w:t>
      </w:r>
      <w:r w:rsidRPr="0009333A">
        <w:t>Margin (</w:t>
      </w:r>
      <w:proofErr w:type="spellStart"/>
      <w:r w:rsidRPr="0009333A">
        <w:t>nDMS</w:t>
      </w:r>
      <w:proofErr w:type="spellEnd"/>
      <w:r w:rsidRPr="0009333A">
        <w:t>)+Flex fee adjustment (</w:t>
      </w:r>
      <w:proofErr w:type="spellStart"/>
      <w:r w:rsidRPr="0009333A">
        <w:t>nDMS</w:t>
      </w:r>
      <w:proofErr w:type="spellEnd"/>
      <w:r w:rsidRPr="0009333A">
        <w:t>) + Weighted Average Flex fee THE (</w:t>
      </w:r>
      <w:proofErr w:type="spellStart"/>
      <w:r w:rsidRPr="0009333A">
        <w:t>nDMS</w:t>
      </w:r>
      <w:proofErr w:type="spellEnd"/>
      <w:r w:rsidRPr="0009333A">
        <w:t>) + Weighted Average ETF THE spread+ Weighted Average EXCOM spot mid-ask + ETF THE spread adjustment+ Conversion premium+ Weighted Average Credit fee + Credit fee adjustment + Weighted Average Imbalance fee+ Imbalance adjustment+ Extended payment terms Fee</w:t>
      </w:r>
      <w:r>
        <w:t xml:space="preserve">+ </w:t>
      </w:r>
      <w:r w:rsidRPr="00AA3FFB">
        <w:rPr>
          <w:color w:val="4F81BD" w:themeColor="accent1"/>
        </w:rPr>
        <w:t>Weighted Average Currency THE+ Currency risk adjustment</w:t>
      </w:r>
    </w:p>
    <w:p w14:paraId="0A76380F" w14:textId="77777777" w:rsidR="000139B5" w:rsidRDefault="000139B5" w:rsidP="000139B5">
      <w:pPr>
        <w:ind w:left="0"/>
      </w:pPr>
    </w:p>
    <w:p w14:paraId="74515F01" w14:textId="77777777" w:rsidR="000139B5" w:rsidRDefault="000139B5" w:rsidP="000139B5">
      <w:pPr>
        <w:ind w:left="0"/>
        <w:rPr>
          <w:b/>
          <w:bCs/>
        </w:rPr>
      </w:pPr>
      <w:r w:rsidRPr="002760FF">
        <w:rPr>
          <w:b/>
          <w:bCs/>
        </w:rPr>
        <w:t xml:space="preserve">NOTE*: </w:t>
      </w:r>
      <w:r w:rsidRPr="002760FF">
        <w:t>Below values are sample values provided in data sheet to show the calculation</w:t>
      </w:r>
    </w:p>
    <w:p w14:paraId="70B6AC1A" w14:textId="77777777" w:rsidR="000139B5" w:rsidRPr="002760FF" w:rsidRDefault="000139B5" w:rsidP="000139B5">
      <w:pPr>
        <w:ind w:left="0"/>
        <w:rPr>
          <w:b/>
          <w:bCs/>
        </w:rPr>
      </w:pPr>
    </w:p>
    <w:p w14:paraId="2AF55104" w14:textId="77777777" w:rsidR="000139B5" w:rsidRDefault="000139B5" w:rsidP="000139B5">
      <w:pPr>
        <w:ind w:left="0"/>
      </w:pPr>
      <w:r w:rsidRPr="002760FF">
        <w:rPr>
          <w:b/>
          <w:bCs/>
        </w:rPr>
        <w:t xml:space="preserve">Delivery Fee </w:t>
      </w:r>
      <w:proofErr w:type="spellStart"/>
      <w:r>
        <w:rPr>
          <w:b/>
          <w:bCs/>
        </w:rPr>
        <w:t>n</w:t>
      </w:r>
      <w:r w:rsidRPr="002760FF">
        <w:rPr>
          <w:b/>
          <w:bCs/>
        </w:rPr>
        <w:t>D</w:t>
      </w:r>
      <w:r>
        <w:rPr>
          <w:b/>
          <w:bCs/>
        </w:rPr>
        <w:t>MS</w:t>
      </w:r>
      <w:proofErr w:type="spellEnd"/>
      <w:r>
        <w:rPr>
          <w:b/>
          <w:bCs/>
        </w:rPr>
        <w:t xml:space="preserve"> (non-hourly)</w:t>
      </w:r>
      <w:r w:rsidRPr="002760FF">
        <w:rPr>
          <w:b/>
          <w:bCs/>
        </w:rPr>
        <w:t xml:space="preserve"> </w:t>
      </w:r>
      <w:r w:rsidRPr="007210D6">
        <w:t>= 3</w:t>
      </w:r>
      <w:r>
        <w:t>+1+7</w:t>
      </w:r>
      <w:r w:rsidRPr="007210D6">
        <w:t>+8.546+0.271-0.300+1+0.082+0.200+2.445+0.200+3.00</w:t>
      </w:r>
    </w:p>
    <w:p w14:paraId="57CCFC80" w14:textId="19337DFE" w:rsidR="00E903DB" w:rsidRPr="007210D6" w:rsidRDefault="00E903DB" w:rsidP="000139B5">
      <w:pPr>
        <w:ind w:left="0"/>
      </w:pPr>
      <w:r>
        <w:t xml:space="preserve">                                                    +</w:t>
      </w:r>
      <w:r w:rsidRPr="00AA3FFB">
        <w:rPr>
          <w:color w:val="4F81BD" w:themeColor="accent1"/>
        </w:rPr>
        <w:t>0.050+1</w:t>
      </w:r>
    </w:p>
    <w:p w14:paraId="2031CBC4" w14:textId="4CFCB70D" w:rsidR="000139B5" w:rsidRPr="007210D6" w:rsidRDefault="000139B5" w:rsidP="000139B5">
      <w:pPr>
        <w:ind w:left="0"/>
        <w:rPr>
          <w:b/>
          <w:bCs/>
        </w:rPr>
      </w:pPr>
      <w:r w:rsidRPr="007210D6">
        <w:t xml:space="preserve">                                        </w:t>
      </w:r>
      <w:r>
        <w:t xml:space="preserve">         </w:t>
      </w:r>
      <w:r w:rsidRPr="007210D6">
        <w:t xml:space="preserve"> </w:t>
      </w:r>
      <w:r w:rsidRPr="007210D6">
        <w:rPr>
          <w:b/>
          <w:bCs/>
        </w:rPr>
        <w:t xml:space="preserve">= </w:t>
      </w:r>
      <w:r w:rsidR="0012517B">
        <w:rPr>
          <w:b/>
          <w:bCs/>
        </w:rPr>
        <w:t>30</w:t>
      </w:r>
      <w:r w:rsidRPr="007210D6">
        <w:rPr>
          <w:b/>
          <w:bCs/>
        </w:rPr>
        <w:t>.4</w:t>
      </w:r>
      <w:r w:rsidR="0012517B">
        <w:rPr>
          <w:b/>
          <w:bCs/>
        </w:rPr>
        <w:t>9</w:t>
      </w:r>
      <w:r w:rsidRPr="007210D6">
        <w:rPr>
          <w:b/>
          <w:bCs/>
        </w:rPr>
        <w:t xml:space="preserve">4 </w:t>
      </w:r>
      <w:proofErr w:type="spellStart"/>
      <w:r w:rsidRPr="007210D6">
        <w:rPr>
          <w:b/>
          <w:bCs/>
        </w:rPr>
        <w:t>øre</w:t>
      </w:r>
      <w:proofErr w:type="spellEnd"/>
      <w:r w:rsidRPr="007210D6">
        <w:rPr>
          <w:b/>
          <w:bCs/>
        </w:rPr>
        <w:t>/</w:t>
      </w:r>
      <w:r w:rsidRPr="00F20837">
        <w:rPr>
          <w:b/>
          <w:bCs/>
        </w:rPr>
        <w:t xml:space="preserve"> </w:t>
      </w:r>
      <w:r w:rsidRPr="00F67F57">
        <w:rPr>
          <w:b/>
          <w:bCs/>
        </w:rPr>
        <w:t>m³</w:t>
      </w:r>
    </w:p>
    <w:p w14:paraId="3162D25B" w14:textId="77777777" w:rsidR="000139B5" w:rsidRDefault="000139B5" w:rsidP="000139B5">
      <w:pPr>
        <w:ind w:left="0"/>
        <w:rPr>
          <w:b/>
          <w:bCs/>
        </w:rPr>
      </w:pPr>
    </w:p>
    <w:p w14:paraId="372CB0B8" w14:textId="77777777" w:rsidR="000139B5" w:rsidRPr="00595959" w:rsidRDefault="000139B5" w:rsidP="000139B5">
      <w:pPr>
        <w:ind w:left="0"/>
        <w:rPr>
          <w:b/>
          <w:bCs/>
          <w:u w:val="single"/>
        </w:rPr>
      </w:pPr>
      <w:r w:rsidRPr="00595959">
        <w:rPr>
          <w:b/>
          <w:bCs/>
          <w:u w:val="single"/>
        </w:rPr>
        <w:t>Below is the detailed view of each component involved in delivery fee calculations:</w:t>
      </w:r>
    </w:p>
    <w:p w14:paraId="5B630F1B" w14:textId="77777777" w:rsidR="000139B5" w:rsidRDefault="000139B5" w:rsidP="00F67F57">
      <w:pPr>
        <w:ind w:left="0"/>
        <w:rPr>
          <w:b/>
          <w:bCs/>
        </w:rPr>
      </w:pPr>
    </w:p>
    <w:p w14:paraId="1C641F6F" w14:textId="77777777" w:rsidR="00242C14" w:rsidRPr="00595959" w:rsidRDefault="00242C14" w:rsidP="00242C14">
      <w:pPr>
        <w:ind w:left="0"/>
        <w:rPr>
          <w:b/>
          <w:bCs/>
          <w:u w:val="single"/>
        </w:rPr>
      </w:pPr>
      <w:r w:rsidRPr="00553FEF">
        <w:rPr>
          <w:b/>
          <w:bCs/>
        </w:rPr>
        <w:t xml:space="preserve">NOTE*: </w:t>
      </w:r>
      <w:r w:rsidRPr="00553FEF">
        <w:t xml:space="preserve">We have already provided an explanation for the calculation of all attributes </w:t>
      </w:r>
      <w:proofErr w:type="gramStart"/>
      <w:r w:rsidRPr="00553FEF">
        <w:t>similar to</w:t>
      </w:r>
      <w:proofErr w:type="gramEnd"/>
      <w:r w:rsidRPr="00553FEF">
        <w:t xml:space="preserve"> Denmark's </w:t>
      </w:r>
      <w:proofErr w:type="spellStart"/>
      <w:r w:rsidRPr="00553FEF">
        <w:t>Dagspris</w:t>
      </w:r>
      <w:proofErr w:type="spellEnd"/>
      <w:r w:rsidRPr="00553FEF">
        <w:t xml:space="preserve">. Below, we will outline the calculation details for the new attributes added for Sweden's </w:t>
      </w:r>
      <w:proofErr w:type="spellStart"/>
      <w:r w:rsidRPr="00553FEF">
        <w:t>Borspris</w:t>
      </w:r>
      <w:proofErr w:type="spellEnd"/>
      <w:r w:rsidRPr="00553FEF">
        <w:t>, the daily gas.</w:t>
      </w:r>
    </w:p>
    <w:p w14:paraId="48169A4C" w14:textId="77777777" w:rsidR="00242C14" w:rsidRDefault="00242C14" w:rsidP="00242C14">
      <w:pPr>
        <w:ind w:left="0"/>
        <w:rPr>
          <w:b/>
          <w:bCs/>
        </w:rPr>
      </w:pPr>
    </w:p>
    <w:p w14:paraId="262A3F8F" w14:textId="77777777" w:rsidR="00242C14" w:rsidRPr="00A64F08" w:rsidRDefault="00242C14" w:rsidP="00242C14">
      <w:pPr>
        <w:pStyle w:val="ListParagraph"/>
        <w:numPr>
          <w:ilvl w:val="0"/>
          <w:numId w:val="81"/>
        </w:numPr>
        <w:rPr>
          <w:b/>
          <w:bCs/>
          <w:u w:val="single"/>
        </w:rPr>
      </w:pPr>
      <w:r w:rsidRPr="00A64F08">
        <w:rPr>
          <w:b/>
          <w:bCs/>
          <w:u w:val="single"/>
        </w:rPr>
        <w:t xml:space="preserve">Weighted Average </w:t>
      </w:r>
      <w:r w:rsidRPr="00481E3B">
        <w:rPr>
          <w:b/>
          <w:bCs/>
          <w:u w:val="single"/>
        </w:rPr>
        <w:t>Currency THE</w:t>
      </w:r>
      <w:r w:rsidRPr="00A64F08">
        <w:rPr>
          <w:b/>
          <w:bCs/>
          <w:u w:val="single"/>
        </w:rPr>
        <w:t>:</w:t>
      </w:r>
    </w:p>
    <w:p w14:paraId="3DD524A5" w14:textId="77777777" w:rsidR="00242C14" w:rsidRPr="007210D6" w:rsidRDefault="00242C14" w:rsidP="00242C14">
      <w:pPr>
        <w:ind w:left="0"/>
      </w:pPr>
      <w:r w:rsidRPr="007210D6">
        <w:t>The value will be calculated from the relevant price curve and its weighted average which is as below:</w:t>
      </w:r>
    </w:p>
    <w:p w14:paraId="34EBA3A9" w14:textId="77777777" w:rsidR="00242C14" w:rsidRPr="007210D6" w:rsidRDefault="00242C14" w:rsidP="00242C14">
      <w:pPr>
        <w:ind w:left="0"/>
      </w:pPr>
      <w:r w:rsidRPr="007210D6">
        <w:lastRenderedPageBreak/>
        <w:t xml:space="preserve">Final monthly </w:t>
      </w:r>
      <w:r w:rsidRPr="00481E3B">
        <w:t xml:space="preserve">Currency THE </w:t>
      </w:r>
      <w:r w:rsidRPr="007210D6">
        <w:t xml:space="preserve">= </w:t>
      </w:r>
      <w:r w:rsidRPr="00481E3B">
        <w:t xml:space="preserve">Currency THE </w:t>
      </w:r>
      <w:r w:rsidRPr="007210D6">
        <w:t>(value of price curve) * Estimated Consumption (forecasted)</w:t>
      </w:r>
    </w:p>
    <w:p w14:paraId="4EF25C71" w14:textId="77777777" w:rsidR="00242C14" w:rsidRPr="007210D6" w:rsidRDefault="00242C14" w:rsidP="00242C14">
      <w:pPr>
        <w:ind w:left="0"/>
      </w:pPr>
      <w:r w:rsidRPr="007210D6">
        <w:t xml:space="preserve">Weighted Average Price for </w:t>
      </w:r>
      <w:r w:rsidRPr="00481E3B">
        <w:t xml:space="preserve">Currency THE </w:t>
      </w:r>
      <w:r w:rsidRPr="007210D6">
        <w:t xml:space="preserve">= (Sum of final monthly </w:t>
      </w:r>
      <w:r w:rsidRPr="00481E3B">
        <w:t>Currency THE</w:t>
      </w:r>
      <w:r w:rsidRPr="007210D6">
        <w:t>)/ (Sum of estimated consumption)</w:t>
      </w:r>
    </w:p>
    <w:p w14:paraId="42D130EB" w14:textId="77777777" w:rsidR="00242C14" w:rsidRDefault="00242C14" w:rsidP="00242C14">
      <w:pPr>
        <w:ind w:left="0"/>
        <w:rPr>
          <w:b/>
          <w:bCs/>
          <w:u w:val="single"/>
        </w:rPr>
      </w:pPr>
    </w:p>
    <w:p w14:paraId="6E4E875A" w14:textId="77777777" w:rsidR="00242C14" w:rsidRPr="00A64F08" w:rsidRDefault="00242C14" w:rsidP="00242C14">
      <w:pPr>
        <w:ind w:left="0"/>
        <w:rPr>
          <w:b/>
          <w:bCs/>
          <w:u w:val="single"/>
        </w:rPr>
      </w:pPr>
      <w:r w:rsidRPr="00A64F08">
        <w:rPr>
          <w:b/>
          <w:bCs/>
          <w:u w:val="single"/>
        </w:rPr>
        <w:t>Assuming values:</w:t>
      </w:r>
    </w:p>
    <w:p w14:paraId="55AB7BAF" w14:textId="77777777" w:rsidR="00242C14" w:rsidRPr="007210D6" w:rsidRDefault="00242C14" w:rsidP="00242C14">
      <w:pPr>
        <w:ind w:left="0"/>
      </w:pPr>
      <w:r>
        <w:t xml:space="preserve">Sum of final monthly </w:t>
      </w:r>
      <w:r w:rsidRPr="00481E3B">
        <w:t>Currency THE</w:t>
      </w:r>
      <w:r w:rsidRPr="007210D6">
        <w:t xml:space="preserve">: </w:t>
      </w:r>
      <w:r w:rsidRPr="00AA34B2">
        <w:t>2,95,269.01</w:t>
      </w:r>
    </w:p>
    <w:p w14:paraId="2EB4C94F" w14:textId="77777777" w:rsidR="00242C14" w:rsidRPr="007210D6" w:rsidRDefault="00242C14" w:rsidP="00242C14">
      <w:pPr>
        <w:ind w:left="0"/>
      </w:pPr>
      <w:r w:rsidRPr="007210D6">
        <w:t>Estimated Consumption: 59,05,380.23</w:t>
      </w:r>
    </w:p>
    <w:p w14:paraId="689BA248" w14:textId="77777777" w:rsidR="00242C14" w:rsidRPr="007210D6" w:rsidRDefault="00242C14" w:rsidP="00242C14">
      <w:pPr>
        <w:ind w:left="0"/>
      </w:pPr>
      <w:r w:rsidRPr="007210D6">
        <w:t xml:space="preserve">Weighted Average Price for </w:t>
      </w:r>
      <w:r w:rsidRPr="00481E3B">
        <w:t xml:space="preserve">Currency THE </w:t>
      </w:r>
      <w:r w:rsidRPr="007210D6">
        <w:t xml:space="preserve">= </w:t>
      </w:r>
      <w:r w:rsidRPr="00AA34B2">
        <w:t xml:space="preserve">2,95,269.01 </w:t>
      </w:r>
      <w:r w:rsidRPr="007210D6">
        <w:t>/ 59,05,380.23</w:t>
      </w:r>
    </w:p>
    <w:p w14:paraId="35AD820B" w14:textId="77777777" w:rsidR="00242C14" w:rsidRPr="007210D6" w:rsidRDefault="00242C14" w:rsidP="00242C14">
      <w:pPr>
        <w:ind w:left="0"/>
        <w:rPr>
          <w:ins w:id="901" w:author="AASHUTOSH" w:date="2025-06-19T14:13:00Z"/>
        </w:rPr>
      </w:pPr>
      <w:r w:rsidRPr="007210D6">
        <w:t xml:space="preserve">Weighted Average Price for </w:t>
      </w:r>
      <w:r w:rsidRPr="00481E3B">
        <w:t xml:space="preserve">Currency THE </w:t>
      </w:r>
      <w:r w:rsidRPr="007210D6">
        <w:t xml:space="preserve">= </w:t>
      </w:r>
      <w:r>
        <w:rPr>
          <w:b/>
          <w:bCs/>
        </w:rPr>
        <w:t>0</w:t>
      </w:r>
      <w:r w:rsidRPr="00C853AC">
        <w:rPr>
          <w:b/>
          <w:bCs/>
        </w:rPr>
        <w:t>.</w:t>
      </w:r>
      <w:r>
        <w:rPr>
          <w:b/>
          <w:bCs/>
        </w:rPr>
        <w:t>0</w:t>
      </w:r>
      <w:r w:rsidRPr="00C853AC">
        <w:rPr>
          <w:b/>
          <w:bCs/>
        </w:rPr>
        <w:t>5</w:t>
      </w:r>
      <w:r>
        <w:rPr>
          <w:b/>
          <w:bCs/>
        </w:rPr>
        <w:t>0</w:t>
      </w:r>
      <w:r w:rsidRPr="00C853AC">
        <w:rPr>
          <w:b/>
          <w:bCs/>
        </w:rPr>
        <w:t xml:space="preserve"> </w:t>
      </w:r>
      <w:proofErr w:type="spellStart"/>
      <w:r w:rsidRPr="00C853AC">
        <w:rPr>
          <w:b/>
          <w:bCs/>
        </w:rPr>
        <w:t>øre</w:t>
      </w:r>
      <w:proofErr w:type="spellEnd"/>
      <w:r w:rsidRPr="00C853AC">
        <w:rPr>
          <w:b/>
          <w:bCs/>
        </w:rPr>
        <w:t>/</w:t>
      </w:r>
      <w:r w:rsidRPr="00F20837">
        <w:rPr>
          <w:b/>
          <w:bCs/>
        </w:rPr>
        <w:t xml:space="preserve"> </w:t>
      </w:r>
      <w:r w:rsidRPr="00F67F57">
        <w:rPr>
          <w:b/>
          <w:bCs/>
        </w:rPr>
        <w:t>m³</w:t>
      </w:r>
    </w:p>
    <w:p w14:paraId="5C62AA53" w14:textId="77777777" w:rsidR="00242C14" w:rsidRDefault="00242C14" w:rsidP="00242C14">
      <w:pPr>
        <w:ind w:left="0"/>
        <w:rPr>
          <w:b/>
          <w:bCs/>
        </w:rPr>
      </w:pPr>
    </w:p>
    <w:p w14:paraId="502D132F" w14:textId="77777777" w:rsidR="00242C14" w:rsidRPr="007210D6" w:rsidRDefault="00242C14" w:rsidP="00242C14">
      <w:pPr>
        <w:pStyle w:val="ListParagraph"/>
        <w:numPr>
          <w:ilvl w:val="0"/>
          <w:numId w:val="81"/>
        </w:numPr>
      </w:pPr>
      <w:r w:rsidRPr="00481E3B">
        <w:rPr>
          <w:b/>
          <w:bCs/>
          <w:u w:val="single"/>
        </w:rPr>
        <w:t>Currency risk adjustment</w:t>
      </w:r>
      <w:r w:rsidRPr="001A139C">
        <w:rPr>
          <w:b/>
          <w:bCs/>
          <w:u w:val="single"/>
        </w:rPr>
        <w:t>:</w:t>
      </w:r>
      <w:r w:rsidRPr="001A139C">
        <w:rPr>
          <w:b/>
          <w:bCs/>
        </w:rPr>
        <w:t xml:space="preserve"> </w:t>
      </w:r>
      <w:r w:rsidRPr="007210D6">
        <w:t>Single value added by KAM/AM</w:t>
      </w:r>
    </w:p>
    <w:p w14:paraId="6C45D487" w14:textId="77777777" w:rsidR="00242C14" w:rsidRPr="007210D6" w:rsidRDefault="00242C14" w:rsidP="00242C14">
      <w:pPr>
        <w:ind w:left="0"/>
      </w:pPr>
      <w:r w:rsidRPr="007210D6">
        <w:t xml:space="preserve">Margin DK1= </w:t>
      </w:r>
      <w:r>
        <w:t>1</w:t>
      </w:r>
      <w:r w:rsidRPr="00C853AC">
        <w:rPr>
          <w:b/>
          <w:bCs/>
        </w:rPr>
        <w:t xml:space="preserve">.00 </w:t>
      </w:r>
      <w:proofErr w:type="spellStart"/>
      <w:r w:rsidRPr="00C853AC">
        <w:rPr>
          <w:b/>
          <w:bCs/>
        </w:rPr>
        <w:t>øre</w:t>
      </w:r>
      <w:proofErr w:type="spellEnd"/>
      <w:r w:rsidRPr="00C853AC">
        <w:rPr>
          <w:b/>
          <w:bCs/>
        </w:rPr>
        <w:t>/</w:t>
      </w:r>
      <w:r w:rsidRPr="00F20837">
        <w:rPr>
          <w:b/>
          <w:bCs/>
        </w:rPr>
        <w:t xml:space="preserve"> </w:t>
      </w:r>
      <w:r w:rsidRPr="00F67F57">
        <w:rPr>
          <w:b/>
          <w:bCs/>
        </w:rPr>
        <w:t>m³</w:t>
      </w:r>
      <w:r w:rsidRPr="007210D6">
        <w:t xml:space="preserve"> (Added by KAM/AM)</w:t>
      </w:r>
    </w:p>
    <w:p w14:paraId="6308A869" w14:textId="77777777" w:rsidR="00481E3B" w:rsidRDefault="00481E3B" w:rsidP="00F67F57">
      <w:pPr>
        <w:ind w:left="0"/>
        <w:rPr>
          <w:b/>
          <w:bCs/>
        </w:rPr>
      </w:pPr>
    </w:p>
    <w:p w14:paraId="009B68CD" w14:textId="1B6A2680" w:rsidR="007227E1" w:rsidRDefault="000932A9" w:rsidP="003535E3">
      <w:pPr>
        <w:ind w:left="0"/>
      </w:pPr>
      <w:r w:rsidRPr="000932A9">
        <w:rPr>
          <w:b/>
          <w:bCs/>
          <w:highlight w:val="yellow"/>
        </w:rPr>
        <w:t>NOTE*:</w:t>
      </w:r>
      <w:r>
        <w:rPr>
          <w:b/>
          <w:bCs/>
        </w:rPr>
        <w:t xml:space="preserve"> </w:t>
      </w:r>
      <w:r w:rsidRPr="000932A9">
        <w:t xml:space="preserve">The formula and calculation for both Transmission payment DMS (hourly) and Transmission payment </w:t>
      </w:r>
      <w:proofErr w:type="spellStart"/>
      <w:r w:rsidRPr="000932A9">
        <w:t>nDMS</w:t>
      </w:r>
      <w:proofErr w:type="spellEnd"/>
      <w:r w:rsidRPr="000932A9">
        <w:t xml:space="preserve"> (</w:t>
      </w:r>
      <w:proofErr w:type="gramStart"/>
      <w:r w:rsidRPr="000932A9">
        <w:t>Non-hourly</w:t>
      </w:r>
      <w:proofErr w:type="gramEnd"/>
      <w:r w:rsidRPr="000932A9">
        <w:t>) are the same as for Denmark's THE gas daily, which has already been explained above.</w:t>
      </w:r>
    </w:p>
    <w:p w14:paraId="0F65AB5C" w14:textId="77777777" w:rsidR="007227E1" w:rsidRDefault="007227E1" w:rsidP="00F67F57">
      <w:pPr>
        <w:ind w:left="0"/>
        <w:rPr>
          <w:b/>
          <w:bCs/>
        </w:rPr>
      </w:pPr>
    </w:p>
    <w:p w14:paraId="24F5CFB8" w14:textId="77777777" w:rsidR="007227E1" w:rsidRPr="00F67F57" w:rsidRDefault="007227E1" w:rsidP="00F67F57">
      <w:pPr>
        <w:ind w:left="0"/>
        <w:rPr>
          <w:b/>
          <w:bCs/>
        </w:rPr>
      </w:pPr>
    </w:p>
    <w:p w14:paraId="11E0F816" w14:textId="66E879C4" w:rsidR="00667E59" w:rsidRDefault="00085DBC" w:rsidP="00675603">
      <w:pPr>
        <w:pStyle w:val="Heading3"/>
      </w:pPr>
      <w:bookmarkStart w:id="902" w:name="_Toc205984830"/>
      <w:r>
        <w:t>Prep</w:t>
      </w:r>
      <w:r w:rsidR="00732E48" w:rsidRPr="00732E48">
        <w:t xml:space="preserve"> </w:t>
      </w:r>
      <w:r w:rsidR="00732E48" w:rsidRPr="000120D9">
        <w:t>Curve and Power Product Mapping</w:t>
      </w:r>
      <w:bookmarkEnd w:id="902"/>
    </w:p>
    <w:p w14:paraId="3A159CB2" w14:textId="77777777" w:rsidR="00CD20CA" w:rsidRDefault="00CD20CA" w:rsidP="00CD20CA">
      <w:pPr>
        <w:ind w:left="0"/>
      </w:pPr>
    </w:p>
    <w:p w14:paraId="35B11796" w14:textId="3188EC18" w:rsidR="00CD20CA" w:rsidRPr="009A055A" w:rsidRDefault="00CD20CA" w:rsidP="00CD20CA">
      <w:pPr>
        <w:ind w:left="284"/>
        <w:rPr>
          <w:b/>
          <w:bCs/>
        </w:rPr>
      </w:pPr>
      <w:r w:rsidRPr="009A055A">
        <w:rPr>
          <w:b/>
          <w:bCs/>
        </w:rPr>
        <w:t>Spot Price</w:t>
      </w:r>
    </w:p>
    <w:p w14:paraId="045A74A4" w14:textId="77777777" w:rsidR="000120D9" w:rsidRDefault="000120D9" w:rsidP="000120D9">
      <w:pPr>
        <w:ind w:left="0"/>
      </w:pPr>
    </w:p>
    <w:tbl>
      <w:tblPr>
        <w:tblW w:w="8160" w:type="dxa"/>
        <w:jc w:val="center"/>
        <w:tblLook w:val="04A0" w:firstRow="1" w:lastRow="0" w:firstColumn="1" w:lastColumn="0" w:noHBand="0" w:noVBand="1"/>
      </w:tblPr>
      <w:tblGrid>
        <w:gridCol w:w="1068"/>
        <w:gridCol w:w="1804"/>
        <w:gridCol w:w="3196"/>
        <w:gridCol w:w="1255"/>
        <w:gridCol w:w="1093"/>
      </w:tblGrid>
      <w:tr w:rsidR="005D740D" w:rsidRPr="005D740D" w14:paraId="51D611CA" w14:textId="77777777" w:rsidTr="005D740D">
        <w:trPr>
          <w:trHeight w:val="315"/>
          <w:jc w:val="center"/>
        </w:trPr>
        <w:tc>
          <w:tcPr>
            <w:tcW w:w="8160" w:type="dxa"/>
            <w:gridSpan w:val="5"/>
            <w:tcBorders>
              <w:top w:val="single" w:sz="4" w:space="0" w:color="auto"/>
              <w:left w:val="single" w:sz="4" w:space="0" w:color="auto"/>
              <w:bottom w:val="single" w:sz="4" w:space="0" w:color="auto"/>
              <w:right w:val="single" w:sz="4" w:space="0" w:color="000000"/>
            </w:tcBorders>
            <w:shd w:val="clear" w:color="000000" w:fill="C0E6F5"/>
            <w:noWrap/>
            <w:vAlign w:val="center"/>
            <w:hideMark/>
          </w:tcPr>
          <w:p w14:paraId="08A234F3"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b/>
                <w:bCs/>
                <w:color w:val="000000"/>
                <w:sz w:val="24"/>
                <w:szCs w:val="24"/>
                <w:lang w:val="en-IN" w:eastAsia="en-IN"/>
              </w:rPr>
            </w:pPr>
            <w:r w:rsidRPr="005D740D">
              <w:rPr>
                <w:rFonts w:ascii="Calibri" w:hAnsi="Calibri" w:cs="Calibri"/>
                <w:b/>
                <w:bCs/>
                <w:color w:val="000000"/>
                <w:sz w:val="24"/>
                <w:szCs w:val="24"/>
                <w:lang w:val="en-IN" w:eastAsia="en-IN"/>
              </w:rPr>
              <w:t>Price Curve and Power Product Mapping</w:t>
            </w:r>
          </w:p>
        </w:tc>
      </w:tr>
      <w:tr w:rsidR="005D740D" w:rsidRPr="005D740D" w14:paraId="09C4579B" w14:textId="77777777" w:rsidTr="005D740D">
        <w:trPr>
          <w:trHeight w:val="315"/>
          <w:jc w:val="center"/>
        </w:trPr>
        <w:tc>
          <w:tcPr>
            <w:tcW w:w="935" w:type="dxa"/>
            <w:tcBorders>
              <w:top w:val="nil"/>
              <w:left w:val="single" w:sz="4" w:space="0" w:color="auto"/>
              <w:bottom w:val="single" w:sz="4" w:space="0" w:color="auto"/>
              <w:right w:val="single" w:sz="4" w:space="0" w:color="auto"/>
            </w:tcBorders>
            <w:shd w:val="clear" w:color="000000" w:fill="C0E6F5"/>
            <w:noWrap/>
            <w:vAlign w:val="center"/>
            <w:hideMark/>
          </w:tcPr>
          <w:p w14:paraId="1C754A9D"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D740D">
              <w:rPr>
                <w:rFonts w:ascii="Calibri" w:hAnsi="Calibri" w:cs="Calibri"/>
                <w:b/>
                <w:bCs/>
                <w:color w:val="000000"/>
                <w:sz w:val="24"/>
                <w:szCs w:val="24"/>
                <w:lang w:val="en-IN" w:eastAsia="en-IN"/>
              </w:rPr>
              <w:t>ID</w:t>
            </w:r>
          </w:p>
        </w:tc>
        <w:tc>
          <w:tcPr>
            <w:tcW w:w="1804" w:type="dxa"/>
            <w:tcBorders>
              <w:top w:val="nil"/>
              <w:left w:val="nil"/>
              <w:bottom w:val="single" w:sz="4" w:space="0" w:color="auto"/>
              <w:right w:val="single" w:sz="4" w:space="0" w:color="auto"/>
            </w:tcBorders>
            <w:shd w:val="clear" w:color="000000" w:fill="C0E6F5"/>
            <w:noWrap/>
            <w:vAlign w:val="center"/>
            <w:hideMark/>
          </w:tcPr>
          <w:p w14:paraId="5ABC2B1F"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D740D">
              <w:rPr>
                <w:rFonts w:ascii="Calibri" w:hAnsi="Calibri" w:cs="Calibri"/>
                <w:b/>
                <w:bCs/>
                <w:color w:val="000000"/>
                <w:sz w:val="24"/>
                <w:szCs w:val="24"/>
                <w:lang w:val="en-IN" w:eastAsia="en-IN"/>
              </w:rPr>
              <w:t>Type</w:t>
            </w:r>
          </w:p>
        </w:tc>
        <w:tc>
          <w:tcPr>
            <w:tcW w:w="3196" w:type="dxa"/>
            <w:tcBorders>
              <w:top w:val="nil"/>
              <w:left w:val="nil"/>
              <w:bottom w:val="single" w:sz="4" w:space="0" w:color="auto"/>
              <w:right w:val="single" w:sz="4" w:space="0" w:color="auto"/>
            </w:tcBorders>
            <w:shd w:val="clear" w:color="000000" w:fill="C0E6F5"/>
            <w:noWrap/>
            <w:vAlign w:val="center"/>
            <w:hideMark/>
          </w:tcPr>
          <w:p w14:paraId="7FCF260A"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D740D">
              <w:rPr>
                <w:rFonts w:ascii="Calibri" w:hAnsi="Calibri" w:cs="Calibri"/>
                <w:b/>
                <w:bCs/>
                <w:color w:val="000000"/>
                <w:sz w:val="24"/>
                <w:szCs w:val="24"/>
                <w:lang w:val="en-IN" w:eastAsia="en-IN"/>
              </w:rPr>
              <w:t>Name</w:t>
            </w:r>
          </w:p>
        </w:tc>
        <w:tc>
          <w:tcPr>
            <w:tcW w:w="1132" w:type="dxa"/>
            <w:tcBorders>
              <w:top w:val="nil"/>
              <w:left w:val="nil"/>
              <w:bottom w:val="single" w:sz="4" w:space="0" w:color="auto"/>
              <w:right w:val="single" w:sz="4" w:space="0" w:color="auto"/>
            </w:tcBorders>
            <w:shd w:val="clear" w:color="000000" w:fill="C0E6F5"/>
            <w:noWrap/>
            <w:vAlign w:val="center"/>
            <w:hideMark/>
          </w:tcPr>
          <w:p w14:paraId="48F34F69"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D740D">
              <w:rPr>
                <w:rFonts w:ascii="Calibri" w:hAnsi="Calibri" w:cs="Calibri"/>
                <w:b/>
                <w:bCs/>
                <w:color w:val="000000"/>
                <w:sz w:val="24"/>
                <w:szCs w:val="24"/>
                <w:lang w:val="en-IN" w:eastAsia="en-IN"/>
              </w:rPr>
              <w:t xml:space="preserve">Unit </w:t>
            </w:r>
          </w:p>
        </w:tc>
        <w:tc>
          <w:tcPr>
            <w:tcW w:w="1093" w:type="dxa"/>
            <w:tcBorders>
              <w:top w:val="nil"/>
              <w:left w:val="nil"/>
              <w:bottom w:val="single" w:sz="4" w:space="0" w:color="auto"/>
              <w:right w:val="single" w:sz="4" w:space="0" w:color="auto"/>
            </w:tcBorders>
            <w:shd w:val="clear" w:color="000000" w:fill="C0E6F5"/>
            <w:noWrap/>
            <w:vAlign w:val="center"/>
            <w:hideMark/>
          </w:tcPr>
          <w:p w14:paraId="393A39B3"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D740D">
              <w:rPr>
                <w:rFonts w:ascii="Calibri" w:hAnsi="Calibri" w:cs="Calibri"/>
                <w:b/>
                <w:bCs/>
                <w:color w:val="000000"/>
                <w:sz w:val="24"/>
                <w:szCs w:val="24"/>
                <w:lang w:val="en-IN" w:eastAsia="en-IN"/>
              </w:rPr>
              <w:t>Spot Price</w:t>
            </w:r>
          </w:p>
        </w:tc>
      </w:tr>
      <w:tr w:rsidR="005D740D" w:rsidRPr="005D740D" w14:paraId="11C021C5"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4C61850A"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1571091</w:t>
            </w:r>
          </w:p>
        </w:tc>
        <w:tc>
          <w:tcPr>
            <w:tcW w:w="1804" w:type="dxa"/>
            <w:tcBorders>
              <w:top w:val="nil"/>
              <w:left w:val="nil"/>
              <w:bottom w:val="single" w:sz="4" w:space="0" w:color="auto"/>
              <w:right w:val="single" w:sz="4" w:space="0" w:color="auto"/>
            </w:tcBorders>
            <w:noWrap/>
            <w:vAlign w:val="bottom"/>
            <w:hideMark/>
          </w:tcPr>
          <w:p w14:paraId="54399F28"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nil"/>
              <w:left w:val="nil"/>
              <w:bottom w:val="single" w:sz="4" w:space="0" w:color="auto"/>
              <w:right w:val="single" w:sz="4" w:space="0" w:color="auto"/>
            </w:tcBorders>
            <w:noWrap/>
            <w:vAlign w:val="bottom"/>
            <w:hideMark/>
          </w:tcPr>
          <w:p w14:paraId="419BA928"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Peak DK1 - Bid</w:t>
            </w:r>
          </w:p>
        </w:tc>
        <w:tc>
          <w:tcPr>
            <w:tcW w:w="1132" w:type="dxa"/>
            <w:tcBorders>
              <w:top w:val="nil"/>
              <w:left w:val="nil"/>
              <w:bottom w:val="single" w:sz="4" w:space="0" w:color="auto"/>
              <w:right w:val="single" w:sz="4" w:space="0" w:color="auto"/>
            </w:tcBorders>
            <w:noWrap/>
            <w:vAlign w:val="bottom"/>
            <w:hideMark/>
          </w:tcPr>
          <w:p w14:paraId="0BB54564"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4433C959"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3CA9918A"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12DC2C28"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1571091</w:t>
            </w:r>
          </w:p>
        </w:tc>
        <w:tc>
          <w:tcPr>
            <w:tcW w:w="1804" w:type="dxa"/>
            <w:tcBorders>
              <w:top w:val="nil"/>
              <w:left w:val="nil"/>
              <w:bottom w:val="single" w:sz="4" w:space="0" w:color="auto"/>
              <w:right w:val="single" w:sz="4" w:space="0" w:color="auto"/>
            </w:tcBorders>
            <w:noWrap/>
            <w:vAlign w:val="bottom"/>
            <w:hideMark/>
          </w:tcPr>
          <w:p w14:paraId="2396A6BE"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nil"/>
              <w:left w:val="nil"/>
              <w:bottom w:val="single" w:sz="4" w:space="0" w:color="auto"/>
              <w:right w:val="single" w:sz="4" w:space="0" w:color="auto"/>
            </w:tcBorders>
            <w:noWrap/>
            <w:vAlign w:val="bottom"/>
            <w:hideMark/>
          </w:tcPr>
          <w:p w14:paraId="658780F1"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Peak DK1 - Ask</w:t>
            </w:r>
          </w:p>
        </w:tc>
        <w:tc>
          <w:tcPr>
            <w:tcW w:w="1132" w:type="dxa"/>
            <w:tcBorders>
              <w:top w:val="nil"/>
              <w:left w:val="nil"/>
              <w:bottom w:val="single" w:sz="4" w:space="0" w:color="auto"/>
              <w:right w:val="single" w:sz="4" w:space="0" w:color="auto"/>
            </w:tcBorders>
            <w:noWrap/>
            <w:vAlign w:val="bottom"/>
            <w:hideMark/>
          </w:tcPr>
          <w:p w14:paraId="1A6A870D"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03CBCDFA"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4F9E401A"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50412AEE"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1571081</w:t>
            </w:r>
          </w:p>
        </w:tc>
        <w:tc>
          <w:tcPr>
            <w:tcW w:w="1804" w:type="dxa"/>
            <w:tcBorders>
              <w:top w:val="nil"/>
              <w:left w:val="nil"/>
              <w:bottom w:val="single" w:sz="4" w:space="0" w:color="auto"/>
              <w:right w:val="single" w:sz="4" w:space="0" w:color="auto"/>
            </w:tcBorders>
            <w:noWrap/>
            <w:vAlign w:val="bottom"/>
            <w:hideMark/>
          </w:tcPr>
          <w:p w14:paraId="6F18D775"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nil"/>
              <w:left w:val="nil"/>
              <w:bottom w:val="single" w:sz="4" w:space="0" w:color="auto"/>
              <w:right w:val="single" w:sz="4" w:space="0" w:color="auto"/>
            </w:tcBorders>
            <w:noWrap/>
            <w:vAlign w:val="bottom"/>
            <w:hideMark/>
          </w:tcPr>
          <w:p w14:paraId="270E8C08"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Peak DK2 - Bid</w:t>
            </w:r>
          </w:p>
        </w:tc>
        <w:tc>
          <w:tcPr>
            <w:tcW w:w="1132" w:type="dxa"/>
            <w:tcBorders>
              <w:top w:val="nil"/>
              <w:left w:val="nil"/>
              <w:bottom w:val="single" w:sz="4" w:space="0" w:color="auto"/>
              <w:right w:val="single" w:sz="4" w:space="0" w:color="auto"/>
            </w:tcBorders>
            <w:noWrap/>
            <w:vAlign w:val="bottom"/>
            <w:hideMark/>
          </w:tcPr>
          <w:p w14:paraId="741ED15D"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5D52E168"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5A34BBEE"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050DFFD0"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1571081</w:t>
            </w:r>
          </w:p>
        </w:tc>
        <w:tc>
          <w:tcPr>
            <w:tcW w:w="1804" w:type="dxa"/>
            <w:tcBorders>
              <w:top w:val="nil"/>
              <w:left w:val="nil"/>
              <w:bottom w:val="single" w:sz="4" w:space="0" w:color="auto"/>
              <w:right w:val="single" w:sz="4" w:space="0" w:color="auto"/>
            </w:tcBorders>
            <w:noWrap/>
            <w:vAlign w:val="bottom"/>
            <w:hideMark/>
          </w:tcPr>
          <w:p w14:paraId="051B844A"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nil"/>
              <w:left w:val="nil"/>
              <w:bottom w:val="single" w:sz="4" w:space="0" w:color="auto"/>
              <w:right w:val="single" w:sz="4" w:space="0" w:color="auto"/>
            </w:tcBorders>
            <w:noWrap/>
            <w:vAlign w:val="bottom"/>
            <w:hideMark/>
          </w:tcPr>
          <w:p w14:paraId="0BAEC76E"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Peak DK2 - Ask</w:t>
            </w:r>
          </w:p>
        </w:tc>
        <w:tc>
          <w:tcPr>
            <w:tcW w:w="1132" w:type="dxa"/>
            <w:tcBorders>
              <w:top w:val="nil"/>
              <w:left w:val="nil"/>
              <w:bottom w:val="single" w:sz="4" w:space="0" w:color="auto"/>
              <w:right w:val="single" w:sz="4" w:space="0" w:color="auto"/>
            </w:tcBorders>
            <w:noWrap/>
            <w:vAlign w:val="bottom"/>
            <w:hideMark/>
          </w:tcPr>
          <w:p w14:paraId="4B257172"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767DFBE0"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3BFC39EC" w14:textId="77777777" w:rsidTr="005D740D">
        <w:trPr>
          <w:trHeight w:val="315"/>
          <w:jc w:val="center"/>
        </w:trPr>
        <w:tc>
          <w:tcPr>
            <w:tcW w:w="935" w:type="dxa"/>
            <w:tcBorders>
              <w:top w:val="single" w:sz="4" w:space="0" w:color="auto"/>
              <w:left w:val="single" w:sz="4" w:space="0" w:color="auto"/>
              <w:bottom w:val="single" w:sz="4" w:space="0" w:color="auto"/>
              <w:right w:val="single" w:sz="4" w:space="0" w:color="auto"/>
            </w:tcBorders>
            <w:noWrap/>
            <w:vAlign w:val="center"/>
            <w:hideMark/>
          </w:tcPr>
          <w:p w14:paraId="341A8788"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1571171</w:t>
            </w:r>
          </w:p>
        </w:tc>
        <w:tc>
          <w:tcPr>
            <w:tcW w:w="1804" w:type="dxa"/>
            <w:tcBorders>
              <w:top w:val="single" w:sz="4" w:space="0" w:color="auto"/>
              <w:left w:val="single" w:sz="4" w:space="0" w:color="auto"/>
              <w:bottom w:val="single" w:sz="4" w:space="0" w:color="auto"/>
              <w:right w:val="single" w:sz="4" w:space="0" w:color="auto"/>
            </w:tcBorders>
            <w:noWrap/>
            <w:vAlign w:val="bottom"/>
            <w:hideMark/>
          </w:tcPr>
          <w:p w14:paraId="78CE3FB9"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single" w:sz="4" w:space="0" w:color="auto"/>
              <w:left w:val="single" w:sz="4" w:space="0" w:color="auto"/>
              <w:bottom w:val="single" w:sz="4" w:space="0" w:color="auto"/>
              <w:right w:val="single" w:sz="4" w:space="0" w:color="auto"/>
            </w:tcBorders>
            <w:noWrap/>
            <w:vAlign w:val="bottom"/>
            <w:hideMark/>
          </w:tcPr>
          <w:p w14:paraId="1B6F9BD0"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5D740D">
              <w:rPr>
                <w:rFonts w:ascii="Calibri" w:hAnsi="Calibri" w:cs="Calibri"/>
                <w:color w:val="000000"/>
                <w:sz w:val="24"/>
                <w:szCs w:val="24"/>
                <w:lang w:val="en-IN" w:eastAsia="en-IN"/>
              </w:rPr>
              <w:t>Epad</w:t>
            </w:r>
            <w:proofErr w:type="spellEnd"/>
            <w:r w:rsidRPr="005D740D">
              <w:rPr>
                <w:rFonts w:ascii="Calibri" w:hAnsi="Calibri" w:cs="Calibri"/>
                <w:color w:val="000000"/>
                <w:sz w:val="24"/>
                <w:szCs w:val="24"/>
                <w:lang w:val="en-IN" w:eastAsia="en-IN"/>
              </w:rPr>
              <w:t xml:space="preserve"> DK1 - Bid</w:t>
            </w:r>
          </w:p>
        </w:tc>
        <w:tc>
          <w:tcPr>
            <w:tcW w:w="1132" w:type="dxa"/>
            <w:tcBorders>
              <w:top w:val="single" w:sz="4" w:space="0" w:color="auto"/>
              <w:left w:val="single" w:sz="4" w:space="0" w:color="auto"/>
              <w:bottom w:val="single" w:sz="4" w:space="0" w:color="auto"/>
              <w:right w:val="single" w:sz="4" w:space="0" w:color="auto"/>
            </w:tcBorders>
            <w:noWrap/>
            <w:vAlign w:val="bottom"/>
            <w:hideMark/>
          </w:tcPr>
          <w:p w14:paraId="23B93AEE"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single" w:sz="4" w:space="0" w:color="auto"/>
              <w:left w:val="single" w:sz="4" w:space="0" w:color="auto"/>
              <w:bottom w:val="single" w:sz="4" w:space="0" w:color="auto"/>
              <w:right w:val="single" w:sz="4" w:space="0" w:color="auto"/>
            </w:tcBorders>
            <w:noWrap/>
            <w:vAlign w:val="center"/>
            <w:hideMark/>
          </w:tcPr>
          <w:p w14:paraId="14167110"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16CA61B9" w14:textId="77777777" w:rsidTr="005D740D">
        <w:trPr>
          <w:trHeight w:val="315"/>
          <w:jc w:val="center"/>
        </w:trPr>
        <w:tc>
          <w:tcPr>
            <w:tcW w:w="935" w:type="dxa"/>
            <w:tcBorders>
              <w:top w:val="single" w:sz="4" w:space="0" w:color="auto"/>
              <w:left w:val="single" w:sz="4" w:space="0" w:color="auto"/>
              <w:bottom w:val="single" w:sz="4" w:space="0" w:color="auto"/>
              <w:right w:val="single" w:sz="4" w:space="0" w:color="auto"/>
            </w:tcBorders>
            <w:noWrap/>
            <w:vAlign w:val="center"/>
            <w:hideMark/>
          </w:tcPr>
          <w:p w14:paraId="5646D4AC"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1571171</w:t>
            </w:r>
          </w:p>
        </w:tc>
        <w:tc>
          <w:tcPr>
            <w:tcW w:w="1804" w:type="dxa"/>
            <w:tcBorders>
              <w:top w:val="single" w:sz="4" w:space="0" w:color="auto"/>
              <w:left w:val="single" w:sz="4" w:space="0" w:color="auto"/>
              <w:bottom w:val="single" w:sz="4" w:space="0" w:color="auto"/>
              <w:right w:val="single" w:sz="4" w:space="0" w:color="auto"/>
            </w:tcBorders>
            <w:noWrap/>
            <w:vAlign w:val="bottom"/>
            <w:hideMark/>
          </w:tcPr>
          <w:p w14:paraId="76599E53"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single" w:sz="4" w:space="0" w:color="auto"/>
              <w:left w:val="single" w:sz="4" w:space="0" w:color="auto"/>
              <w:bottom w:val="single" w:sz="4" w:space="0" w:color="auto"/>
              <w:right w:val="single" w:sz="4" w:space="0" w:color="auto"/>
            </w:tcBorders>
            <w:noWrap/>
            <w:vAlign w:val="bottom"/>
            <w:hideMark/>
          </w:tcPr>
          <w:p w14:paraId="671BE02B"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5D740D">
              <w:rPr>
                <w:rFonts w:ascii="Calibri" w:hAnsi="Calibri" w:cs="Calibri"/>
                <w:color w:val="000000"/>
                <w:sz w:val="24"/>
                <w:szCs w:val="24"/>
                <w:lang w:val="en-IN" w:eastAsia="en-IN"/>
              </w:rPr>
              <w:t>Epad</w:t>
            </w:r>
            <w:proofErr w:type="spellEnd"/>
            <w:r w:rsidRPr="005D740D">
              <w:rPr>
                <w:rFonts w:ascii="Calibri" w:hAnsi="Calibri" w:cs="Calibri"/>
                <w:color w:val="000000"/>
                <w:sz w:val="24"/>
                <w:szCs w:val="24"/>
                <w:lang w:val="en-IN" w:eastAsia="en-IN"/>
              </w:rPr>
              <w:t xml:space="preserve"> DK1 - Ask</w:t>
            </w:r>
          </w:p>
        </w:tc>
        <w:tc>
          <w:tcPr>
            <w:tcW w:w="1132" w:type="dxa"/>
            <w:tcBorders>
              <w:top w:val="single" w:sz="4" w:space="0" w:color="auto"/>
              <w:left w:val="single" w:sz="4" w:space="0" w:color="auto"/>
              <w:bottom w:val="single" w:sz="4" w:space="0" w:color="auto"/>
              <w:right w:val="single" w:sz="4" w:space="0" w:color="auto"/>
            </w:tcBorders>
            <w:noWrap/>
            <w:vAlign w:val="bottom"/>
            <w:hideMark/>
          </w:tcPr>
          <w:p w14:paraId="3373C1F1"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single" w:sz="4" w:space="0" w:color="auto"/>
              <w:left w:val="single" w:sz="4" w:space="0" w:color="auto"/>
              <w:bottom w:val="single" w:sz="4" w:space="0" w:color="auto"/>
              <w:right w:val="single" w:sz="4" w:space="0" w:color="auto"/>
            </w:tcBorders>
            <w:noWrap/>
            <w:vAlign w:val="center"/>
            <w:hideMark/>
          </w:tcPr>
          <w:p w14:paraId="7AE3F8BD"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1DBEB7E5" w14:textId="77777777" w:rsidTr="005D740D">
        <w:trPr>
          <w:trHeight w:val="315"/>
          <w:jc w:val="center"/>
        </w:trPr>
        <w:tc>
          <w:tcPr>
            <w:tcW w:w="935" w:type="dxa"/>
            <w:tcBorders>
              <w:top w:val="single" w:sz="4" w:space="0" w:color="auto"/>
              <w:left w:val="single" w:sz="4" w:space="0" w:color="auto"/>
              <w:bottom w:val="single" w:sz="4" w:space="0" w:color="auto"/>
              <w:right w:val="single" w:sz="4" w:space="0" w:color="auto"/>
            </w:tcBorders>
            <w:noWrap/>
            <w:vAlign w:val="center"/>
            <w:hideMark/>
          </w:tcPr>
          <w:p w14:paraId="6D13C1CF"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1571161</w:t>
            </w:r>
          </w:p>
        </w:tc>
        <w:tc>
          <w:tcPr>
            <w:tcW w:w="1804" w:type="dxa"/>
            <w:tcBorders>
              <w:top w:val="single" w:sz="4" w:space="0" w:color="auto"/>
              <w:left w:val="single" w:sz="4" w:space="0" w:color="auto"/>
              <w:bottom w:val="single" w:sz="4" w:space="0" w:color="auto"/>
              <w:right w:val="single" w:sz="4" w:space="0" w:color="auto"/>
            </w:tcBorders>
            <w:noWrap/>
            <w:vAlign w:val="bottom"/>
            <w:hideMark/>
          </w:tcPr>
          <w:p w14:paraId="29FF069B"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single" w:sz="4" w:space="0" w:color="auto"/>
              <w:left w:val="single" w:sz="4" w:space="0" w:color="auto"/>
              <w:bottom w:val="single" w:sz="4" w:space="0" w:color="auto"/>
              <w:right w:val="single" w:sz="4" w:space="0" w:color="auto"/>
            </w:tcBorders>
            <w:noWrap/>
            <w:vAlign w:val="bottom"/>
            <w:hideMark/>
          </w:tcPr>
          <w:p w14:paraId="37AD2B12"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5D740D">
              <w:rPr>
                <w:rFonts w:ascii="Calibri" w:hAnsi="Calibri" w:cs="Calibri"/>
                <w:color w:val="000000"/>
                <w:sz w:val="24"/>
                <w:szCs w:val="24"/>
                <w:lang w:val="en-IN" w:eastAsia="en-IN"/>
              </w:rPr>
              <w:t>Epad</w:t>
            </w:r>
            <w:proofErr w:type="spellEnd"/>
            <w:r w:rsidRPr="005D740D">
              <w:rPr>
                <w:rFonts w:ascii="Calibri" w:hAnsi="Calibri" w:cs="Calibri"/>
                <w:color w:val="000000"/>
                <w:sz w:val="24"/>
                <w:szCs w:val="24"/>
                <w:lang w:val="en-IN" w:eastAsia="en-IN"/>
              </w:rPr>
              <w:t xml:space="preserve"> DK2 - Bid</w:t>
            </w:r>
          </w:p>
        </w:tc>
        <w:tc>
          <w:tcPr>
            <w:tcW w:w="1132" w:type="dxa"/>
            <w:tcBorders>
              <w:top w:val="single" w:sz="4" w:space="0" w:color="auto"/>
              <w:left w:val="single" w:sz="4" w:space="0" w:color="auto"/>
              <w:bottom w:val="single" w:sz="4" w:space="0" w:color="auto"/>
              <w:right w:val="single" w:sz="4" w:space="0" w:color="auto"/>
            </w:tcBorders>
            <w:noWrap/>
            <w:vAlign w:val="bottom"/>
            <w:hideMark/>
          </w:tcPr>
          <w:p w14:paraId="095A2550"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single" w:sz="4" w:space="0" w:color="auto"/>
              <w:left w:val="single" w:sz="4" w:space="0" w:color="auto"/>
              <w:bottom w:val="single" w:sz="4" w:space="0" w:color="auto"/>
              <w:right w:val="single" w:sz="4" w:space="0" w:color="auto"/>
            </w:tcBorders>
            <w:noWrap/>
            <w:vAlign w:val="center"/>
            <w:hideMark/>
          </w:tcPr>
          <w:p w14:paraId="62562462"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02AE2ECF" w14:textId="77777777" w:rsidTr="005D740D">
        <w:trPr>
          <w:trHeight w:val="315"/>
          <w:jc w:val="center"/>
        </w:trPr>
        <w:tc>
          <w:tcPr>
            <w:tcW w:w="935" w:type="dxa"/>
            <w:tcBorders>
              <w:top w:val="single" w:sz="4" w:space="0" w:color="auto"/>
              <w:left w:val="single" w:sz="4" w:space="0" w:color="auto"/>
              <w:bottom w:val="single" w:sz="4" w:space="0" w:color="auto"/>
              <w:right w:val="single" w:sz="4" w:space="0" w:color="auto"/>
            </w:tcBorders>
            <w:noWrap/>
            <w:vAlign w:val="center"/>
            <w:hideMark/>
          </w:tcPr>
          <w:p w14:paraId="38A17C12"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1571161</w:t>
            </w:r>
          </w:p>
        </w:tc>
        <w:tc>
          <w:tcPr>
            <w:tcW w:w="1804" w:type="dxa"/>
            <w:tcBorders>
              <w:top w:val="single" w:sz="4" w:space="0" w:color="auto"/>
              <w:left w:val="nil"/>
              <w:bottom w:val="single" w:sz="4" w:space="0" w:color="auto"/>
              <w:right w:val="single" w:sz="4" w:space="0" w:color="auto"/>
            </w:tcBorders>
            <w:noWrap/>
            <w:vAlign w:val="bottom"/>
            <w:hideMark/>
          </w:tcPr>
          <w:p w14:paraId="26219B01"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single" w:sz="4" w:space="0" w:color="auto"/>
              <w:left w:val="nil"/>
              <w:bottom w:val="single" w:sz="4" w:space="0" w:color="auto"/>
              <w:right w:val="single" w:sz="4" w:space="0" w:color="auto"/>
            </w:tcBorders>
            <w:noWrap/>
            <w:vAlign w:val="bottom"/>
            <w:hideMark/>
          </w:tcPr>
          <w:p w14:paraId="72442E62"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5D740D">
              <w:rPr>
                <w:rFonts w:ascii="Calibri" w:hAnsi="Calibri" w:cs="Calibri"/>
                <w:color w:val="000000"/>
                <w:sz w:val="24"/>
                <w:szCs w:val="24"/>
                <w:lang w:val="en-IN" w:eastAsia="en-IN"/>
              </w:rPr>
              <w:t>Epad</w:t>
            </w:r>
            <w:proofErr w:type="spellEnd"/>
            <w:r w:rsidRPr="005D740D">
              <w:rPr>
                <w:rFonts w:ascii="Calibri" w:hAnsi="Calibri" w:cs="Calibri"/>
                <w:color w:val="000000"/>
                <w:sz w:val="24"/>
                <w:szCs w:val="24"/>
                <w:lang w:val="en-IN" w:eastAsia="en-IN"/>
              </w:rPr>
              <w:t xml:space="preserve"> DK2 - Ask</w:t>
            </w:r>
          </w:p>
        </w:tc>
        <w:tc>
          <w:tcPr>
            <w:tcW w:w="1132" w:type="dxa"/>
            <w:tcBorders>
              <w:top w:val="single" w:sz="4" w:space="0" w:color="auto"/>
              <w:left w:val="nil"/>
              <w:bottom w:val="single" w:sz="4" w:space="0" w:color="auto"/>
              <w:right w:val="single" w:sz="4" w:space="0" w:color="auto"/>
            </w:tcBorders>
            <w:noWrap/>
            <w:vAlign w:val="bottom"/>
            <w:hideMark/>
          </w:tcPr>
          <w:p w14:paraId="3CB44835"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single" w:sz="4" w:space="0" w:color="auto"/>
              <w:left w:val="nil"/>
              <w:bottom w:val="single" w:sz="4" w:space="0" w:color="auto"/>
              <w:right w:val="single" w:sz="4" w:space="0" w:color="auto"/>
            </w:tcBorders>
            <w:noWrap/>
            <w:vAlign w:val="center"/>
            <w:hideMark/>
          </w:tcPr>
          <w:p w14:paraId="6B42F497"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078F76FF"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6F4668AE"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lastRenderedPageBreak/>
              <w:t>1571231</w:t>
            </w:r>
          </w:p>
        </w:tc>
        <w:tc>
          <w:tcPr>
            <w:tcW w:w="1804" w:type="dxa"/>
            <w:tcBorders>
              <w:top w:val="nil"/>
              <w:left w:val="nil"/>
              <w:bottom w:val="single" w:sz="4" w:space="0" w:color="auto"/>
              <w:right w:val="single" w:sz="4" w:space="0" w:color="auto"/>
            </w:tcBorders>
            <w:noWrap/>
            <w:vAlign w:val="bottom"/>
            <w:hideMark/>
          </w:tcPr>
          <w:p w14:paraId="7B2ABEDD"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nil"/>
              <w:left w:val="nil"/>
              <w:bottom w:val="single" w:sz="4" w:space="0" w:color="auto"/>
              <w:right w:val="single" w:sz="4" w:space="0" w:color="auto"/>
            </w:tcBorders>
            <w:noWrap/>
            <w:vAlign w:val="bottom"/>
            <w:hideMark/>
          </w:tcPr>
          <w:p w14:paraId="31E92B88"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System - Bid</w:t>
            </w:r>
          </w:p>
        </w:tc>
        <w:tc>
          <w:tcPr>
            <w:tcW w:w="1132" w:type="dxa"/>
            <w:tcBorders>
              <w:top w:val="nil"/>
              <w:left w:val="nil"/>
              <w:bottom w:val="single" w:sz="4" w:space="0" w:color="auto"/>
              <w:right w:val="single" w:sz="4" w:space="0" w:color="auto"/>
            </w:tcBorders>
            <w:noWrap/>
            <w:vAlign w:val="bottom"/>
            <w:hideMark/>
          </w:tcPr>
          <w:p w14:paraId="5937D500"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4DF33D9C"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01D05834"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25D4C8A4"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1571231</w:t>
            </w:r>
          </w:p>
        </w:tc>
        <w:tc>
          <w:tcPr>
            <w:tcW w:w="1804" w:type="dxa"/>
            <w:tcBorders>
              <w:top w:val="nil"/>
              <w:left w:val="nil"/>
              <w:bottom w:val="single" w:sz="4" w:space="0" w:color="auto"/>
              <w:right w:val="single" w:sz="4" w:space="0" w:color="auto"/>
            </w:tcBorders>
            <w:noWrap/>
            <w:vAlign w:val="bottom"/>
            <w:hideMark/>
          </w:tcPr>
          <w:p w14:paraId="6F21F14D"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nil"/>
              <w:left w:val="nil"/>
              <w:bottom w:val="single" w:sz="4" w:space="0" w:color="auto"/>
              <w:right w:val="single" w:sz="4" w:space="0" w:color="auto"/>
            </w:tcBorders>
            <w:noWrap/>
            <w:vAlign w:val="bottom"/>
            <w:hideMark/>
          </w:tcPr>
          <w:p w14:paraId="0432F9E2"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System - Ask</w:t>
            </w:r>
          </w:p>
        </w:tc>
        <w:tc>
          <w:tcPr>
            <w:tcW w:w="1132" w:type="dxa"/>
            <w:tcBorders>
              <w:top w:val="nil"/>
              <w:left w:val="nil"/>
              <w:bottom w:val="single" w:sz="4" w:space="0" w:color="auto"/>
              <w:right w:val="single" w:sz="4" w:space="0" w:color="auto"/>
            </w:tcBorders>
            <w:noWrap/>
            <w:vAlign w:val="bottom"/>
            <w:hideMark/>
          </w:tcPr>
          <w:p w14:paraId="32A8FD96"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18153CF6"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26514984"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30D46429"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1573061</w:t>
            </w:r>
          </w:p>
        </w:tc>
        <w:tc>
          <w:tcPr>
            <w:tcW w:w="1804" w:type="dxa"/>
            <w:tcBorders>
              <w:top w:val="nil"/>
              <w:left w:val="nil"/>
              <w:bottom w:val="single" w:sz="4" w:space="0" w:color="auto"/>
              <w:right w:val="single" w:sz="4" w:space="0" w:color="auto"/>
            </w:tcBorders>
            <w:noWrap/>
            <w:vAlign w:val="bottom"/>
            <w:hideMark/>
          </w:tcPr>
          <w:p w14:paraId="5F13453F"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Commodity Price</w:t>
            </w:r>
          </w:p>
        </w:tc>
        <w:tc>
          <w:tcPr>
            <w:tcW w:w="3196" w:type="dxa"/>
            <w:tcBorders>
              <w:top w:val="nil"/>
              <w:left w:val="nil"/>
              <w:bottom w:val="single" w:sz="4" w:space="0" w:color="auto"/>
              <w:right w:val="single" w:sz="4" w:space="0" w:color="auto"/>
            </w:tcBorders>
            <w:noWrap/>
            <w:vAlign w:val="bottom"/>
            <w:hideMark/>
          </w:tcPr>
          <w:p w14:paraId="01547641"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Currency EUR/DKK</w:t>
            </w:r>
          </w:p>
        </w:tc>
        <w:tc>
          <w:tcPr>
            <w:tcW w:w="1132" w:type="dxa"/>
            <w:tcBorders>
              <w:top w:val="nil"/>
              <w:left w:val="nil"/>
              <w:bottom w:val="single" w:sz="4" w:space="0" w:color="auto"/>
              <w:right w:val="single" w:sz="4" w:space="0" w:color="auto"/>
            </w:tcBorders>
            <w:noWrap/>
            <w:vAlign w:val="bottom"/>
            <w:hideMark/>
          </w:tcPr>
          <w:p w14:paraId="20495277"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EUR/DKK</w:t>
            </w:r>
          </w:p>
        </w:tc>
        <w:tc>
          <w:tcPr>
            <w:tcW w:w="1093" w:type="dxa"/>
            <w:tcBorders>
              <w:top w:val="nil"/>
              <w:left w:val="nil"/>
              <w:bottom w:val="single" w:sz="4" w:space="0" w:color="auto"/>
              <w:right w:val="single" w:sz="4" w:space="0" w:color="auto"/>
            </w:tcBorders>
            <w:noWrap/>
            <w:vAlign w:val="center"/>
            <w:hideMark/>
          </w:tcPr>
          <w:p w14:paraId="37ED5136"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4FF544EB"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177E144A"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1573081</w:t>
            </w:r>
          </w:p>
        </w:tc>
        <w:tc>
          <w:tcPr>
            <w:tcW w:w="1804" w:type="dxa"/>
            <w:tcBorders>
              <w:top w:val="nil"/>
              <w:left w:val="nil"/>
              <w:bottom w:val="single" w:sz="4" w:space="0" w:color="auto"/>
              <w:right w:val="single" w:sz="4" w:space="0" w:color="auto"/>
            </w:tcBorders>
            <w:noWrap/>
            <w:vAlign w:val="bottom"/>
            <w:hideMark/>
          </w:tcPr>
          <w:p w14:paraId="5ADD0B5C"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Add on</w:t>
            </w:r>
          </w:p>
        </w:tc>
        <w:tc>
          <w:tcPr>
            <w:tcW w:w="3196" w:type="dxa"/>
            <w:tcBorders>
              <w:top w:val="nil"/>
              <w:left w:val="nil"/>
              <w:bottom w:val="single" w:sz="4" w:space="0" w:color="auto"/>
              <w:right w:val="single" w:sz="4" w:space="0" w:color="auto"/>
            </w:tcBorders>
            <w:noWrap/>
            <w:vAlign w:val="bottom"/>
            <w:hideMark/>
          </w:tcPr>
          <w:p w14:paraId="6D09B644"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Imbalance fee DK1</w:t>
            </w:r>
          </w:p>
        </w:tc>
        <w:tc>
          <w:tcPr>
            <w:tcW w:w="1132" w:type="dxa"/>
            <w:tcBorders>
              <w:top w:val="nil"/>
              <w:left w:val="nil"/>
              <w:bottom w:val="single" w:sz="4" w:space="0" w:color="auto"/>
              <w:right w:val="single" w:sz="4" w:space="0" w:color="auto"/>
            </w:tcBorders>
            <w:noWrap/>
            <w:vAlign w:val="bottom"/>
            <w:hideMark/>
          </w:tcPr>
          <w:p w14:paraId="28A2337C"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719DDB5C"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6B99473F"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0F61C5D0"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1573091</w:t>
            </w:r>
          </w:p>
        </w:tc>
        <w:tc>
          <w:tcPr>
            <w:tcW w:w="1804" w:type="dxa"/>
            <w:tcBorders>
              <w:top w:val="nil"/>
              <w:left w:val="nil"/>
              <w:bottom w:val="single" w:sz="4" w:space="0" w:color="auto"/>
              <w:right w:val="single" w:sz="4" w:space="0" w:color="auto"/>
            </w:tcBorders>
            <w:noWrap/>
            <w:vAlign w:val="bottom"/>
            <w:hideMark/>
          </w:tcPr>
          <w:p w14:paraId="34EE7941"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Add on</w:t>
            </w:r>
          </w:p>
        </w:tc>
        <w:tc>
          <w:tcPr>
            <w:tcW w:w="3196" w:type="dxa"/>
            <w:tcBorders>
              <w:top w:val="nil"/>
              <w:left w:val="nil"/>
              <w:bottom w:val="single" w:sz="4" w:space="0" w:color="auto"/>
              <w:right w:val="single" w:sz="4" w:space="0" w:color="auto"/>
            </w:tcBorders>
            <w:noWrap/>
            <w:vAlign w:val="bottom"/>
            <w:hideMark/>
          </w:tcPr>
          <w:p w14:paraId="3BAE9166"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Imbalance fee DK2</w:t>
            </w:r>
          </w:p>
        </w:tc>
        <w:tc>
          <w:tcPr>
            <w:tcW w:w="1132" w:type="dxa"/>
            <w:tcBorders>
              <w:top w:val="nil"/>
              <w:left w:val="nil"/>
              <w:bottom w:val="single" w:sz="4" w:space="0" w:color="auto"/>
              <w:right w:val="single" w:sz="4" w:space="0" w:color="auto"/>
            </w:tcBorders>
            <w:noWrap/>
            <w:vAlign w:val="bottom"/>
            <w:hideMark/>
          </w:tcPr>
          <w:p w14:paraId="330CC747"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0C45C4BD"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7251A843"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724F2BC0"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1573071</w:t>
            </w:r>
          </w:p>
        </w:tc>
        <w:tc>
          <w:tcPr>
            <w:tcW w:w="1804" w:type="dxa"/>
            <w:tcBorders>
              <w:top w:val="nil"/>
              <w:left w:val="nil"/>
              <w:bottom w:val="single" w:sz="4" w:space="0" w:color="auto"/>
              <w:right w:val="single" w:sz="4" w:space="0" w:color="auto"/>
            </w:tcBorders>
            <w:noWrap/>
            <w:vAlign w:val="bottom"/>
            <w:hideMark/>
          </w:tcPr>
          <w:p w14:paraId="624E6C4B"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Add on</w:t>
            </w:r>
          </w:p>
        </w:tc>
        <w:tc>
          <w:tcPr>
            <w:tcW w:w="3196" w:type="dxa"/>
            <w:tcBorders>
              <w:top w:val="nil"/>
              <w:left w:val="nil"/>
              <w:bottom w:val="single" w:sz="4" w:space="0" w:color="auto"/>
              <w:right w:val="single" w:sz="4" w:space="0" w:color="auto"/>
            </w:tcBorders>
            <w:noWrap/>
            <w:vAlign w:val="bottom"/>
            <w:hideMark/>
          </w:tcPr>
          <w:p w14:paraId="759D69B6"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 xml:space="preserve">Trading fee </w:t>
            </w:r>
            <w:proofErr w:type="spellStart"/>
            <w:r w:rsidRPr="005D740D">
              <w:rPr>
                <w:rFonts w:ascii="Calibri" w:hAnsi="Calibri" w:cs="Calibri"/>
                <w:color w:val="000000"/>
                <w:sz w:val="24"/>
                <w:szCs w:val="24"/>
                <w:lang w:val="en-IN" w:eastAsia="en-IN"/>
              </w:rPr>
              <w:t>Nordpool</w:t>
            </w:r>
            <w:proofErr w:type="spellEnd"/>
          </w:p>
        </w:tc>
        <w:tc>
          <w:tcPr>
            <w:tcW w:w="1132" w:type="dxa"/>
            <w:tcBorders>
              <w:top w:val="nil"/>
              <w:left w:val="nil"/>
              <w:bottom w:val="single" w:sz="4" w:space="0" w:color="auto"/>
              <w:right w:val="single" w:sz="4" w:space="0" w:color="auto"/>
            </w:tcBorders>
            <w:noWrap/>
            <w:vAlign w:val="bottom"/>
            <w:hideMark/>
          </w:tcPr>
          <w:p w14:paraId="32ED5D9C"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572CF220"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21A3055D"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41B10F18"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1573071</w:t>
            </w:r>
          </w:p>
        </w:tc>
        <w:tc>
          <w:tcPr>
            <w:tcW w:w="1804" w:type="dxa"/>
            <w:tcBorders>
              <w:top w:val="nil"/>
              <w:left w:val="nil"/>
              <w:bottom w:val="single" w:sz="4" w:space="0" w:color="auto"/>
              <w:right w:val="single" w:sz="4" w:space="0" w:color="auto"/>
            </w:tcBorders>
            <w:noWrap/>
            <w:vAlign w:val="bottom"/>
            <w:hideMark/>
          </w:tcPr>
          <w:p w14:paraId="409CF631"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Add on</w:t>
            </w:r>
          </w:p>
        </w:tc>
        <w:tc>
          <w:tcPr>
            <w:tcW w:w="3196" w:type="dxa"/>
            <w:tcBorders>
              <w:top w:val="nil"/>
              <w:left w:val="nil"/>
              <w:bottom w:val="single" w:sz="4" w:space="0" w:color="auto"/>
              <w:right w:val="single" w:sz="4" w:space="0" w:color="auto"/>
            </w:tcBorders>
            <w:noWrap/>
            <w:vAlign w:val="bottom"/>
            <w:hideMark/>
          </w:tcPr>
          <w:p w14:paraId="609D93E9"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 xml:space="preserve">Annual fee </w:t>
            </w:r>
            <w:proofErr w:type="spellStart"/>
            <w:r w:rsidRPr="005D740D">
              <w:rPr>
                <w:rFonts w:ascii="Calibri" w:hAnsi="Calibri" w:cs="Calibri"/>
                <w:color w:val="000000"/>
                <w:sz w:val="24"/>
                <w:szCs w:val="24"/>
                <w:lang w:val="en-IN" w:eastAsia="en-IN"/>
              </w:rPr>
              <w:t>Nordpool</w:t>
            </w:r>
            <w:proofErr w:type="spellEnd"/>
          </w:p>
        </w:tc>
        <w:tc>
          <w:tcPr>
            <w:tcW w:w="1132" w:type="dxa"/>
            <w:tcBorders>
              <w:top w:val="nil"/>
              <w:left w:val="nil"/>
              <w:bottom w:val="single" w:sz="4" w:space="0" w:color="auto"/>
              <w:right w:val="single" w:sz="4" w:space="0" w:color="auto"/>
            </w:tcBorders>
            <w:noWrap/>
            <w:vAlign w:val="bottom"/>
            <w:hideMark/>
          </w:tcPr>
          <w:p w14:paraId="184030E2"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719FFC68"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r w:rsidR="005D740D" w:rsidRPr="005D740D" w14:paraId="17B9A1C3" w14:textId="77777777" w:rsidTr="005D740D">
        <w:trPr>
          <w:trHeight w:val="315"/>
          <w:jc w:val="center"/>
        </w:trPr>
        <w:tc>
          <w:tcPr>
            <w:tcW w:w="935" w:type="dxa"/>
            <w:tcBorders>
              <w:top w:val="nil"/>
              <w:left w:val="single" w:sz="4" w:space="0" w:color="auto"/>
              <w:bottom w:val="single" w:sz="4" w:space="0" w:color="auto"/>
              <w:right w:val="single" w:sz="4" w:space="0" w:color="auto"/>
            </w:tcBorders>
            <w:noWrap/>
            <w:vAlign w:val="center"/>
            <w:hideMark/>
          </w:tcPr>
          <w:p w14:paraId="061183B3"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1580701</w:t>
            </w:r>
          </w:p>
        </w:tc>
        <w:tc>
          <w:tcPr>
            <w:tcW w:w="1804" w:type="dxa"/>
            <w:tcBorders>
              <w:top w:val="nil"/>
              <w:left w:val="nil"/>
              <w:bottom w:val="single" w:sz="4" w:space="0" w:color="auto"/>
              <w:right w:val="single" w:sz="4" w:space="0" w:color="auto"/>
            </w:tcBorders>
            <w:noWrap/>
            <w:vAlign w:val="bottom"/>
            <w:hideMark/>
          </w:tcPr>
          <w:p w14:paraId="68F6255E"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Add on</w:t>
            </w:r>
          </w:p>
        </w:tc>
        <w:tc>
          <w:tcPr>
            <w:tcW w:w="3196" w:type="dxa"/>
            <w:tcBorders>
              <w:top w:val="nil"/>
              <w:left w:val="nil"/>
              <w:bottom w:val="single" w:sz="4" w:space="0" w:color="auto"/>
              <w:right w:val="single" w:sz="4" w:space="0" w:color="auto"/>
            </w:tcBorders>
            <w:noWrap/>
            <w:vAlign w:val="bottom"/>
            <w:hideMark/>
          </w:tcPr>
          <w:p w14:paraId="460481F5"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5D740D">
              <w:rPr>
                <w:rFonts w:ascii="Calibri" w:hAnsi="Calibri" w:cs="Calibri"/>
                <w:color w:val="000000"/>
                <w:sz w:val="24"/>
                <w:szCs w:val="24"/>
                <w:lang w:val="en-IN" w:eastAsia="en-IN"/>
              </w:rPr>
              <w:t>Guarentee</w:t>
            </w:r>
            <w:proofErr w:type="spellEnd"/>
            <w:r w:rsidRPr="005D740D">
              <w:rPr>
                <w:rFonts w:ascii="Calibri" w:hAnsi="Calibri" w:cs="Calibri"/>
                <w:color w:val="000000"/>
                <w:sz w:val="24"/>
                <w:szCs w:val="24"/>
                <w:lang w:val="en-IN" w:eastAsia="en-IN"/>
              </w:rPr>
              <w:t xml:space="preserve"> of Origin (EU Wind)</w:t>
            </w:r>
          </w:p>
        </w:tc>
        <w:tc>
          <w:tcPr>
            <w:tcW w:w="1132" w:type="dxa"/>
            <w:tcBorders>
              <w:top w:val="nil"/>
              <w:left w:val="nil"/>
              <w:bottom w:val="single" w:sz="4" w:space="0" w:color="auto"/>
              <w:right w:val="single" w:sz="4" w:space="0" w:color="auto"/>
            </w:tcBorders>
            <w:noWrap/>
            <w:vAlign w:val="bottom"/>
            <w:hideMark/>
          </w:tcPr>
          <w:p w14:paraId="35FA62AE" w14:textId="77777777" w:rsidR="005D740D" w:rsidRPr="005D740D" w:rsidRDefault="005D740D" w:rsidP="005D740D">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EUR/MWh</w:t>
            </w:r>
          </w:p>
        </w:tc>
        <w:tc>
          <w:tcPr>
            <w:tcW w:w="1093" w:type="dxa"/>
            <w:tcBorders>
              <w:top w:val="nil"/>
              <w:left w:val="nil"/>
              <w:bottom w:val="single" w:sz="4" w:space="0" w:color="auto"/>
              <w:right w:val="single" w:sz="4" w:space="0" w:color="auto"/>
            </w:tcBorders>
            <w:noWrap/>
            <w:vAlign w:val="center"/>
            <w:hideMark/>
          </w:tcPr>
          <w:p w14:paraId="61A87C69" w14:textId="77777777" w:rsidR="005D740D" w:rsidRPr="005D740D" w:rsidRDefault="005D740D" w:rsidP="005D740D">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5D740D">
              <w:rPr>
                <w:rFonts w:ascii="Calibri" w:hAnsi="Calibri" w:cs="Calibri"/>
                <w:color w:val="000000"/>
                <w:sz w:val="24"/>
                <w:szCs w:val="24"/>
                <w:lang w:val="en-IN" w:eastAsia="en-IN"/>
              </w:rPr>
              <w:t>X</w:t>
            </w:r>
          </w:p>
        </w:tc>
      </w:tr>
    </w:tbl>
    <w:p w14:paraId="5A2F9DDF" w14:textId="77777777" w:rsidR="005D740D" w:rsidRDefault="005D740D" w:rsidP="000120D9">
      <w:pPr>
        <w:ind w:left="0"/>
      </w:pPr>
    </w:p>
    <w:p w14:paraId="057A7869" w14:textId="60174E26" w:rsidR="000D7C32" w:rsidRDefault="000D7C32" w:rsidP="000120D9">
      <w:pPr>
        <w:ind w:left="0"/>
      </w:pPr>
      <w:r>
        <w:t xml:space="preserve">NOTE: </w:t>
      </w:r>
      <w:r w:rsidR="005C49DF" w:rsidRPr="005C49DF">
        <w:t>The notations provided indicate</w:t>
      </w:r>
      <w:r w:rsidR="005C49DF">
        <w:t>s</w:t>
      </w:r>
      <w:r w:rsidR="00641331">
        <w:t xml:space="preserve"> that:</w:t>
      </w:r>
    </w:p>
    <w:p w14:paraId="2E4D1AAB" w14:textId="311AAE1B" w:rsidR="007B7232" w:rsidRDefault="007B7232" w:rsidP="00D6162C">
      <w:pPr>
        <w:pStyle w:val="ListParagraph"/>
        <w:numPr>
          <w:ilvl w:val="0"/>
          <w:numId w:val="57"/>
        </w:numPr>
      </w:pPr>
      <w:r>
        <w:t xml:space="preserve">X     </w:t>
      </w:r>
      <w:r w:rsidR="004424E2">
        <w:t xml:space="preserve"> </w:t>
      </w:r>
      <w:r>
        <w:t>Add on to Product</w:t>
      </w:r>
    </w:p>
    <w:p w14:paraId="5F04DFF8" w14:textId="2AF7B317" w:rsidR="007B7232" w:rsidRDefault="007B7232" w:rsidP="00D6162C">
      <w:pPr>
        <w:pStyle w:val="ListParagraph"/>
        <w:numPr>
          <w:ilvl w:val="0"/>
          <w:numId w:val="57"/>
        </w:numPr>
      </w:pPr>
      <w:r>
        <w:t>(X</w:t>
      </w:r>
      <w:r w:rsidR="00347D18">
        <w:t>) Used</w:t>
      </w:r>
      <w:r>
        <w:t xml:space="preserve"> to calculate credit fee</w:t>
      </w:r>
    </w:p>
    <w:p w14:paraId="73176D96" w14:textId="3587AD93" w:rsidR="005D740D" w:rsidRDefault="007B7232" w:rsidP="00D6162C">
      <w:pPr>
        <w:pStyle w:val="ListParagraph"/>
        <w:numPr>
          <w:ilvl w:val="0"/>
          <w:numId w:val="57"/>
        </w:numPr>
      </w:pPr>
      <w:r>
        <w:t>((X))</w:t>
      </w:r>
      <w:r w:rsidR="004424E2">
        <w:t xml:space="preserve"> </w:t>
      </w:r>
      <w:r>
        <w:t>Used to convert from EUR to DKK</w:t>
      </w:r>
    </w:p>
    <w:p w14:paraId="771246BA" w14:textId="77777777" w:rsidR="00375A0E" w:rsidRDefault="00375A0E" w:rsidP="000120D9">
      <w:pPr>
        <w:ind w:left="0"/>
      </w:pPr>
    </w:p>
    <w:p w14:paraId="3C86B4E3" w14:textId="77777777" w:rsidR="00375A0E" w:rsidRDefault="00375A0E" w:rsidP="000120D9">
      <w:pPr>
        <w:ind w:left="0"/>
      </w:pPr>
    </w:p>
    <w:p w14:paraId="259AD3F8" w14:textId="36BD5B6D" w:rsidR="005737B2" w:rsidRPr="009A055A" w:rsidRDefault="005737B2" w:rsidP="000120D9">
      <w:pPr>
        <w:ind w:left="0"/>
        <w:rPr>
          <w:b/>
          <w:bCs/>
        </w:rPr>
      </w:pPr>
      <w:r>
        <w:t xml:space="preserve">     </w:t>
      </w:r>
      <w:r w:rsidR="00364345" w:rsidRPr="009A055A">
        <w:rPr>
          <w:b/>
          <w:bCs/>
        </w:rPr>
        <w:t>Fixed Price</w:t>
      </w:r>
    </w:p>
    <w:p w14:paraId="720688F7" w14:textId="77777777" w:rsidR="00364345" w:rsidRDefault="00364345" w:rsidP="000120D9">
      <w:pPr>
        <w:ind w:left="0"/>
      </w:pPr>
    </w:p>
    <w:tbl>
      <w:tblPr>
        <w:tblW w:w="8160" w:type="dxa"/>
        <w:jc w:val="center"/>
        <w:tblLook w:val="04A0" w:firstRow="1" w:lastRow="0" w:firstColumn="1" w:lastColumn="0" w:noHBand="0" w:noVBand="1"/>
      </w:tblPr>
      <w:tblGrid>
        <w:gridCol w:w="1068"/>
        <w:gridCol w:w="1787"/>
        <w:gridCol w:w="3165"/>
        <w:gridCol w:w="1255"/>
        <w:gridCol w:w="1161"/>
      </w:tblGrid>
      <w:tr w:rsidR="00364345" w:rsidRPr="00364345" w14:paraId="08018BB7" w14:textId="77777777" w:rsidTr="00364345">
        <w:trPr>
          <w:trHeight w:val="315"/>
          <w:jc w:val="center"/>
        </w:trPr>
        <w:tc>
          <w:tcPr>
            <w:tcW w:w="8160" w:type="dxa"/>
            <w:gridSpan w:val="5"/>
            <w:tcBorders>
              <w:top w:val="single" w:sz="4" w:space="0" w:color="auto"/>
              <w:left w:val="single" w:sz="4" w:space="0" w:color="auto"/>
              <w:bottom w:val="single" w:sz="4" w:space="0" w:color="auto"/>
              <w:right w:val="single" w:sz="4" w:space="0" w:color="000000"/>
            </w:tcBorders>
            <w:shd w:val="clear" w:color="000000" w:fill="C0E6F5"/>
            <w:noWrap/>
            <w:vAlign w:val="center"/>
            <w:hideMark/>
          </w:tcPr>
          <w:p w14:paraId="53D4064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b/>
                <w:bCs/>
                <w:color w:val="000000"/>
                <w:sz w:val="24"/>
                <w:szCs w:val="24"/>
                <w:lang w:val="en-IN" w:eastAsia="en-IN"/>
              </w:rPr>
            </w:pPr>
            <w:r w:rsidRPr="00364345">
              <w:rPr>
                <w:rFonts w:ascii="Calibri" w:hAnsi="Calibri" w:cs="Calibri"/>
                <w:b/>
                <w:bCs/>
                <w:color w:val="000000"/>
                <w:sz w:val="24"/>
                <w:szCs w:val="24"/>
                <w:lang w:val="en-IN" w:eastAsia="en-IN"/>
              </w:rPr>
              <w:t>Price Curve and Power Product Mapping</w:t>
            </w:r>
          </w:p>
        </w:tc>
      </w:tr>
      <w:tr w:rsidR="00364345" w:rsidRPr="00364345" w14:paraId="4212A944" w14:textId="77777777" w:rsidTr="00364345">
        <w:trPr>
          <w:trHeight w:val="315"/>
          <w:jc w:val="center"/>
        </w:trPr>
        <w:tc>
          <w:tcPr>
            <w:tcW w:w="925" w:type="dxa"/>
            <w:tcBorders>
              <w:top w:val="nil"/>
              <w:left w:val="single" w:sz="4" w:space="0" w:color="auto"/>
              <w:bottom w:val="single" w:sz="4" w:space="0" w:color="auto"/>
              <w:right w:val="single" w:sz="4" w:space="0" w:color="auto"/>
            </w:tcBorders>
            <w:shd w:val="clear" w:color="000000" w:fill="C0E6F5"/>
            <w:noWrap/>
            <w:vAlign w:val="center"/>
            <w:hideMark/>
          </w:tcPr>
          <w:p w14:paraId="3E59AE9E"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364345">
              <w:rPr>
                <w:rFonts w:ascii="Calibri" w:hAnsi="Calibri" w:cs="Calibri"/>
                <w:b/>
                <w:bCs/>
                <w:color w:val="000000"/>
                <w:sz w:val="24"/>
                <w:szCs w:val="24"/>
                <w:lang w:val="en-IN" w:eastAsia="en-IN"/>
              </w:rPr>
              <w:t>ID</w:t>
            </w:r>
          </w:p>
        </w:tc>
        <w:tc>
          <w:tcPr>
            <w:tcW w:w="1787" w:type="dxa"/>
            <w:tcBorders>
              <w:top w:val="nil"/>
              <w:left w:val="nil"/>
              <w:bottom w:val="single" w:sz="4" w:space="0" w:color="auto"/>
              <w:right w:val="single" w:sz="4" w:space="0" w:color="auto"/>
            </w:tcBorders>
            <w:shd w:val="clear" w:color="000000" w:fill="C0E6F5"/>
            <w:noWrap/>
            <w:vAlign w:val="center"/>
            <w:hideMark/>
          </w:tcPr>
          <w:p w14:paraId="118CB3A6"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364345">
              <w:rPr>
                <w:rFonts w:ascii="Calibri" w:hAnsi="Calibri" w:cs="Calibri"/>
                <w:b/>
                <w:bCs/>
                <w:color w:val="000000"/>
                <w:sz w:val="24"/>
                <w:szCs w:val="24"/>
                <w:lang w:val="en-IN" w:eastAsia="en-IN"/>
              </w:rPr>
              <w:t>Type</w:t>
            </w:r>
          </w:p>
        </w:tc>
        <w:tc>
          <w:tcPr>
            <w:tcW w:w="3165" w:type="dxa"/>
            <w:tcBorders>
              <w:top w:val="nil"/>
              <w:left w:val="nil"/>
              <w:bottom w:val="single" w:sz="4" w:space="0" w:color="auto"/>
              <w:right w:val="single" w:sz="4" w:space="0" w:color="auto"/>
            </w:tcBorders>
            <w:shd w:val="clear" w:color="000000" w:fill="C0E6F5"/>
            <w:noWrap/>
            <w:vAlign w:val="center"/>
            <w:hideMark/>
          </w:tcPr>
          <w:p w14:paraId="5DD4AF62"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364345">
              <w:rPr>
                <w:rFonts w:ascii="Calibri" w:hAnsi="Calibri" w:cs="Calibri"/>
                <w:b/>
                <w:bCs/>
                <w:color w:val="000000"/>
                <w:sz w:val="24"/>
                <w:szCs w:val="24"/>
                <w:lang w:val="en-IN" w:eastAsia="en-IN"/>
              </w:rPr>
              <w:t>Name</w:t>
            </w:r>
          </w:p>
        </w:tc>
        <w:tc>
          <w:tcPr>
            <w:tcW w:w="1122" w:type="dxa"/>
            <w:tcBorders>
              <w:top w:val="nil"/>
              <w:left w:val="nil"/>
              <w:bottom w:val="single" w:sz="4" w:space="0" w:color="auto"/>
              <w:right w:val="single" w:sz="4" w:space="0" w:color="auto"/>
            </w:tcBorders>
            <w:shd w:val="clear" w:color="000000" w:fill="C0E6F5"/>
            <w:noWrap/>
            <w:vAlign w:val="center"/>
            <w:hideMark/>
          </w:tcPr>
          <w:p w14:paraId="435938C3"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364345">
              <w:rPr>
                <w:rFonts w:ascii="Calibri" w:hAnsi="Calibri" w:cs="Calibri"/>
                <w:b/>
                <w:bCs/>
                <w:color w:val="000000"/>
                <w:sz w:val="24"/>
                <w:szCs w:val="24"/>
                <w:lang w:val="en-IN" w:eastAsia="en-IN"/>
              </w:rPr>
              <w:t xml:space="preserve">Unit </w:t>
            </w:r>
          </w:p>
        </w:tc>
        <w:tc>
          <w:tcPr>
            <w:tcW w:w="1161" w:type="dxa"/>
            <w:tcBorders>
              <w:top w:val="nil"/>
              <w:left w:val="nil"/>
              <w:bottom w:val="single" w:sz="4" w:space="0" w:color="auto"/>
              <w:right w:val="single" w:sz="4" w:space="0" w:color="auto"/>
            </w:tcBorders>
            <w:shd w:val="clear" w:color="000000" w:fill="C0E6F5"/>
            <w:noWrap/>
            <w:vAlign w:val="center"/>
            <w:hideMark/>
          </w:tcPr>
          <w:p w14:paraId="50E37BD6"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364345">
              <w:rPr>
                <w:rFonts w:ascii="Calibri" w:hAnsi="Calibri" w:cs="Calibri"/>
                <w:b/>
                <w:bCs/>
                <w:color w:val="000000"/>
                <w:sz w:val="24"/>
                <w:szCs w:val="24"/>
                <w:lang w:val="en-IN" w:eastAsia="en-IN"/>
              </w:rPr>
              <w:t>Fixed Price</w:t>
            </w:r>
          </w:p>
        </w:tc>
      </w:tr>
      <w:tr w:rsidR="00364345" w:rsidRPr="00364345" w14:paraId="04894F13"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60F47E74"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1571091</w:t>
            </w:r>
          </w:p>
        </w:tc>
        <w:tc>
          <w:tcPr>
            <w:tcW w:w="1787" w:type="dxa"/>
            <w:tcBorders>
              <w:top w:val="nil"/>
              <w:left w:val="nil"/>
              <w:bottom w:val="single" w:sz="4" w:space="0" w:color="auto"/>
              <w:right w:val="single" w:sz="4" w:space="0" w:color="auto"/>
            </w:tcBorders>
            <w:noWrap/>
            <w:vAlign w:val="bottom"/>
            <w:hideMark/>
          </w:tcPr>
          <w:p w14:paraId="1EA3FF6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nil"/>
              <w:left w:val="nil"/>
              <w:bottom w:val="single" w:sz="4" w:space="0" w:color="auto"/>
              <w:right w:val="single" w:sz="4" w:space="0" w:color="auto"/>
            </w:tcBorders>
            <w:noWrap/>
            <w:vAlign w:val="bottom"/>
            <w:hideMark/>
          </w:tcPr>
          <w:p w14:paraId="148B1041"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Peak DK1 - Bid</w:t>
            </w:r>
          </w:p>
        </w:tc>
        <w:tc>
          <w:tcPr>
            <w:tcW w:w="1122" w:type="dxa"/>
            <w:tcBorders>
              <w:top w:val="nil"/>
              <w:left w:val="nil"/>
              <w:bottom w:val="single" w:sz="4" w:space="0" w:color="auto"/>
              <w:right w:val="single" w:sz="4" w:space="0" w:color="auto"/>
            </w:tcBorders>
            <w:noWrap/>
            <w:vAlign w:val="bottom"/>
            <w:hideMark/>
          </w:tcPr>
          <w:p w14:paraId="35FB59AB"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06ABB69D"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00FF8995"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22AB3B8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1571091</w:t>
            </w:r>
          </w:p>
        </w:tc>
        <w:tc>
          <w:tcPr>
            <w:tcW w:w="1787" w:type="dxa"/>
            <w:tcBorders>
              <w:top w:val="nil"/>
              <w:left w:val="nil"/>
              <w:bottom w:val="single" w:sz="4" w:space="0" w:color="auto"/>
              <w:right w:val="single" w:sz="4" w:space="0" w:color="auto"/>
            </w:tcBorders>
            <w:noWrap/>
            <w:vAlign w:val="bottom"/>
            <w:hideMark/>
          </w:tcPr>
          <w:p w14:paraId="1E18A482"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nil"/>
              <w:left w:val="nil"/>
              <w:bottom w:val="single" w:sz="4" w:space="0" w:color="auto"/>
              <w:right w:val="single" w:sz="4" w:space="0" w:color="auto"/>
            </w:tcBorders>
            <w:noWrap/>
            <w:vAlign w:val="bottom"/>
            <w:hideMark/>
          </w:tcPr>
          <w:p w14:paraId="326BD49C"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Peak DK1 - Ask</w:t>
            </w:r>
          </w:p>
        </w:tc>
        <w:tc>
          <w:tcPr>
            <w:tcW w:w="1122" w:type="dxa"/>
            <w:tcBorders>
              <w:top w:val="nil"/>
              <w:left w:val="nil"/>
              <w:bottom w:val="single" w:sz="4" w:space="0" w:color="auto"/>
              <w:right w:val="single" w:sz="4" w:space="0" w:color="auto"/>
            </w:tcBorders>
            <w:noWrap/>
            <w:vAlign w:val="bottom"/>
            <w:hideMark/>
          </w:tcPr>
          <w:p w14:paraId="6DC84627"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37382C12"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33E31B37"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664DC0D7"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1571081</w:t>
            </w:r>
          </w:p>
        </w:tc>
        <w:tc>
          <w:tcPr>
            <w:tcW w:w="1787" w:type="dxa"/>
            <w:tcBorders>
              <w:top w:val="nil"/>
              <w:left w:val="nil"/>
              <w:bottom w:val="single" w:sz="4" w:space="0" w:color="auto"/>
              <w:right w:val="single" w:sz="4" w:space="0" w:color="auto"/>
            </w:tcBorders>
            <w:noWrap/>
            <w:vAlign w:val="bottom"/>
            <w:hideMark/>
          </w:tcPr>
          <w:p w14:paraId="4FEBDC4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nil"/>
              <w:left w:val="nil"/>
              <w:bottom w:val="single" w:sz="4" w:space="0" w:color="auto"/>
              <w:right w:val="single" w:sz="4" w:space="0" w:color="auto"/>
            </w:tcBorders>
            <w:noWrap/>
            <w:vAlign w:val="bottom"/>
            <w:hideMark/>
          </w:tcPr>
          <w:p w14:paraId="266EBC34"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Peak DK2 - Bid</w:t>
            </w:r>
          </w:p>
        </w:tc>
        <w:tc>
          <w:tcPr>
            <w:tcW w:w="1122" w:type="dxa"/>
            <w:tcBorders>
              <w:top w:val="nil"/>
              <w:left w:val="nil"/>
              <w:bottom w:val="single" w:sz="4" w:space="0" w:color="auto"/>
              <w:right w:val="single" w:sz="4" w:space="0" w:color="auto"/>
            </w:tcBorders>
            <w:noWrap/>
            <w:vAlign w:val="bottom"/>
            <w:hideMark/>
          </w:tcPr>
          <w:p w14:paraId="0136EF03"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337BEA95"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1BB16AD2"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2A97DE1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1571081</w:t>
            </w:r>
          </w:p>
        </w:tc>
        <w:tc>
          <w:tcPr>
            <w:tcW w:w="1787" w:type="dxa"/>
            <w:tcBorders>
              <w:top w:val="nil"/>
              <w:left w:val="nil"/>
              <w:bottom w:val="single" w:sz="4" w:space="0" w:color="auto"/>
              <w:right w:val="single" w:sz="4" w:space="0" w:color="auto"/>
            </w:tcBorders>
            <w:noWrap/>
            <w:vAlign w:val="bottom"/>
            <w:hideMark/>
          </w:tcPr>
          <w:p w14:paraId="1F2FF70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nil"/>
              <w:left w:val="nil"/>
              <w:bottom w:val="single" w:sz="4" w:space="0" w:color="auto"/>
              <w:right w:val="single" w:sz="4" w:space="0" w:color="auto"/>
            </w:tcBorders>
            <w:noWrap/>
            <w:vAlign w:val="bottom"/>
            <w:hideMark/>
          </w:tcPr>
          <w:p w14:paraId="0E24A17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Peak DK2 - Ask</w:t>
            </w:r>
          </w:p>
        </w:tc>
        <w:tc>
          <w:tcPr>
            <w:tcW w:w="1122" w:type="dxa"/>
            <w:tcBorders>
              <w:top w:val="nil"/>
              <w:left w:val="nil"/>
              <w:bottom w:val="single" w:sz="4" w:space="0" w:color="auto"/>
              <w:right w:val="single" w:sz="4" w:space="0" w:color="auto"/>
            </w:tcBorders>
            <w:noWrap/>
            <w:vAlign w:val="bottom"/>
            <w:hideMark/>
          </w:tcPr>
          <w:p w14:paraId="2E544E15"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73443BA7"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F5590B3"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005BC0CD"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1571171</w:t>
            </w:r>
          </w:p>
        </w:tc>
        <w:tc>
          <w:tcPr>
            <w:tcW w:w="1787" w:type="dxa"/>
            <w:tcBorders>
              <w:top w:val="nil"/>
              <w:left w:val="nil"/>
              <w:bottom w:val="single" w:sz="4" w:space="0" w:color="auto"/>
              <w:right w:val="single" w:sz="4" w:space="0" w:color="auto"/>
            </w:tcBorders>
            <w:noWrap/>
            <w:vAlign w:val="bottom"/>
            <w:hideMark/>
          </w:tcPr>
          <w:p w14:paraId="5B00290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nil"/>
              <w:left w:val="nil"/>
              <w:bottom w:val="single" w:sz="4" w:space="0" w:color="auto"/>
              <w:right w:val="single" w:sz="4" w:space="0" w:color="auto"/>
            </w:tcBorders>
            <w:noWrap/>
            <w:vAlign w:val="bottom"/>
            <w:hideMark/>
          </w:tcPr>
          <w:p w14:paraId="3032BFF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364345">
              <w:rPr>
                <w:rFonts w:ascii="Calibri" w:hAnsi="Calibri" w:cs="Calibri"/>
                <w:color w:val="000000"/>
                <w:sz w:val="24"/>
                <w:szCs w:val="24"/>
                <w:lang w:val="en-IN" w:eastAsia="en-IN"/>
              </w:rPr>
              <w:t>Epad</w:t>
            </w:r>
            <w:proofErr w:type="spellEnd"/>
            <w:r w:rsidRPr="00364345">
              <w:rPr>
                <w:rFonts w:ascii="Calibri" w:hAnsi="Calibri" w:cs="Calibri"/>
                <w:color w:val="000000"/>
                <w:sz w:val="24"/>
                <w:szCs w:val="24"/>
                <w:lang w:val="en-IN" w:eastAsia="en-IN"/>
              </w:rPr>
              <w:t xml:space="preserve"> DK1 - Bid</w:t>
            </w:r>
          </w:p>
        </w:tc>
        <w:tc>
          <w:tcPr>
            <w:tcW w:w="1122" w:type="dxa"/>
            <w:tcBorders>
              <w:top w:val="nil"/>
              <w:left w:val="nil"/>
              <w:bottom w:val="single" w:sz="4" w:space="0" w:color="auto"/>
              <w:right w:val="single" w:sz="4" w:space="0" w:color="auto"/>
            </w:tcBorders>
            <w:noWrap/>
            <w:vAlign w:val="bottom"/>
            <w:hideMark/>
          </w:tcPr>
          <w:p w14:paraId="25FC6252"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5E549E9B"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7A2F9BD0"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409D0E8D"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1571171</w:t>
            </w:r>
          </w:p>
        </w:tc>
        <w:tc>
          <w:tcPr>
            <w:tcW w:w="1787" w:type="dxa"/>
            <w:tcBorders>
              <w:top w:val="nil"/>
              <w:left w:val="nil"/>
              <w:bottom w:val="single" w:sz="4" w:space="0" w:color="auto"/>
              <w:right w:val="single" w:sz="4" w:space="0" w:color="auto"/>
            </w:tcBorders>
            <w:noWrap/>
            <w:vAlign w:val="bottom"/>
            <w:hideMark/>
          </w:tcPr>
          <w:p w14:paraId="644403D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nil"/>
              <w:left w:val="nil"/>
              <w:bottom w:val="single" w:sz="4" w:space="0" w:color="auto"/>
              <w:right w:val="single" w:sz="4" w:space="0" w:color="auto"/>
            </w:tcBorders>
            <w:noWrap/>
            <w:vAlign w:val="bottom"/>
            <w:hideMark/>
          </w:tcPr>
          <w:p w14:paraId="20557B3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364345">
              <w:rPr>
                <w:rFonts w:ascii="Calibri" w:hAnsi="Calibri" w:cs="Calibri"/>
                <w:color w:val="000000"/>
                <w:sz w:val="24"/>
                <w:szCs w:val="24"/>
                <w:lang w:val="en-IN" w:eastAsia="en-IN"/>
              </w:rPr>
              <w:t>Epad</w:t>
            </w:r>
            <w:proofErr w:type="spellEnd"/>
            <w:r w:rsidRPr="00364345">
              <w:rPr>
                <w:rFonts w:ascii="Calibri" w:hAnsi="Calibri" w:cs="Calibri"/>
                <w:color w:val="000000"/>
                <w:sz w:val="24"/>
                <w:szCs w:val="24"/>
                <w:lang w:val="en-IN" w:eastAsia="en-IN"/>
              </w:rPr>
              <w:t xml:space="preserve"> DK1 - Ask</w:t>
            </w:r>
          </w:p>
        </w:tc>
        <w:tc>
          <w:tcPr>
            <w:tcW w:w="1122" w:type="dxa"/>
            <w:tcBorders>
              <w:top w:val="nil"/>
              <w:left w:val="nil"/>
              <w:bottom w:val="single" w:sz="4" w:space="0" w:color="auto"/>
              <w:right w:val="single" w:sz="4" w:space="0" w:color="auto"/>
            </w:tcBorders>
            <w:noWrap/>
            <w:vAlign w:val="bottom"/>
            <w:hideMark/>
          </w:tcPr>
          <w:p w14:paraId="0A65F5A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048EED3B"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4434F80E"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0F79814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1571161</w:t>
            </w:r>
          </w:p>
        </w:tc>
        <w:tc>
          <w:tcPr>
            <w:tcW w:w="1787" w:type="dxa"/>
            <w:tcBorders>
              <w:top w:val="nil"/>
              <w:left w:val="nil"/>
              <w:bottom w:val="single" w:sz="4" w:space="0" w:color="auto"/>
              <w:right w:val="single" w:sz="4" w:space="0" w:color="auto"/>
            </w:tcBorders>
            <w:noWrap/>
            <w:vAlign w:val="bottom"/>
            <w:hideMark/>
          </w:tcPr>
          <w:p w14:paraId="436197C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nil"/>
              <w:left w:val="nil"/>
              <w:bottom w:val="single" w:sz="4" w:space="0" w:color="auto"/>
              <w:right w:val="single" w:sz="4" w:space="0" w:color="auto"/>
            </w:tcBorders>
            <w:noWrap/>
            <w:vAlign w:val="bottom"/>
            <w:hideMark/>
          </w:tcPr>
          <w:p w14:paraId="120860F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364345">
              <w:rPr>
                <w:rFonts w:ascii="Calibri" w:hAnsi="Calibri" w:cs="Calibri"/>
                <w:color w:val="000000"/>
                <w:sz w:val="24"/>
                <w:szCs w:val="24"/>
                <w:lang w:val="en-IN" w:eastAsia="en-IN"/>
              </w:rPr>
              <w:t>Epad</w:t>
            </w:r>
            <w:proofErr w:type="spellEnd"/>
            <w:r w:rsidRPr="00364345">
              <w:rPr>
                <w:rFonts w:ascii="Calibri" w:hAnsi="Calibri" w:cs="Calibri"/>
                <w:color w:val="000000"/>
                <w:sz w:val="24"/>
                <w:szCs w:val="24"/>
                <w:lang w:val="en-IN" w:eastAsia="en-IN"/>
              </w:rPr>
              <w:t xml:space="preserve"> DK2 - Bid</w:t>
            </w:r>
          </w:p>
        </w:tc>
        <w:tc>
          <w:tcPr>
            <w:tcW w:w="1122" w:type="dxa"/>
            <w:tcBorders>
              <w:top w:val="nil"/>
              <w:left w:val="nil"/>
              <w:bottom w:val="single" w:sz="4" w:space="0" w:color="auto"/>
              <w:right w:val="single" w:sz="4" w:space="0" w:color="auto"/>
            </w:tcBorders>
            <w:noWrap/>
            <w:vAlign w:val="bottom"/>
            <w:hideMark/>
          </w:tcPr>
          <w:p w14:paraId="667DD6D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04A8363A"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7A77D229" w14:textId="77777777" w:rsidTr="00364345">
        <w:trPr>
          <w:trHeight w:val="315"/>
          <w:jc w:val="center"/>
        </w:trPr>
        <w:tc>
          <w:tcPr>
            <w:tcW w:w="925" w:type="dxa"/>
            <w:tcBorders>
              <w:top w:val="single" w:sz="4" w:space="0" w:color="auto"/>
              <w:left w:val="single" w:sz="4" w:space="0" w:color="auto"/>
              <w:bottom w:val="single" w:sz="4" w:space="0" w:color="auto"/>
              <w:right w:val="single" w:sz="4" w:space="0" w:color="auto"/>
            </w:tcBorders>
            <w:noWrap/>
            <w:vAlign w:val="center"/>
            <w:hideMark/>
          </w:tcPr>
          <w:p w14:paraId="3F1D18A3"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1571161</w:t>
            </w:r>
          </w:p>
        </w:tc>
        <w:tc>
          <w:tcPr>
            <w:tcW w:w="1787" w:type="dxa"/>
            <w:tcBorders>
              <w:top w:val="single" w:sz="4" w:space="0" w:color="auto"/>
              <w:left w:val="single" w:sz="4" w:space="0" w:color="auto"/>
              <w:bottom w:val="single" w:sz="4" w:space="0" w:color="auto"/>
              <w:right w:val="single" w:sz="4" w:space="0" w:color="auto"/>
            </w:tcBorders>
            <w:noWrap/>
            <w:vAlign w:val="bottom"/>
            <w:hideMark/>
          </w:tcPr>
          <w:p w14:paraId="5A47001A"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single" w:sz="4" w:space="0" w:color="auto"/>
              <w:left w:val="single" w:sz="4" w:space="0" w:color="auto"/>
              <w:bottom w:val="single" w:sz="4" w:space="0" w:color="auto"/>
              <w:right w:val="single" w:sz="4" w:space="0" w:color="auto"/>
            </w:tcBorders>
            <w:noWrap/>
            <w:vAlign w:val="bottom"/>
            <w:hideMark/>
          </w:tcPr>
          <w:p w14:paraId="70DBCBF2"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364345">
              <w:rPr>
                <w:rFonts w:ascii="Calibri" w:hAnsi="Calibri" w:cs="Calibri"/>
                <w:color w:val="000000"/>
                <w:sz w:val="24"/>
                <w:szCs w:val="24"/>
                <w:lang w:val="en-IN" w:eastAsia="en-IN"/>
              </w:rPr>
              <w:t>Epad</w:t>
            </w:r>
            <w:proofErr w:type="spellEnd"/>
            <w:r w:rsidRPr="00364345">
              <w:rPr>
                <w:rFonts w:ascii="Calibri" w:hAnsi="Calibri" w:cs="Calibri"/>
                <w:color w:val="000000"/>
                <w:sz w:val="24"/>
                <w:szCs w:val="24"/>
                <w:lang w:val="en-IN" w:eastAsia="en-IN"/>
              </w:rPr>
              <w:t xml:space="preserve"> DK2 - Ask</w:t>
            </w:r>
          </w:p>
        </w:tc>
        <w:tc>
          <w:tcPr>
            <w:tcW w:w="1122" w:type="dxa"/>
            <w:tcBorders>
              <w:top w:val="single" w:sz="4" w:space="0" w:color="auto"/>
              <w:left w:val="single" w:sz="4" w:space="0" w:color="auto"/>
              <w:bottom w:val="single" w:sz="4" w:space="0" w:color="auto"/>
              <w:right w:val="single" w:sz="4" w:space="0" w:color="auto"/>
            </w:tcBorders>
            <w:noWrap/>
            <w:vAlign w:val="bottom"/>
            <w:hideMark/>
          </w:tcPr>
          <w:p w14:paraId="3B2BEF5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single" w:sz="4" w:space="0" w:color="auto"/>
              <w:left w:val="single" w:sz="4" w:space="0" w:color="auto"/>
              <w:bottom w:val="single" w:sz="4" w:space="0" w:color="auto"/>
              <w:right w:val="single" w:sz="4" w:space="0" w:color="auto"/>
            </w:tcBorders>
            <w:noWrap/>
            <w:vAlign w:val="center"/>
            <w:hideMark/>
          </w:tcPr>
          <w:p w14:paraId="1F8989CA"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30AB93F5" w14:textId="77777777" w:rsidTr="00364345">
        <w:trPr>
          <w:trHeight w:val="315"/>
          <w:jc w:val="center"/>
        </w:trPr>
        <w:tc>
          <w:tcPr>
            <w:tcW w:w="925" w:type="dxa"/>
            <w:tcBorders>
              <w:top w:val="single" w:sz="4" w:space="0" w:color="auto"/>
              <w:left w:val="single" w:sz="4" w:space="0" w:color="auto"/>
              <w:bottom w:val="single" w:sz="4" w:space="0" w:color="auto"/>
              <w:right w:val="single" w:sz="4" w:space="0" w:color="auto"/>
            </w:tcBorders>
            <w:noWrap/>
            <w:vAlign w:val="center"/>
            <w:hideMark/>
          </w:tcPr>
          <w:p w14:paraId="61C66F8B"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1571231</w:t>
            </w:r>
          </w:p>
        </w:tc>
        <w:tc>
          <w:tcPr>
            <w:tcW w:w="1787" w:type="dxa"/>
            <w:tcBorders>
              <w:top w:val="single" w:sz="4" w:space="0" w:color="auto"/>
              <w:left w:val="single" w:sz="4" w:space="0" w:color="auto"/>
              <w:bottom w:val="single" w:sz="4" w:space="0" w:color="auto"/>
              <w:right w:val="single" w:sz="4" w:space="0" w:color="auto"/>
            </w:tcBorders>
            <w:noWrap/>
            <w:vAlign w:val="bottom"/>
            <w:hideMark/>
          </w:tcPr>
          <w:p w14:paraId="14B2230E"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single" w:sz="4" w:space="0" w:color="auto"/>
              <w:left w:val="single" w:sz="4" w:space="0" w:color="auto"/>
              <w:bottom w:val="single" w:sz="4" w:space="0" w:color="auto"/>
              <w:right w:val="single" w:sz="4" w:space="0" w:color="auto"/>
            </w:tcBorders>
            <w:noWrap/>
            <w:vAlign w:val="bottom"/>
            <w:hideMark/>
          </w:tcPr>
          <w:p w14:paraId="10F797B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System - Bid</w:t>
            </w:r>
          </w:p>
        </w:tc>
        <w:tc>
          <w:tcPr>
            <w:tcW w:w="1122" w:type="dxa"/>
            <w:tcBorders>
              <w:top w:val="single" w:sz="4" w:space="0" w:color="auto"/>
              <w:left w:val="single" w:sz="4" w:space="0" w:color="auto"/>
              <w:bottom w:val="single" w:sz="4" w:space="0" w:color="auto"/>
              <w:right w:val="single" w:sz="4" w:space="0" w:color="auto"/>
            </w:tcBorders>
            <w:noWrap/>
            <w:vAlign w:val="bottom"/>
            <w:hideMark/>
          </w:tcPr>
          <w:p w14:paraId="05843A33"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single" w:sz="4" w:space="0" w:color="auto"/>
              <w:left w:val="single" w:sz="4" w:space="0" w:color="auto"/>
              <w:bottom w:val="single" w:sz="4" w:space="0" w:color="auto"/>
              <w:right w:val="single" w:sz="4" w:space="0" w:color="auto"/>
            </w:tcBorders>
            <w:noWrap/>
            <w:vAlign w:val="center"/>
            <w:hideMark/>
          </w:tcPr>
          <w:p w14:paraId="3CB96D86"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7E3CEDDF" w14:textId="77777777" w:rsidTr="00364345">
        <w:trPr>
          <w:trHeight w:val="315"/>
          <w:jc w:val="center"/>
        </w:trPr>
        <w:tc>
          <w:tcPr>
            <w:tcW w:w="925" w:type="dxa"/>
            <w:tcBorders>
              <w:top w:val="single" w:sz="4" w:space="0" w:color="auto"/>
              <w:left w:val="single" w:sz="4" w:space="0" w:color="auto"/>
              <w:bottom w:val="single" w:sz="4" w:space="0" w:color="auto"/>
              <w:right w:val="single" w:sz="4" w:space="0" w:color="auto"/>
            </w:tcBorders>
            <w:noWrap/>
            <w:vAlign w:val="center"/>
            <w:hideMark/>
          </w:tcPr>
          <w:p w14:paraId="4157F585"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1571231</w:t>
            </w:r>
          </w:p>
        </w:tc>
        <w:tc>
          <w:tcPr>
            <w:tcW w:w="1787" w:type="dxa"/>
            <w:tcBorders>
              <w:top w:val="single" w:sz="4" w:space="0" w:color="auto"/>
              <w:left w:val="single" w:sz="4" w:space="0" w:color="auto"/>
              <w:bottom w:val="single" w:sz="4" w:space="0" w:color="auto"/>
              <w:right w:val="single" w:sz="4" w:space="0" w:color="auto"/>
            </w:tcBorders>
            <w:noWrap/>
            <w:vAlign w:val="bottom"/>
            <w:hideMark/>
          </w:tcPr>
          <w:p w14:paraId="6672CF2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single" w:sz="4" w:space="0" w:color="auto"/>
              <w:left w:val="single" w:sz="4" w:space="0" w:color="auto"/>
              <w:bottom w:val="single" w:sz="4" w:space="0" w:color="auto"/>
              <w:right w:val="single" w:sz="4" w:space="0" w:color="auto"/>
            </w:tcBorders>
            <w:noWrap/>
            <w:vAlign w:val="bottom"/>
            <w:hideMark/>
          </w:tcPr>
          <w:p w14:paraId="5D81CADB"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System - Ask</w:t>
            </w:r>
          </w:p>
        </w:tc>
        <w:tc>
          <w:tcPr>
            <w:tcW w:w="1122" w:type="dxa"/>
            <w:tcBorders>
              <w:top w:val="single" w:sz="4" w:space="0" w:color="auto"/>
              <w:left w:val="single" w:sz="4" w:space="0" w:color="auto"/>
              <w:bottom w:val="single" w:sz="4" w:space="0" w:color="auto"/>
              <w:right w:val="single" w:sz="4" w:space="0" w:color="auto"/>
            </w:tcBorders>
            <w:noWrap/>
            <w:vAlign w:val="bottom"/>
            <w:hideMark/>
          </w:tcPr>
          <w:p w14:paraId="57501C8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single" w:sz="4" w:space="0" w:color="auto"/>
              <w:left w:val="single" w:sz="4" w:space="0" w:color="auto"/>
              <w:bottom w:val="single" w:sz="4" w:space="0" w:color="auto"/>
              <w:right w:val="single" w:sz="4" w:space="0" w:color="auto"/>
            </w:tcBorders>
            <w:noWrap/>
            <w:vAlign w:val="center"/>
            <w:hideMark/>
          </w:tcPr>
          <w:p w14:paraId="3763799B"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A273FFA" w14:textId="77777777" w:rsidTr="00364345">
        <w:trPr>
          <w:trHeight w:val="315"/>
          <w:jc w:val="center"/>
        </w:trPr>
        <w:tc>
          <w:tcPr>
            <w:tcW w:w="925" w:type="dxa"/>
            <w:tcBorders>
              <w:top w:val="single" w:sz="4" w:space="0" w:color="auto"/>
              <w:left w:val="single" w:sz="4" w:space="0" w:color="auto"/>
              <w:bottom w:val="single" w:sz="4" w:space="0" w:color="auto"/>
              <w:right w:val="single" w:sz="4" w:space="0" w:color="auto"/>
            </w:tcBorders>
            <w:noWrap/>
            <w:vAlign w:val="center"/>
            <w:hideMark/>
          </w:tcPr>
          <w:p w14:paraId="027E778E"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lastRenderedPageBreak/>
              <w:t>1573061</w:t>
            </w:r>
          </w:p>
        </w:tc>
        <w:tc>
          <w:tcPr>
            <w:tcW w:w="1787" w:type="dxa"/>
            <w:tcBorders>
              <w:top w:val="single" w:sz="4" w:space="0" w:color="auto"/>
              <w:left w:val="single" w:sz="4" w:space="0" w:color="auto"/>
              <w:bottom w:val="single" w:sz="4" w:space="0" w:color="auto"/>
              <w:right w:val="single" w:sz="4" w:space="0" w:color="auto"/>
            </w:tcBorders>
            <w:noWrap/>
            <w:vAlign w:val="bottom"/>
            <w:hideMark/>
          </w:tcPr>
          <w:p w14:paraId="48BD39A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Commodity Price</w:t>
            </w:r>
          </w:p>
        </w:tc>
        <w:tc>
          <w:tcPr>
            <w:tcW w:w="3165" w:type="dxa"/>
            <w:tcBorders>
              <w:top w:val="single" w:sz="4" w:space="0" w:color="auto"/>
              <w:left w:val="single" w:sz="4" w:space="0" w:color="auto"/>
              <w:bottom w:val="single" w:sz="4" w:space="0" w:color="auto"/>
              <w:right w:val="single" w:sz="4" w:space="0" w:color="auto"/>
            </w:tcBorders>
            <w:noWrap/>
            <w:vAlign w:val="bottom"/>
            <w:hideMark/>
          </w:tcPr>
          <w:p w14:paraId="1E59CF4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Currency EUR/DKK</w:t>
            </w:r>
          </w:p>
        </w:tc>
        <w:tc>
          <w:tcPr>
            <w:tcW w:w="1122" w:type="dxa"/>
            <w:tcBorders>
              <w:top w:val="single" w:sz="4" w:space="0" w:color="auto"/>
              <w:left w:val="single" w:sz="4" w:space="0" w:color="auto"/>
              <w:bottom w:val="single" w:sz="4" w:space="0" w:color="auto"/>
              <w:right w:val="single" w:sz="4" w:space="0" w:color="auto"/>
            </w:tcBorders>
            <w:noWrap/>
            <w:vAlign w:val="bottom"/>
            <w:hideMark/>
          </w:tcPr>
          <w:p w14:paraId="7671C13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EUR/DKK</w:t>
            </w:r>
          </w:p>
        </w:tc>
        <w:tc>
          <w:tcPr>
            <w:tcW w:w="1161" w:type="dxa"/>
            <w:tcBorders>
              <w:top w:val="single" w:sz="4" w:space="0" w:color="auto"/>
              <w:left w:val="single" w:sz="4" w:space="0" w:color="auto"/>
              <w:bottom w:val="single" w:sz="4" w:space="0" w:color="auto"/>
              <w:right w:val="single" w:sz="4" w:space="0" w:color="auto"/>
            </w:tcBorders>
            <w:noWrap/>
            <w:vAlign w:val="center"/>
            <w:hideMark/>
          </w:tcPr>
          <w:p w14:paraId="050D4BF2"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578FBFC" w14:textId="77777777" w:rsidTr="00364345">
        <w:trPr>
          <w:trHeight w:val="315"/>
          <w:jc w:val="center"/>
        </w:trPr>
        <w:tc>
          <w:tcPr>
            <w:tcW w:w="925" w:type="dxa"/>
            <w:tcBorders>
              <w:top w:val="single" w:sz="4" w:space="0" w:color="auto"/>
              <w:left w:val="single" w:sz="4" w:space="0" w:color="auto"/>
              <w:bottom w:val="single" w:sz="4" w:space="0" w:color="auto"/>
              <w:right w:val="single" w:sz="4" w:space="0" w:color="auto"/>
            </w:tcBorders>
            <w:noWrap/>
            <w:vAlign w:val="center"/>
            <w:hideMark/>
          </w:tcPr>
          <w:p w14:paraId="7ECE5B71"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1573081</w:t>
            </w:r>
          </w:p>
        </w:tc>
        <w:tc>
          <w:tcPr>
            <w:tcW w:w="1787" w:type="dxa"/>
            <w:tcBorders>
              <w:top w:val="single" w:sz="4" w:space="0" w:color="auto"/>
              <w:left w:val="single" w:sz="4" w:space="0" w:color="auto"/>
              <w:bottom w:val="single" w:sz="4" w:space="0" w:color="auto"/>
              <w:right w:val="single" w:sz="4" w:space="0" w:color="auto"/>
            </w:tcBorders>
            <w:noWrap/>
            <w:vAlign w:val="bottom"/>
            <w:hideMark/>
          </w:tcPr>
          <w:p w14:paraId="4D970765"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single" w:sz="4" w:space="0" w:color="auto"/>
              <w:left w:val="single" w:sz="4" w:space="0" w:color="auto"/>
              <w:bottom w:val="single" w:sz="4" w:space="0" w:color="auto"/>
              <w:right w:val="single" w:sz="4" w:space="0" w:color="auto"/>
            </w:tcBorders>
            <w:noWrap/>
            <w:vAlign w:val="bottom"/>
            <w:hideMark/>
          </w:tcPr>
          <w:p w14:paraId="36038595"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Validity fee Day 1 - DK1</w:t>
            </w:r>
          </w:p>
        </w:tc>
        <w:tc>
          <w:tcPr>
            <w:tcW w:w="1122" w:type="dxa"/>
            <w:tcBorders>
              <w:top w:val="single" w:sz="4" w:space="0" w:color="auto"/>
              <w:left w:val="single" w:sz="4" w:space="0" w:color="auto"/>
              <w:bottom w:val="single" w:sz="4" w:space="0" w:color="auto"/>
              <w:right w:val="single" w:sz="4" w:space="0" w:color="auto"/>
            </w:tcBorders>
            <w:noWrap/>
            <w:vAlign w:val="bottom"/>
            <w:hideMark/>
          </w:tcPr>
          <w:p w14:paraId="40288171"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single" w:sz="4" w:space="0" w:color="auto"/>
              <w:left w:val="single" w:sz="4" w:space="0" w:color="auto"/>
              <w:bottom w:val="single" w:sz="4" w:space="0" w:color="auto"/>
              <w:right w:val="single" w:sz="4" w:space="0" w:color="auto"/>
            </w:tcBorders>
            <w:noWrap/>
            <w:vAlign w:val="center"/>
            <w:hideMark/>
          </w:tcPr>
          <w:p w14:paraId="6CFA9D7F"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5A4063AE" w14:textId="77777777" w:rsidTr="00364345">
        <w:trPr>
          <w:trHeight w:val="315"/>
          <w:jc w:val="center"/>
        </w:trPr>
        <w:tc>
          <w:tcPr>
            <w:tcW w:w="925" w:type="dxa"/>
            <w:tcBorders>
              <w:top w:val="single" w:sz="4" w:space="0" w:color="auto"/>
              <w:left w:val="single" w:sz="4" w:space="0" w:color="auto"/>
              <w:bottom w:val="single" w:sz="4" w:space="0" w:color="auto"/>
              <w:right w:val="single" w:sz="4" w:space="0" w:color="auto"/>
            </w:tcBorders>
            <w:noWrap/>
            <w:vAlign w:val="center"/>
            <w:hideMark/>
          </w:tcPr>
          <w:p w14:paraId="6D67CD4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1573091</w:t>
            </w:r>
          </w:p>
        </w:tc>
        <w:tc>
          <w:tcPr>
            <w:tcW w:w="1787" w:type="dxa"/>
            <w:tcBorders>
              <w:top w:val="single" w:sz="4" w:space="0" w:color="auto"/>
              <w:left w:val="single" w:sz="4" w:space="0" w:color="auto"/>
              <w:bottom w:val="single" w:sz="4" w:space="0" w:color="auto"/>
              <w:right w:val="single" w:sz="4" w:space="0" w:color="auto"/>
            </w:tcBorders>
            <w:noWrap/>
            <w:vAlign w:val="bottom"/>
            <w:hideMark/>
          </w:tcPr>
          <w:p w14:paraId="423B421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single" w:sz="4" w:space="0" w:color="auto"/>
              <w:left w:val="single" w:sz="4" w:space="0" w:color="auto"/>
              <w:bottom w:val="single" w:sz="4" w:space="0" w:color="auto"/>
              <w:right w:val="single" w:sz="4" w:space="0" w:color="auto"/>
            </w:tcBorders>
            <w:noWrap/>
            <w:vAlign w:val="bottom"/>
            <w:hideMark/>
          </w:tcPr>
          <w:p w14:paraId="7663147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Validity fee Day 1 - DK2</w:t>
            </w:r>
          </w:p>
        </w:tc>
        <w:tc>
          <w:tcPr>
            <w:tcW w:w="1122" w:type="dxa"/>
            <w:tcBorders>
              <w:top w:val="single" w:sz="4" w:space="0" w:color="auto"/>
              <w:left w:val="single" w:sz="4" w:space="0" w:color="auto"/>
              <w:bottom w:val="single" w:sz="4" w:space="0" w:color="auto"/>
              <w:right w:val="single" w:sz="4" w:space="0" w:color="auto"/>
            </w:tcBorders>
            <w:noWrap/>
            <w:vAlign w:val="bottom"/>
            <w:hideMark/>
          </w:tcPr>
          <w:p w14:paraId="521413B5"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single" w:sz="4" w:space="0" w:color="auto"/>
              <w:left w:val="single" w:sz="4" w:space="0" w:color="auto"/>
              <w:bottom w:val="single" w:sz="4" w:space="0" w:color="auto"/>
              <w:right w:val="single" w:sz="4" w:space="0" w:color="auto"/>
            </w:tcBorders>
            <w:noWrap/>
            <w:vAlign w:val="center"/>
            <w:hideMark/>
          </w:tcPr>
          <w:p w14:paraId="6744ECE1"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4DF04943" w14:textId="77777777" w:rsidTr="00364345">
        <w:trPr>
          <w:trHeight w:val="315"/>
          <w:jc w:val="center"/>
        </w:trPr>
        <w:tc>
          <w:tcPr>
            <w:tcW w:w="925" w:type="dxa"/>
            <w:tcBorders>
              <w:top w:val="single" w:sz="4" w:space="0" w:color="auto"/>
              <w:left w:val="single" w:sz="4" w:space="0" w:color="auto"/>
              <w:bottom w:val="single" w:sz="4" w:space="0" w:color="auto"/>
              <w:right w:val="single" w:sz="4" w:space="0" w:color="auto"/>
            </w:tcBorders>
            <w:noWrap/>
            <w:vAlign w:val="center"/>
            <w:hideMark/>
          </w:tcPr>
          <w:p w14:paraId="733CF24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1573081</w:t>
            </w:r>
          </w:p>
        </w:tc>
        <w:tc>
          <w:tcPr>
            <w:tcW w:w="1787" w:type="dxa"/>
            <w:tcBorders>
              <w:top w:val="single" w:sz="4" w:space="0" w:color="auto"/>
              <w:left w:val="nil"/>
              <w:bottom w:val="single" w:sz="4" w:space="0" w:color="auto"/>
              <w:right w:val="single" w:sz="4" w:space="0" w:color="auto"/>
            </w:tcBorders>
            <w:noWrap/>
            <w:vAlign w:val="bottom"/>
            <w:hideMark/>
          </w:tcPr>
          <w:p w14:paraId="0427BFD4"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single" w:sz="4" w:space="0" w:color="auto"/>
              <w:left w:val="nil"/>
              <w:bottom w:val="single" w:sz="4" w:space="0" w:color="auto"/>
              <w:right w:val="single" w:sz="4" w:space="0" w:color="auto"/>
            </w:tcBorders>
            <w:noWrap/>
            <w:vAlign w:val="bottom"/>
            <w:hideMark/>
          </w:tcPr>
          <w:p w14:paraId="03F6CB5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Validity fee Day 2 - DK1</w:t>
            </w:r>
          </w:p>
        </w:tc>
        <w:tc>
          <w:tcPr>
            <w:tcW w:w="1122" w:type="dxa"/>
            <w:tcBorders>
              <w:top w:val="single" w:sz="4" w:space="0" w:color="auto"/>
              <w:left w:val="nil"/>
              <w:bottom w:val="single" w:sz="4" w:space="0" w:color="auto"/>
              <w:right w:val="single" w:sz="4" w:space="0" w:color="auto"/>
            </w:tcBorders>
            <w:noWrap/>
            <w:vAlign w:val="bottom"/>
            <w:hideMark/>
          </w:tcPr>
          <w:p w14:paraId="2DE25E62"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single" w:sz="4" w:space="0" w:color="auto"/>
              <w:left w:val="nil"/>
              <w:bottom w:val="single" w:sz="4" w:space="0" w:color="auto"/>
              <w:right w:val="single" w:sz="4" w:space="0" w:color="auto"/>
            </w:tcBorders>
            <w:noWrap/>
            <w:vAlign w:val="center"/>
            <w:hideMark/>
          </w:tcPr>
          <w:p w14:paraId="604B906B"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096FCA97"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16377ADD"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1573091</w:t>
            </w:r>
          </w:p>
        </w:tc>
        <w:tc>
          <w:tcPr>
            <w:tcW w:w="1787" w:type="dxa"/>
            <w:tcBorders>
              <w:top w:val="nil"/>
              <w:left w:val="nil"/>
              <w:bottom w:val="single" w:sz="4" w:space="0" w:color="auto"/>
              <w:right w:val="single" w:sz="4" w:space="0" w:color="auto"/>
            </w:tcBorders>
            <w:noWrap/>
            <w:vAlign w:val="bottom"/>
            <w:hideMark/>
          </w:tcPr>
          <w:p w14:paraId="69713CDC"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3838B63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Validity fee Day 2 - DK2</w:t>
            </w:r>
          </w:p>
        </w:tc>
        <w:tc>
          <w:tcPr>
            <w:tcW w:w="1122" w:type="dxa"/>
            <w:tcBorders>
              <w:top w:val="nil"/>
              <w:left w:val="nil"/>
              <w:bottom w:val="single" w:sz="4" w:space="0" w:color="auto"/>
              <w:right w:val="single" w:sz="4" w:space="0" w:color="auto"/>
            </w:tcBorders>
            <w:noWrap/>
            <w:vAlign w:val="bottom"/>
            <w:hideMark/>
          </w:tcPr>
          <w:p w14:paraId="72B2295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37E93A56"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90B4807"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20BBB21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1573081</w:t>
            </w:r>
          </w:p>
        </w:tc>
        <w:tc>
          <w:tcPr>
            <w:tcW w:w="1787" w:type="dxa"/>
            <w:tcBorders>
              <w:top w:val="nil"/>
              <w:left w:val="nil"/>
              <w:bottom w:val="single" w:sz="4" w:space="0" w:color="auto"/>
              <w:right w:val="single" w:sz="4" w:space="0" w:color="auto"/>
            </w:tcBorders>
            <w:noWrap/>
            <w:vAlign w:val="bottom"/>
            <w:hideMark/>
          </w:tcPr>
          <w:p w14:paraId="5BAAD3EC"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4390E2D8"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Flex Fee - DK1</w:t>
            </w:r>
          </w:p>
        </w:tc>
        <w:tc>
          <w:tcPr>
            <w:tcW w:w="1122" w:type="dxa"/>
            <w:tcBorders>
              <w:top w:val="nil"/>
              <w:left w:val="nil"/>
              <w:bottom w:val="single" w:sz="4" w:space="0" w:color="auto"/>
              <w:right w:val="single" w:sz="4" w:space="0" w:color="auto"/>
            </w:tcBorders>
            <w:noWrap/>
            <w:vAlign w:val="bottom"/>
            <w:hideMark/>
          </w:tcPr>
          <w:p w14:paraId="285B57B4"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5340690F"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8D021C1"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70D71DBD"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1573091</w:t>
            </w:r>
          </w:p>
        </w:tc>
        <w:tc>
          <w:tcPr>
            <w:tcW w:w="1787" w:type="dxa"/>
            <w:tcBorders>
              <w:top w:val="nil"/>
              <w:left w:val="nil"/>
              <w:bottom w:val="single" w:sz="4" w:space="0" w:color="auto"/>
              <w:right w:val="single" w:sz="4" w:space="0" w:color="auto"/>
            </w:tcBorders>
            <w:noWrap/>
            <w:vAlign w:val="bottom"/>
            <w:hideMark/>
          </w:tcPr>
          <w:p w14:paraId="079CDCC4"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27CDFD7B"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Flex Fee - DK2</w:t>
            </w:r>
          </w:p>
        </w:tc>
        <w:tc>
          <w:tcPr>
            <w:tcW w:w="1122" w:type="dxa"/>
            <w:tcBorders>
              <w:top w:val="nil"/>
              <w:left w:val="nil"/>
              <w:bottom w:val="single" w:sz="4" w:space="0" w:color="auto"/>
              <w:right w:val="single" w:sz="4" w:space="0" w:color="auto"/>
            </w:tcBorders>
            <w:noWrap/>
            <w:vAlign w:val="bottom"/>
            <w:hideMark/>
          </w:tcPr>
          <w:p w14:paraId="24822CF4"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31035B3E"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1283807"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13ABC6DA"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1573081</w:t>
            </w:r>
          </w:p>
        </w:tc>
        <w:tc>
          <w:tcPr>
            <w:tcW w:w="1787" w:type="dxa"/>
            <w:tcBorders>
              <w:top w:val="nil"/>
              <w:left w:val="nil"/>
              <w:bottom w:val="single" w:sz="4" w:space="0" w:color="auto"/>
              <w:right w:val="single" w:sz="4" w:space="0" w:color="auto"/>
            </w:tcBorders>
            <w:noWrap/>
            <w:vAlign w:val="bottom"/>
            <w:hideMark/>
          </w:tcPr>
          <w:p w14:paraId="3FF8559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34F844C4"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Imbalance fee DK1</w:t>
            </w:r>
          </w:p>
        </w:tc>
        <w:tc>
          <w:tcPr>
            <w:tcW w:w="1122" w:type="dxa"/>
            <w:tcBorders>
              <w:top w:val="nil"/>
              <w:left w:val="nil"/>
              <w:bottom w:val="single" w:sz="4" w:space="0" w:color="auto"/>
              <w:right w:val="single" w:sz="4" w:space="0" w:color="auto"/>
            </w:tcBorders>
            <w:noWrap/>
            <w:vAlign w:val="bottom"/>
            <w:hideMark/>
          </w:tcPr>
          <w:p w14:paraId="3372F4E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5C2A6316"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7D4620ED"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5EFA5A1B"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1573091</w:t>
            </w:r>
          </w:p>
        </w:tc>
        <w:tc>
          <w:tcPr>
            <w:tcW w:w="1787" w:type="dxa"/>
            <w:tcBorders>
              <w:top w:val="nil"/>
              <w:left w:val="nil"/>
              <w:bottom w:val="single" w:sz="4" w:space="0" w:color="auto"/>
              <w:right w:val="single" w:sz="4" w:space="0" w:color="auto"/>
            </w:tcBorders>
            <w:noWrap/>
            <w:vAlign w:val="bottom"/>
            <w:hideMark/>
          </w:tcPr>
          <w:p w14:paraId="455F976C"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7F40ED5C"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Imbalance fee DK2</w:t>
            </w:r>
          </w:p>
        </w:tc>
        <w:tc>
          <w:tcPr>
            <w:tcW w:w="1122" w:type="dxa"/>
            <w:tcBorders>
              <w:top w:val="nil"/>
              <w:left w:val="nil"/>
              <w:bottom w:val="single" w:sz="4" w:space="0" w:color="auto"/>
              <w:right w:val="single" w:sz="4" w:space="0" w:color="auto"/>
            </w:tcBorders>
            <w:noWrap/>
            <w:vAlign w:val="bottom"/>
            <w:hideMark/>
          </w:tcPr>
          <w:p w14:paraId="78DEEE8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1B71F163"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B36CDA4"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066A2C9F"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1573071</w:t>
            </w:r>
          </w:p>
        </w:tc>
        <w:tc>
          <w:tcPr>
            <w:tcW w:w="1787" w:type="dxa"/>
            <w:tcBorders>
              <w:top w:val="nil"/>
              <w:left w:val="nil"/>
              <w:bottom w:val="single" w:sz="4" w:space="0" w:color="auto"/>
              <w:right w:val="single" w:sz="4" w:space="0" w:color="auto"/>
            </w:tcBorders>
            <w:noWrap/>
            <w:vAlign w:val="bottom"/>
            <w:hideMark/>
          </w:tcPr>
          <w:p w14:paraId="323E8171"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22F88FF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Trading fee NASDAQ</w:t>
            </w:r>
          </w:p>
        </w:tc>
        <w:tc>
          <w:tcPr>
            <w:tcW w:w="1122" w:type="dxa"/>
            <w:tcBorders>
              <w:top w:val="nil"/>
              <w:left w:val="nil"/>
              <w:bottom w:val="single" w:sz="4" w:space="0" w:color="auto"/>
              <w:right w:val="single" w:sz="4" w:space="0" w:color="auto"/>
            </w:tcBorders>
            <w:noWrap/>
            <w:vAlign w:val="bottom"/>
            <w:hideMark/>
          </w:tcPr>
          <w:p w14:paraId="34B6B365"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600CEEEC"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36835C73"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307BFAB9"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1573071</w:t>
            </w:r>
          </w:p>
        </w:tc>
        <w:tc>
          <w:tcPr>
            <w:tcW w:w="1787" w:type="dxa"/>
            <w:tcBorders>
              <w:top w:val="nil"/>
              <w:left w:val="nil"/>
              <w:bottom w:val="single" w:sz="4" w:space="0" w:color="auto"/>
              <w:right w:val="single" w:sz="4" w:space="0" w:color="auto"/>
            </w:tcBorders>
            <w:noWrap/>
            <w:vAlign w:val="bottom"/>
            <w:hideMark/>
          </w:tcPr>
          <w:p w14:paraId="1F4E65A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1D9E4E0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 xml:space="preserve">Trading fee </w:t>
            </w:r>
            <w:proofErr w:type="spellStart"/>
            <w:r w:rsidRPr="00364345">
              <w:rPr>
                <w:rFonts w:ascii="Calibri" w:hAnsi="Calibri" w:cs="Calibri"/>
                <w:color w:val="000000"/>
                <w:sz w:val="24"/>
                <w:szCs w:val="24"/>
                <w:lang w:val="en-IN" w:eastAsia="en-IN"/>
              </w:rPr>
              <w:t>Nordpool</w:t>
            </w:r>
            <w:proofErr w:type="spellEnd"/>
          </w:p>
        </w:tc>
        <w:tc>
          <w:tcPr>
            <w:tcW w:w="1122" w:type="dxa"/>
            <w:tcBorders>
              <w:top w:val="nil"/>
              <w:left w:val="nil"/>
              <w:bottom w:val="single" w:sz="4" w:space="0" w:color="auto"/>
              <w:right w:val="single" w:sz="4" w:space="0" w:color="auto"/>
            </w:tcBorders>
            <w:noWrap/>
            <w:vAlign w:val="bottom"/>
            <w:hideMark/>
          </w:tcPr>
          <w:p w14:paraId="5D230E6B"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24ED1675"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6A6FE8CE"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687E685D"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1573071</w:t>
            </w:r>
          </w:p>
        </w:tc>
        <w:tc>
          <w:tcPr>
            <w:tcW w:w="1787" w:type="dxa"/>
            <w:tcBorders>
              <w:top w:val="nil"/>
              <w:left w:val="nil"/>
              <w:bottom w:val="single" w:sz="4" w:space="0" w:color="auto"/>
              <w:right w:val="single" w:sz="4" w:space="0" w:color="auto"/>
            </w:tcBorders>
            <w:noWrap/>
            <w:vAlign w:val="bottom"/>
            <w:hideMark/>
          </w:tcPr>
          <w:p w14:paraId="5476A7A7"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670A92C6"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 xml:space="preserve">Annual fee </w:t>
            </w:r>
            <w:proofErr w:type="spellStart"/>
            <w:r w:rsidRPr="00364345">
              <w:rPr>
                <w:rFonts w:ascii="Calibri" w:hAnsi="Calibri" w:cs="Calibri"/>
                <w:color w:val="000000"/>
                <w:sz w:val="24"/>
                <w:szCs w:val="24"/>
                <w:lang w:val="en-IN" w:eastAsia="en-IN"/>
              </w:rPr>
              <w:t>Nordpool</w:t>
            </w:r>
            <w:proofErr w:type="spellEnd"/>
          </w:p>
        </w:tc>
        <w:tc>
          <w:tcPr>
            <w:tcW w:w="1122" w:type="dxa"/>
            <w:tcBorders>
              <w:top w:val="nil"/>
              <w:left w:val="nil"/>
              <w:bottom w:val="single" w:sz="4" w:space="0" w:color="auto"/>
              <w:right w:val="single" w:sz="4" w:space="0" w:color="auto"/>
            </w:tcBorders>
            <w:noWrap/>
            <w:vAlign w:val="bottom"/>
            <w:hideMark/>
          </w:tcPr>
          <w:p w14:paraId="1BAD9F5B"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6EC72F56"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r w:rsidR="00364345" w:rsidRPr="00364345" w14:paraId="31E41FEB" w14:textId="77777777" w:rsidTr="00364345">
        <w:trPr>
          <w:trHeight w:val="315"/>
          <w:jc w:val="center"/>
        </w:trPr>
        <w:tc>
          <w:tcPr>
            <w:tcW w:w="925" w:type="dxa"/>
            <w:tcBorders>
              <w:top w:val="nil"/>
              <w:left w:val="single" w:sz="4" w:space="0" w:color="auto"/>
              <w:bottom w:val="single" w:sz="4" w:space="0" w:color="auto"/>
              <w:right w:val="single" w:sz="4" w:space="0" w:color="auto"/>
            </w:tcBorders>
            <w:noWrap/>
            <w:vAlign w:val="center"/>
            <w:hideMark/>
          </w:tcPr>
          <w:p w14:paraId="62431CB2"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1580701</w:t>
            </w:r>
          </w:p>
        </w:tc>
        <w:tc>
          <w:tcPr>
            <w:tcW w:w="1787" w:type="dxa"/>
            <w:tcBorders>
              <w:top w:val="nil"/>
              <w:left w:val="nil"/>
              <w:bottom w:val="single" w:sz="4" w:space="0" w:color="auto"/>
              <w:right w:val="single" w:sz="4" w:space="0" w:color="auto"/>
            </w:tcBorders>
            <w:noWrap/>
            <w:vAlign w:val="bottom"/>
            <w:hideMark/>
          </w:tcPr>
          <w:p w14:paraId="43B0CE27"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Add on</w:t>
            </w:r>
          </w:p>
        </w:tc>
        <w:tc>
          <w:tcPr>
            <w:tcW w:w="3165" w:type="dxa"/>
            <w:tcBorders>
              <w:top w:val="nil"/>
              <w:left w:val="nil"/>
              <w:bottom w:val="single" w:sz="4" w:space="0" w:color="auto"/>
              <w:right w:val="single" w:sz="4" w:space="0" w:color="auto"/>
            </w:tcBorders>
            <w:noWrap/>
            <w:vAlign w:val="bottom"/>
            <w:hideMark/>
          </w:tcPr>
          <w:p w14:paraId="70E180D0"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proofErr w:type="spellStart"/>
            <w:r w:rsidRPr="00364345">
              <w:rPr>
                <w:rFonts w:ascii="Calibri" w:hAnsi="Calibri" w:cs="Calibri"/>
                <w:color w:val="000000"/>
                <w:sz w:val="24"/>
                <w:szCs w:val="24"/>
                <w:lang w:val="en-IN" w:eastAsia="en-IN"/>
              </w:rPr>
              <w:t>Guarentee</w:t>
            </w:r>
            <w:proofErr w:type="spellEnd"/>
            <w:r w:rsidRPr="00364345">
              <w:rPr>
                <w:rFonts w:ascii="Calibri" w:hAnsi="Calibri" w:cs="Calibri"/>
                <w:color w:val="000000"/>
                <w:sz w:val="24"/>
                <w:szCs w:val="24"/>
                <w:lang w:val="en-IN" w:eastAsia="en-IN"/>
              </w:rPr>
              <w:t xml:space="preserve"> of Origin (EU Wind)</w:t>
            </w:r>
          </w:p>
        </w:tc>
        <w:tc>
          <w:tcPr>
            <w:tcW w:w="1122" w:type="dxa"/>
            <w:tcBorders>
              <w:top w:val="nil"/>
              <w:left w:val="nil"/>
              <w:bottom w:val="single" w:sz="4" w:space="0" w:color="auto"/>
              <w:right w:val="single" w:sz="4" w:space="0" w:color="auto"/>
            </w:tcBorders>
            <w:noWrap/>
            <w:vAlign w:val="bottom"/>
            <w:hideMark/>
          </w:tcPr>
          <w:p w14:paraId="161792D1" w14:textId="77777777" w:rsidR="00364345" w:rsidRPr="00364345" w:rsidRDefault="00364345" w:rsidP="00364345">
            <w:pPr>
              <w:keepLines w:val="0"/>
              <w:overflowPunct/>
              <w:autoSpaceDE/>
              <w:autoSpaceDN/>
              <w:adjustRightInd/>
              <w:spacing w:before="0" w:after="0"/>
              <w:ind w:left="0"/>
              <w:jc w:val="left"/>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EUR/MWh</w:t>
            </w:r>
          </w:p>
        </w:tc>
        <w:tc>
          <w:tcPr>
            <w:tcW w:w="1161" w:type="dxa"/>
            <w:tcBorders>
              <w:top w:val="nil"/>
              <w:left w:val="nil"/>
              <w:bottom w:val="single" w:sz="4" w:space="0" w:color="auto"/>
              <w:right w:val="single" w:sz="4" w:space="0" w:color="auto"/>
            </w:tcBorders>
            <w:noWrap/>
            <w:vAlign w:val="center"/>
            <w:hideMark/>
          </w:tcPr>
          <w:p w14:paraId="21681B18" w14:textId="77777777" w:rsidR="00364345" w:rsidRPr="00364345" w:rsidRDefault="00364345" w:rsidP="00364345">
            <w:pPr>
              <w:keepLines w:val="0"/>
              <w:overflowPunct/>
              <w:autoSpaceDE/>
              <w:autoSpaceDN/>
              <w:adjustRightInd/>
              <w:spacing w:before="0" w:after="0"/>
              <w:ind w:left="0"/>
              <w:jc w:val="center"/>
              <w:textAlignment w:val="auto"/>
              <w:rPr>
                <w:rFonts w:ascii="Calibri" w:hAnsi="Calibri" w:cs="Calibri"/>
                <w:color w:val="000000"/>
                <w:sz w:val="24"/>
                <w:szCs w:val="24"/>
                <w:lang w:val="en-IN" w:eastAsia="en-IN"/>
              </w:rPr>
            </w:pPr>
            <w:r w:rsidRPr="00364345">
              <w:rPr>
                <w:rFonts w:ascii="Calibri" w:hAnsi="Calibri" w:cs="Calibri"/>
                <w:color w:val="000000"/>
                <w:sz w:val="24"/>
                <w:szCs w:val="24"/>
                <w:lang w:val="en-IN" w:eastAsia="en-IN"/>
              </w:rPr>
              <w:t>X</w:t>
            </w:r>
          </w:p>
        </w:tc>
      </w:tr>
    </w:tbl>
    <w:p w14:paraId="38B89432" w14:textId="77777777" w:rsidR="00364345" w:rsidRDefault="00364345" w:rsidP="000120D9">
      <w:pPr>
        <w:ind w:left="0"/>
      </w:pPr>
    </w:p>
    <w:p w14:paraId="37B0DDA7" w14:textId="77777777" w:rsidR="005D740D" w:rsidRDefault="005D740D" w:rsidP="000120D9">
      <w:pPr>
        <w:ind w:left="0"/>
      </w:pPr>
    </w:p>
    <w:p w14:paraId="312B4501" w14:textId="77777777" w:rsidR="00375A0E" w:rsidRDefault="00375A0E" w:rsidP="000120D9">
      <w:pPr>
        <w:ind w:left="0"/>
      </w:pPr>
    </w:p>
    <w:p w14:paraId="64F426D8" w14:textId="77777777" w:rsidR="00375A0E" w:rsidRDefault="00375A0E" w:rsidP="000120D9">
      <w:pPr>
        <w:ind w:left="0"/>
      </w:pPr>
    </w:p>
    <w:p w14:paraId="5323BA0E" w14:textId="20C13FB3" w:rsidR="00364345" w:rsidRPr="009A055A" w:rsidRDefault="00364345" w:rsidP="000120D9">
      <w:pPr>
        <w:ind w:left="0"/>
        <w:rPr>
          <w:b/>
          <w:bCs/>
        </w:rPr>
      </w:pPr>
      <w:r>
        <w:t xml:space="preserve">     </w:t>
      </w:r>
      <w:r w:rsidRPr="009A055A">
        <w:rPr>
          <w:b/>
          <w:bCs/>
        </w:rPr>
        <w:t>Fixed Price</w:t>
      </w:r>
      <w:r w:rsidR="004065F2" w:rsidRPr="009A055A">
        <w:rPr>
          <w:b/>
          <w:bCs/>
        </w:rPr>
        <w:t xml:space="preserve"> Combi</w:t>
      </w:r>
    </w:p>
    <w:p w14:paraId="3AA02B68" w14:textId="6DDDA056" w:rsidR="004065F2" w:rsidRDefault="004065F2" w:rsidP="000120D9">
      <w:pPr>
        <w:ind w:left="0"/>
      </w:pPr>
      <w:r>
        <w:t xml:space="preserve">    </w:t>
      </w:r>
    </w:p>
    <w:tbl>
      <w:tblPr>
        <w:tblW w:w="8700" w:type="dxa"/>
        <w:jc w:val="center"/>
        <w:tblLook w:val="04A0" w:firstRow="1" w:lastRow="0" w:firstColumn="1" w:lastColumn="0" w:noHBand="0" w:noVBand="1"/>
      </w:tblPr>
      <w:tblGrid>
        <w:gridCol w:w="1100"/>
        <w:gridCol w:w="2121"/>
        <w:gridCol w:w="2539"/>
        <w:gridCol w:w="1333"/>
        <w:gridCol w:w="1607"/>
      </w:tblGrid>
      <w:tr w:rsidR="004065F2" w:rsidRPr="004065F2" w14:paraId="6F904A09" w14:textId="77777777" w:rsidTr="004065F2">
        <w:trPr>
          <w:trHeight w:val="315"/>
          <w:jc w:val="center"/>
        </w:trPr>
        <w:tc>
          <w:tcPr>
            <w:tcW w:w="8700" w:type="dxa"/>
            <w:gridSpan w:val="5"/>
            <w:tcBorders>
              <w:top w:val="single" w:sz="4" w:space="0" w:color="auto"/>
              <w:left w:val="single" w:sz="4" w:space="0" w:color="auto"/>
              <w:bottom w:val="single" w:sz="4" w:space="0" w:color="auto"/>
              <w:right w:val="single" w:sz="4" w:space="0" w:color="000000"/>
            </w:tcBorders>
            <w:shd w:val="clear" w:color="000000" w:fill="C0E6F5"/>
            <w:noWrap/>
            <w:vAlign w:val="center"/>
            <w:hideMark/>
          </w:tcPr>
          <w:p w14:paraId="52BB1E90"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b/>
                <w:bCs/>
                <w:color w:val="000000"/>
                <w:sz w:val="24"/>
                <w:szCs w:val="24"/>
                <w:lang w:val="en-IN" w:eastAsia="en-IN"/>
              </w:rPr>
            </w:pPr>
            <w:r w:rsidRPr="004065F2">
              <w:rPr>
                <w:rFonts w:ascii="Calibri" w:hAnsi="Calibri" w:cs="Calibri"/>
                <w:b/>
                <w:bCs/>
                <w:color w:val="000000"/>
                <w:sz w:val="24"/>
                <w:szCs w:val="24"/>
                <w:lang w:val="en-IN" w:eastAsia="en-IN"/>
              </w:rPr>
              <w:t>Price Curve and Power Product Mapping</w:t>
            </w:r>
          </w:p>
        </w:tc>
      </w:tr>
      <w:tr w:rsidR="004065F2" w:rsidRPr="004065F2" w14:paraId="403D7292" w14:textId="77777777" w:rsidTr="004065F2">
        <w:trPr>
          <w:trHeight w:val="630"/>
          <w:jc w:val="center"/>
        </w:trPr>
        <w:tc>
          <w:tcPr>
            <w:tcW w:w="1100" w:type="dxa"/>
            <w:tcBorders>
              <w:top w:val="nil"/>
              <w:left w:val="single" w:sz="4" w:space="0" w:color="auto"/>
              <w:bottom w:val="single" w:sz="4" w:space="0" w:color="auto"/>
              <w:right w:val="single" w:sz="4" w:space="0" w:color="auto"/>
            </w:tcBorders>
            <w:shd w:val="clear" w:color="000000" w:fill="C0E6F5"/>
            <w:noWrap/>
            <w:vAlign w:val="center"/>
            <w:hideMark/>
          </w:tcPr>
          <w:p w14:paraId="0D751F4D"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065F2">
              <w:rPr>
                <w:rFonts w:ascii="Calibri" w:hAnsi="Calibri" w:cs="Calibri"/>
                <w:b/>
                <w:bCs/>
                <w:color w:val="000000"/>
                <w:sz w:val="24"/>
                <w:szCs w:val="24"/>
                <w:lang w:val="en-IN" w:eastAsia="en-IN"/>
              </w:rPr>
              <w:t>ID</w:t>
            </w:r>
          </w:p>
        </w:tc>
        <w:tc>
          <w:tcPr>
            <w:tcW w:w="2121" w:type="dxa"/>
            <w:tcBorders>
              <w:top w:val="nil"/>
              <w:left w:val="nil"/>
              <w:bottom w:val="single" w:sz="4" w:space="0" w:color="auto"/>
              <w:right w:val="single" w:sz="4" w:space="0" w:color="auto"/>
            </w:tcBorders>
            <w:shd w:val="clear" w:color="000000" w:fill="C0E6F5"/>
            <w:noWrap/>
            <w:vAlign w:val="center"/>
            <w:hideMark/>
          </w:tcPr>
          <w:p w14:paraId="613E9354"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065F2">
              <w:rPr>
                <w:rFonts w:ascii="Calibri" w:hAnsi="Calibri" w:cs="Calibri"/>
                <w:b/>
                <w:bCs/>
                <w:color w:val="000000"/>
                <w:sz w:val="24"/>
                <w:szCs w:val="24"/>
                <w:lang w:val="en-IN" w:eastAsia="en-IN"/>
              </w:rPr>
              <w:t>Type</w:t>
            </w:r>
          </w:p>
        </w:tc>
        <w:tc>
          <w:tcPr>
            <w:tcW w:w="2539" w:type="dxa"/>
            <w:tcBorders>
              <w:top w:val="nil"/>
              <w:left w:val="nil"/>
              <w:bottom w:val="single" w:sz="4" w:space="0" w:color="auto"/>
              <w:right w:val="single" w:sz="4" w:space="0" w:color="auto"/>
            </w:tcBorders>
            <w:shd w:val="clear" w:color="000000" w:fill="C0E6F5"/>
            <w:noWrap/>
            <w:vAlign w:val="center"/>
            <w:hideMark/>
          </w:tcPr>
          <w:p w14:paraId="38A6ECDC"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065F2">
              <w:rPr>
                <w:rFonts w:ascii="Calibri" w:hAnsi="Calibri" w:cs="Calibri"/>
                <w:b/>
                <w:bCs/>
                <w:color w:val="000000"/>
                <w:sz w:val="24"/>
                <w:szCs w:val="24"/>
                <w:lang w:val="en-IN" w:eastAsia="en-IN"/>
              </w:rPr>
              <w:t>Name</w:t>
            </w:r>
          </w:p>
        </w:tc>
        <w:tc>
          <w:tcPr>
            <w:tcW w:w="1333" w:type="dxa"/>
            <w:tcBorders>
              <w:top w:val="nil"/>
              <w:left w:val="nil"/>
              <w:bottom w:val="single" w:sz="4" w:space="0" w:color="auto"/>
              <w:right w:val="single" w:sz="4" w:space="0" w:color="auto"/>
            </w:tcBorders>
            <w:shd w:val="clear" w:color="000000" w:fill="C0E6F5"/>
            <w:noWrap/>
            <w:vAlign w:val="center"/>
            <w:hideMark/>
          </w:tcPr>
          <w:p w14:paraId="76D98A9C"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065F2">
              <w:rPr>
                <w:rFonts w:ascii="Calibri" w:hAnsi="Calibri" w:cs="Calibri"/>
                <w:b/>
                <w:bCs/>
                <w:color w:val="000000"/>
                <w:sz w:val="24"/>
                <w:szCs w:val="24"/>
                <w:lang w:val="en-IN" w:eastAsia="en-IN"/>
              </w:rPr>
              <w:t xml:space="preserve">Unit </w:t>
            </w:r>
          </w:p>
        </w:tc>
        <w:tc>
          <w:tcPr>
            <w:tcW w:w="1607" w:type="dxa"/>
            <w:tcBorders>
              <w:top w:val="nil"/>
              <w:left w:val="nil"/>
              <w:bottom w:val="single" w:sz="4" w:space="0" w:color="auto"/>
              <w:right w:val="single" w:sz="4" w:space="0" w:color="auto"/>
            </w:tcBorders>
            <w:shd w:val="clear" w:color="000000" w:fill="C0E6F5"/>
            <w:vAlign w:val="center"/>
            <w:hideMark/>
          </w:tcPr>
          <w:p w14:paraId="12A788F2"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065F2">
              <w:rPr>
                <w:rFonts w:ascii="Calibri" w:hAnsi="Calibri" w:cs="Calibri"/>
                <w:b/>
                <w:bCs/>
                <w:color w:val="000000"/>
                <w:sz w:val="24"/>
                <w:szCs w:val="24"/>
                <w:lang w:val="en-IN" w:eastAsia="en-IN"/>
              </w:rPr>
              <w:t>Fixed Price Combi</w:t>
            </w:r>
          </w:p>
        </w:tc>
      </w:tr>
      <w:tr w:rsidR="004065F2" w:rsidRPr="004065F2" w14:paraId="2306C08E"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10612FE5"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1571171</w:t>
            </w:r>
          </w:p>
        </w:tc>
        <w:tc>
          <w:tcPr>
            <w:tcW w:w="2121" w:type="dxa"/>
            <w:tcBorders>
              <w:top w:val="nil"/>
              <w:left w:val="nil"/>
              <w:bottom w:val="single" w:sz="4" w:space="0" w:color="auto"/>
              <w:right w:val="single" w:sz="4" w:space="0" w:color="auto"/>
            </w:tcBorders>
            <w:noWrap/>
            <w:vAlign w:val="bottom"/>
            <w:hideMark/>
          </w:tcPr>
          <w:p w14:paraId="7B772A65"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Commodity Price</w:t>
            </w:r>
          </w:p>
        </w:tc>
        <w:tc>
          <w:tcPr>
            <w:tcW w:w="2539" w:type="dxa"/>
            <w:tcBorders>
              <w:top w:val="nil"/>
              <w:left w:val="nil"/>
              <w:bottom w:val="single" w:sz="4" w:space="0" w:color="auto"/>
              <w:right w:val="single" w:sz="4" w:space="0" w:color="auto"/>
            </w:tcBorders>
            <w:noWrap/>
            <w:vAlign w:val="bottom"/>
            <w:hideMark/>
          </w:tcPr>
          <w:p w14:paraId="25A26C77"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065F2">
              <w:rPr>
                <w:rFonts w:ascii="Calibri" w:hAnsi="Calibri" w:cs="Calibri"/>
                <w:color w:val="000000"/>
                <w:sz w:val="22"/>
                <w:szCs w:val="22"/>
                <w:lang w:val="en-IN" w:eastAsia="en-IN"/>
              </w:rPr>
              <w:t>Epad</w:t>
            </w:r>
            <w:proofErr w:type="spellEnd"/>
            <w:r w:rsidRPr="004065F2">
              <w:rPr>
                <w:rFonts w:ascii="Calibri" w:hAnsi="Calibri" w:cs="Calibri"/>
                <w:color w:val="000000"/>
                <w:sz w:val="22"/>
                <w:szCs w:val="22"/>
                <w:lang w:val="en-IN" w:eastAsia="en-IN"/>
              </w:rPr>
              <w:t xml:space="preserve"> DK1 - Bid</w:t>
            </w:r>
          </w:p>
        </w:tc>
        <w:tc>
          <w:tcPr>
            <w:tcW w:w="1333" w:type="dxa"/>
            <w:tcBorders>
              <w:top w:val="nil"/>
              <w:left w:val="nil"/>
              <w:bottom w:val="single" w:sz="4" w:space="0" w:color="auto"/>
              <w:right w:val="single" w:sz="4" w:space="0" w:color="auto"/>
            </w:tcBorders>
            <w:noWrap/>
            <w:vAlign w:val="bottom"/>
            <w:hideMark/>
          </w:tcPr>
          <w:p w14:paraId="6327C9CD"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EUR/MWh</w:t>
            </w:r>
          </w:p>
        </w:tc>
        <w:tc>
          <w:tcPr>
            <w:tcW w:w="1607" w:type="dxa"/>
            <w:tcBorders>
              <w:top w:val="nil"/>
              <w:left w:val="nil"/>
              <w:bottom w:val="single" w:sz="4" w:space="0" w:color="auto"/>
              <w:right w:val="single" w:sz="4" w:space="0" w:color="auto"/>
            </w:tcBorders>
            <w:noWrap/>
            <w:vAlign w:val="center"/>
            <w:hideMark/>
          </w:tcPr>
          <w:p w14:paraId="08759CA3"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r w:rsidR="004065F2" w:rsidRPr="004065F2" w14:paraId="1EA03C83"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5515C8EC"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1571171</w:t>
            </w:r>
          </w:p>
        </w:tc>
        <w:tc>
          <w:tcPr>
            <w:tcW w:w="2121" w:type="dxa"/>
            <w:tcBorders>
              <w:top w:val="nil"/>
              <w:left w:val="nil"/>
              <w:bottom w:val="single" w:sz="4" w:space="0" w:color="auto"/>
              <w:right w:val="single" w:sz="4" w:space="0" w:color="auto"/>
            </w:tcBorders>
            <w:noWrap/>
            <w:vAlign w:val="bottom"/>
            <w:hideMark/>
          </w:tcPr>
          <w:p w14:paraId="3FC9EE8F"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Commodity Price</w:t>
            </w:r>
          </w:p>
        </w:tc>
        <w:tc>
          <w:tcPr>
            <w:tcW w:w="2539" w:type="dxa"/>
            <w:tcBorders>
              <w:top w:val="nil"/>
              <w:left w:val="nil"/>
              <w:bottom w:val="single" w:sz="4" w:space="0" w:color="auto"/>
              <w:right w:val="single" w:sz="4" w:space="0" w:color="auto"/>
            </w:tcBorders>
            <w:noWrap/>
            <w:vAlign w:val="bottom"/>
            <w:hideMark/>
          </w:tcPr>
          <w:p w14:paraId="40D1C236"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065F2">
              <w:rPr>
                <w:rFonts w:ascii="Calibri" w:hAnsi="Calibri" w:cs="Calibri"/>
                <w:color w:val="000000"/>
                <w:sz w:val="22"/>
                <w:szCs w:val="22"/>
                <w:lang w:val="en-IN" w:eastAsia="en-IN"/>
              </w:rPr>
              <w:t>Epad</w:t>
            </w:r>
            <w:proofErr w:type="spellEnd"/>
            <w:r w:rsidRPr="004065F2">
              <w:rPr>
                <w:rFonts w:ascii="Calibri" w:hAnsi="Calibri" w:cs="Calibri"/>
                <w:color w:val="000000"/>
                <w:sz w:val="22"/>
                <w:szCs w:val="22"/>
                <w:lang w:val="en-IN" w:eastAsia="en-IN"/>
              </w:rPr>
              <w:t xml:space="preserve"> DK1 - Ask</w:t>
            </w:r>
          </w:p>
        </w:tc>
        <w:tc>
          <w:tcPr>
            <w:tcW w:w="1333" w:type="dxa"/>
            <w:tcBorders>
              <w:top w:val="nil"/>
              <w:left w:val="nil"/>
              <w:bottom w:val="single" w:sz="4" w:space="0" w:color="auto"/>
              <w:right w:val="single" w:sz="4" w:space="0" w:color="auto"/>
            </w:tcBorders>
            <w:noWrap/>
            <w:vAlign w:val="bottom"/>
            <w:hideMark/>
          </w:tcPr>
          <w:p w14:paraId="4A14586D"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EUR/MWh</w:t>
            </w:r>
          </w:p>
        </w:tc>
        <w:tc>
          <w:tcPr>
            <w:tcW w:w="1607" w:type="dxa"/>
            <w:tcBorders>
              <w:top w:val="nil"/>
              <w:left w:val="nil"/>
              <w:bottom w:val="single" w:sz="4" w:space="0" w:color="auto"/>
              <w:right w:val="single" w:sz="4" w:space="0" w:color="auto"/>
            </w:tcBorders>
            <w:noWrap/>
            <w:vAlign w:val="center"/>
            <w:hideMark/>
          </w:tcPr>
          <w:p w14:paraId="09911A07"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r w:rsidR="004065F2" w:rsidRPr="004065F2" w14:paraId="1A0E1083"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043E2963"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1571161</w:t>
            </w:r>
          </w:p>
        </w:tc>
        <w:tc>
          <w:tcPr>
            <w:tcW w:w="2121" w:type="dxa"/>
            <w:tcBorders>
              <w:top w:val="nil"/>
              <w:left w:val="nil"/>
              <w:bottom w:val="single" w:sz="4" w:space="0" w:color="auto"/>
              <w:right w:val="single" w:sz="4" w:space="0" w:color="auto"/>
            </w:tcBorders>
            <w:noWrap/>
            <w:vAlign w:val="bottom"/>
            <w:hideMark/>
          </w:tcPr>
          <w:p w14:paraId="5FC66C7E"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Commodity Price</w:t>
            </w:r>
          </w:p>
        </w:tc>
        <w:tc>
          <w:tcPr>
            <w:tcW w:w="2539" w:type="dxa"/>
            <w:tcBorders>
              <w:top w:val="nil"/>
              <w:left w:val="nil"/>
              <w:bottom w:val="single" w:sz="4" w:space="0" w:color="auto"/>
              <w:right w:val="single" w:sz="4" w:space="0" w:color="auto"/>
            </w:tcBorders>
            <w:noWrap/>
            <w:vAlign w:val="bottom"/>
            <w:hideMark/>
          </w:tcPr>
          <w:p w14:paraId="5A3CFA15"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065F2">
              <w:rPr>
                <w:rFonts w:ascii="Calibri" w:hAnsi="Calibri" w:cs="Calibri"/>
                <w:color w:val="000000"/>
                <w:sz w:val="22"/>
                <w:szCs w:val="22"/>
                <w:lang w:val="en-IN" w:eastAsia="en-IN"/>
              </w:rPr>
              <w:t>Epad</w:t>
            </w:r>
            <w:proofErr w:type="spellEnd"/>
            <w:r w:rsidRPr="004065F2">
              <w:rPr>
                <w:rFonts w:ascii="Calibri" w:hAnsi="Calibri" w:cs="Calibri"/>
                <w:color w:val="000000"/>
                <w:sz w:val="22"/>
                <w:szCs w:val="22"/>
                <w:lang w:val="en-IN" w:eastAsia="en-IN"/>
              </w:rPr>
              <w:t xml:space="preserve"> DK2 - Bid</w:t>
            </w:r>
          </w:p>
        </w:tc>
        <w:tc>
          <w:tcPr>
            <w:tcW w:w="1333" w:type="dxa"/>
            <w:tcBorders>
              <w:top w:val="nil"/>
              <w:left w:val="nil"/>
              <w:bottom w:val="single" w:sz="4" w:space="0" w:color="auto"/>
              <w:right w:val="single" w:sz="4" w:space="0" w:color="auto"/>
            </w:tcBorders>
            <w:noWrap/>
            <w:vAlign w:val="bottom"/>
            <w:hideMark/>
          </w:tcPr>
          <w:p w14:paraId="7052EF70"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EUR/MWh</w:t>
            </w:r>
          </w:p>
        </w:tc>
        <w:tc>
          <w:tcPr>
            <w:tcW w:w="1607" w:type="dxa"/>
            <w:tcBorders>
              <w:top w:val="nil"/>
              <w:left w:val="nil"/>
              <w:bottom w:val="single" w:sz="4" w:space="0" w:color="auto"/>
              <w:right w:val="single" w:sz="4" w:space="0" w:color="auto"/>
            </w:tcBorders>
            <w:noWrap/>
            <w:vAlign w:val="center"/>
            <w:hideMark/>
          </w:tcPr>
          <w:p w14:paraId="38B88689"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r w:rsidR="004065F2" w:rsidRPr="004065F2" w14:paraId="54E65055"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289C23CB"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1571161</w:t>
            </w:r>
          </w:p>
        </w:tc>
        <w:tc>
          <w:tcPr>
            <w:tcW w:w="2121" w:type="dxa"/>
            <w:tcBorders>
              <w:top w:val="nil"/>
              <w:left w:val="nil"/>
              <w:bottom w:val="single" w:sz="4" w:space="0" w:color="auto"/>
              <w:right w:val="single" w:sz="4" w:space="0" w:color="auto"/>
            </w:tcBorders>
            <w:noWrap/>
            <w:vAlign w:val="bottom"/>
            <w:hideMark/>
          </w:tcPr>
          <w:p w14:paraId="0915F10D"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Commodity Price</w:t>
            </w:r>
          </w:p>
        </w:tc>
        <w:tc>
          <w:tcPr>
            <w:tcW w:w="2539" w:type="dxa"/>
            <w:tcBorders>
              <w:top w:val="nil"/>
              <w:left w:val="nil"/>
              <w:bottom w:val="single" w:sz="4" w:space="0" w:color="auto"/>
              <w:right w:val="single" w:sz="4" w:space="0" w:color="auto"/>
            </w:tcBorders>
            <w:noWrap/>
            <w:vAlign w:val="bottom"/>
            <w:hideMark/>
          </w:tcPr>
          <w:p w14:paraId="29CD2C15"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065F2">
              <w:rPr>
                <w:rFonts w:ascii="Calibri" w:hAnsi="Calibri" w:cs="Calibri"/>
                <w:color w:val="000000"/>
                <w:sz w:val="22"/>
                <w:szCs w:val="22"/>
                <w:lang w:val="en-IN" w:eastAsia="en-IN"/>
              </w:rPr>
              <w:t>Epad</w:t>
            </w:r>
            <w:proofErr w:type="spellEnd"/>
            <w:r w:rsidRPr="004065F2">
              <w:rPr>
                <w:rFonts w:ascii="Calibri" w:hAnsi="Calibri" w:cs="Calibri"/>
                <w:color w:val="000000"/>
                <w:sz w:val="22"/>
                <w:szCs w:val="22"/>
                <w:lang w:val="en-IN" w:eastAsia="en-IN"/>
              </w:rPr>
              <w:t xml:space="preserve"> DK2 - Ask</w:t>
            </w:r>
          </w:p>
        </w:tc>
        <w:tc>
          <w:tcPr>
            <w:tcW w:w="1333" w:type="dxa"/>
            <w:tcBorders>
              <w:top w:val="nil"/>
              <w:left w:val="nil"/>
              <w:bottom w:val="single" w:sz="4" w:space="0" w:color="auto"/>
              <w:right w:val="single" w:sz="4" w:space="0" w:color="auto"/>
            </w:tcBorders>
            <w:noWrap/>
            <w:vAlign w:val="bottom"/>
            <w:hideMark/>
          </w:tcPr>
          <w:p w14:paraId="3F20E97C"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EUR/MWh</w:t>
            </w:r>
          </w:p>
        </w:tc>
        <w:tc>
          <w:tcPr>
            <w:tcW w:w="1607" w:type="dxa"/>
            <w:tcBorders>
              <w:top w:val="nil"/>
              <w:left w:val="nil"/>
              <w:bottom w:val="single" w:sz="4" w:space="0" w:color="auto"/>
              <w:right w:val="single" w:sz="4" w:space="0" w:color="auto"/>
            </w:tcBorders>
            <w:noWrap/>
            <w:vAlign w:val="center"/>
            <w:hideMark/>
          </w:tcPr>
          <w:p w14:paraId="6CAA1B4D"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r w:rsidR="004065F2" w:rsidRPr="004065F2" w14:paraId="5C02BE10"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22A4B45B"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1571231</w:t>
            </w:r>
          </w:p>
        </w:tc>
        <w:tc>
          <w:tcPr>
            <w:tcW w:w="2121" w:type="dxa"/>
            <w:tcBorders>
              <w:top w:val="nil"/>
              <w:left w:val="nil"/>
              <w:bottom w:val="single" w:sz="4" w:space="0" w:color="auto"/>
              <w:right w:val="single" w:sz="4" w:space="0" w:color="auto"/>
            </w:tcBorders>
            <w:noWrap/>
            <w:vAlign w:val="bottom"/>
            <w:hideMark/>
          </w:tcPr>
          <w:p w14:paraId="23A7DAFB"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Commodity Price</w:t>
            </w:r>
          </w:p>
        </w:tc>
        <w:tc>
          <w:tcPr>
            <w:tcW w:w="2539" w:type="dxa"/>
            <w:tcBorders>
              <w:top w:val="nil"/>
              <w:left w:val="nil"/>
              <w:bottom w:val="single" w:sz="4" w:space="0" w:color="auto"/>
              <w:right w:val="single" w:sz="4" w:space="0" w:color="auto"/>
            </w:tcBorders>
            <w:noWrap/>
            <w:vAlign w:val="bottom"/>
            <w:hideMark/>
          </w:tcPr>
          <w:p w14:paraId="79889371"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System - Bid</w:t>
            </w:r>
          </w:p>
        </w:tc>
        <w:tc>
          <w:tcPr>
            <w:tcW w:w="1333" w:type="dxa"/>
            <w:tcBorders>
              <w:top w:val="nil"/>
              <w:left w:val="nil"/>
              <w:bottom w:val="single" w:sz="4" w:space="0" w:color="auto"/>
              <w:right w:val="single" w:sz="4" w:space="0" w:color="auto"/>
            </w:tcBorders>
            <w:noWrap/>
            <w:vAlign w:val="bottom"/>
            <w:hideMark/>
          </w:tcPr>
          <w:p w14:paraId="078D421A"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EUR/MWh</w:t>
            </w:r>
          </w:p>
        </w:tc>
        <w:tc>
          <w:tcPr>
            <w:tcW w:w="1607" w:type="dxa"/>
            <w:tcBorders>
              <w:top w:val="nil"/>
              <w:left w:val="nil"/>
              <w:bottom w:val="single" w:sz="4" w:space="0" w:color="auto"/>
              <w:right w:val="single" w:sz="4" w:space="0" w:color="auto"/>
            </w:tcBorders>
            <w:noWrap/>
            <w:vAlign w:val="center"/>
            <w:hideMark/>
          </w:tcPr>
          <w:p w14:paraId="512D9039"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r w:rsidR="004065F2" w:rsidRPr="004065F2" w14:paraId="46CFBD89"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7042401B"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1571231</w:t>
            </w:r>
          </w:p>
        </w:tc>
        <w:tc>
          <w:tcPr>
            <w:tcW w:w="2121" w:type="dxa"/>
            <w:tcBorders>
              <w:top w:val="nil"/>
              <w:left w:val="nil"/>
              <w:bottom w:val="single" w:sz="4" w:space="0" w:color="auto"/>
              <w:right w:val="single" w:sz="4" w:space="0" w:color="auto"/>
            </w:tcBorders>
            <w:noWrap/>
            <w:vAlign w:val="bottom"/>
            <w:hideMark/>
          </w:tcPr>
          <w:p w14:paraId="38A232E9"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Commodity Price</w:t>
            </w:r>
          </w:p>
        </w:tc>
        <w:tc>
          <w:tcPr>
            <w:tcW w:w="2539" w:type="dxa"/>
            <w:tcBorders>
              <w:top w:val="nil"/>
              <w:left w:val="nil"/>
              <w:bottom w:val="single" w:sz="4" w:space="0" w:color="auto"/>
              <w:right w:val="single" w:sz="4" w:space="0" w:color="auto"/>
            </w:tcBorders>
            <w:noWrap/>
            <w:vAlign w:val="bottom"/>
            <w:hideMark/>
          </w:tcPr>
          <w:p w14:paraId="4187EC16"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System - Ask</w:t>
            </w:r>
          </w:p>
        </w:tc>
        <w:tc>
          <w:tcPr>
            <w:tcW w:w="1333" w:type="dxa"/>
            <w:tcBorders>
              <w:top w:val="nil"/>
              <w:left w:val="nil"/>
              <w:bottom w:val="single" w:sz="4" w:space="0" w:color="auto"/>
              <w:right w:val="single" w:sz="4" w:space="0" w:color="auto"/>
            </w:tcBorders>
            <w:noWrap/>
            <w:vAlign w:val="bottom"/>
            <w:hideMark/>
          </w:tcPr>
          <w:p w14:paraId="1678E0DC"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EUR/MWh</w:t>
            </w:r>
          </w:p>
        </w:tc>
        <w:tc>
          <w:tcPr>
            <w:tcW w:w="1607" w:type="dxa"/>
            <w:tcBorders>
              <w:top w:val="nil"/>
              <w:left w:val="nil"/>
              <w:bottom w:val="single" w:sz="4" w:space="0" w:color="auto"/>
              <w:right w:val="single" w:sz="4" w:space="0" w:color="auto"/>
            </w:tcBorders>
            <w:noWrap/>
            <w:vAlign w:val="center"/>
            <w:hideMark/>
          </w:tcPr>
          <w:p w14:paraId="36571BBC"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r w:rsidR="004065F2" w:rsidRPr="004065F2" w14:paraId="1FF1D803"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2AA6FA20"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1573061</w:t>
            </w:r>
          </w:p>
        </w:tc>
        <w:tc>
          <w:tcPr>
            <w:tcW w:w="2121" w:type="dxa"/>
            <w:tcBorders>
              <w:top w:val="nil"/>
              <w:left w:val="nil"/>
              <w:bottom w:val="single" w:sz="4" w:space="0" w:color="auto"/>
              <w:right w:val="single" w:sz="4" w:space="0" w:color="auto"/>
            </w:tcBorders>
            <w:noWrap/>
            <w:vAlign w:val="bottom"/>
            <w:hideMark/>
          </w:tcPr>
          <w:p w14:paraId="62D670CB"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Commodity Price</w:t>
            </w:r>
          </w:p>
        </w:tc>
        <w:tc>
          <w:tcPr>
            <w:tcW w:w="2539" w:type="dxa"/>
            <w:tcBorders>
              <w:top w:val="nil"/>
              <w:left w:val="nil"/>
              <w:bottom w:val="single" w:sz="4" w:space="0" w:color="auto"/>
              <w:right w:val="single" w:sz="4" w:space="0" w:color="auto"/>
            </w:tcBorders>
            <w:noWrap/>
            <w:vAlign w:val="bottom"/>
            <w:hideMark/>
          </w:tcPr>
          <w:p w14:paraId="57B20D69"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Currency EUR/DKK</w:t>
            </w:r>
          </w:p>
        </w:tc>
        <w:tc>
          <w:tcPr>
            <w:tcW w:w="1333" w:type="dxa"/>
            <w:tcBorders>
              <w:top w:val="nil"/>
              <w:left w:val="nil"/>
              <w:bottom w:val="single" w:sz="4" w:space="0" w:color="auto"/>
              <w:right w:val="single" w:sz="4" w:space="0" w:color="auto"/>
            </w:tcBorders>
            <w:noWrap/>
            <w:vAlign w:val="bottom"/>
            <w:hideMark/>
          </w:tcPr>
          <w:p w14:paraId="64B96409"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EUR/DKK</w:t>
            </w:r>
          </w:p>
        </w:tc>
        <w:tc>
          <w:tcPr>
            <w:tcW w:w="1607" w:type="dxa"/>
            <w:tcBorders>
              <w:top w:val="nil"/>
              <w:left w:val="nil"/>
              <w:bottom w:val="single" w:sz="4" w:space="0" w:color="auto"/>
              <w:right w:val="single" w:sz="4" w:space="0" w:color="auto"/>
            </w:tcBorders>
            <w:noWrap/>
            <w:vAlign w:val="center"/>
            <w:hideMark/>
          </w:tcPr>
          <w:p w14:paraId="373FA6E1"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r w:rsidR="004065F2" w:rsidRPr="004065F2" w14:paraId="58CE4E19" w14:textId="77777777" w:rsidTr="004065F2">
        <w:trPr>
          <w:trHeight w:val="300"/>
          <w:jc w:val="center"/>
        </w:trPr>
        <w:tc>
          <w:tcPr>
            <w:tcW w:w="1100" w:type="dxa"/>
            <w:tcBorders>
              <w:top w:val="nil"/>
              <w:left w:val="single" w:sz="4" w:space="0" w:color="auto"/>
              <w:bottom w:val="single" w:sz="4" w:space="0" w:color="auto"/>
              <w:right w:val="single" w:sz="4" w:space="0" w:color="auto"/>
            </w:tcBorders>
            <w:noWrap/>
            <w:vAlign w:val="center"/>
            <w:hideMark/>
          </w:tcPr>
          <w:p w14:paraId="1BF8AF80"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1573071</w:t>
            </w:r>
          </w:p>
        </w:tc>
        <w:tc>
          <w:tcPr>
            <w:tcW w:w="2121" w:type="dxa"/>
            <w:tcBorders>
              <w:top w:val="nil"/>
              <w:left w:val="nil"/>
              <w:bottom w:val="single" w:sz="4" w:space="0" w:color="auto"/>
              <w:right w:val="single" w:sz="4" w:space="0" w:color="auto"/>
            </w:tcBorders>
            <w:noWrap/>
            <w:vAlign w:val="bottom"/>
            <w:hideMark/>
          </w:tcPr>
          <w:p w14:paraId="2E71951F"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Add on</w:t>
            </w:r>
          </w:p>
        </w:tc>
        <w:tc>
          <w:tcPr>
            <w:tcW w:w="2539" w:type="dxa"/>
            <w:tcBorders>
              <w:top w:val="nil"/>
              <w:left w:val="nil"/>
              <w:bottom w:val="single" w:sz="4" w:space="0" w:color="auto"/>
              <w:right w:val="single" w:sz="4" w:space="0" w:color="auto"/>
            </w:tcBorders>
            <w:noWrap/>
            <w:vAlign w:val="bottom"/>
            <w:hideMark/>
          </w:tcPr>
          <w:p w14:paraId="56729503"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Trading fee NASDAQ</w:t>
            </w:r>
          </w:p>
        </w:tc>
        <w:tc>
          <w:tcPr>
            <w:tcW w:w="1333" w:type="dxa"/>
            <w:tcBorders>
              <w:top w:val="nil"/>
              <w:left w:val="nil"/>
              <w:bottom w:val="single" w:sz="4" w:space="0" w:color="auto"/>
              <w:right w:val="single" w:sz="4" w:space="0" w:color="auto"/>
            </w:tcBorders>
            <w:noWrap/>
            <w:vAlign w:val="bottom"/>
            <w:hideMark/>
          </w:tcPr>
          <w:p w14:paraId="04CB6A43" w14:textId="77777777" w:rsidR="004065F2" w:rsidRPr="004065F2" w:rsidRDefault="004065F2" w:rsidP="004065F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EUR/MWh</w:t>
            </w:r>
          </w:p>
        </w:tc>
        <w:tc>
          <w:tcPr>
            <w:tcW w:w="1607" w:type="dxa"/>
            <w:tcBorders>
              <w:top w:val="nil"/>
              <w:left w:val="nil"/>
              <w:bottom w:val="single" w:sz="4" w:space="0" w:color="auto"/>
              <w:right w:val="single" w:sz="4" w:space="0" w:color="auto"/>
            </w:tcBorders>
            <w:noWrap/>
            <w:vAlign w:val="center"/>
            <w:hideMark/>
          </w:tcPr>
          <w:p w14:paraId="0AB83B79" w14:textId="77777777" w:rsidR="004065F2" w:rsidRPr="004065F2" w:rsidRDefault="004065F2" w:rsidP="004065F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065F2">
              <w:rPr>
                <w:rFonts w:ascii="Calibri" w:hAnsi="Calibri" w:cs="Calibri"/>
                <w:color w:val="000000"/>
                <w:sz w:val="22"/>
                <w:szCs w:val="22"/>
                <w:lang w:val="en-IN" w:eastAsia="en-IN"/>
              </w:rPr>
              <w:t>X</w:t>
            </w:r>
          </w:p>
        </w:tc>
      </w:tr>
    </w:tbl>
    <w:p w14:paraId="2510F73C" w14:textId="77777777" w:rsidR="004065F2" w:rsidRDefault="004065F2" w:rsidP="000120D9">
      <w:pPr>
        <w:ind w:left="0"/>
      </w:pPr>
    </w:p>
    <w:p w14:paraId="16C8D20F" w14:textId="77777777" w:rsidR="00375A0E" w:rsidRDefault="00375A0E" w:rsidP="000120D9">
      <w:pPr>
        <w:ind w:left="0"/>
      </w:pPr>
    </w:p>
    <w:p w14:paraId="183383E1" w14:textId="66D1B991" w:rsidR="00364345" w:rsidRPr="009A055A" w:rsidRDefault="009A055A" w:rsidP="000120D9">
      <w:pPr>
        <w:ind w:left="0"/>
        <w:rPr>
          <w:b/>
          <w:bCs/>
        </w:rPr>
      </w:pPr>
      <w:r>
        <w:t xml:space="preserve">  </w:t>
      </w:r>
      <w:r w:rsidR="008E2F9E" w:rsidRPr="009A055A">
        <w:rPr>
          <w:b/>
          <w:bCs/>
        </w:rPr>
        <w:t>Flex Price</w:t>
      </w:r>
    </w:p>
    <w:p w14:paraId="7F073942" w14:textId="77777777" w:rsidR="008E2F9E" w:rsidRDefault="008E2F9E" w:rsidP="000120D9">
      <w:pPr>
        <w:ind w:left="0"/>
      </w:pPr>
    </w:p>
    <w:tbl>
      <w:tblPr>
        <w:tblW w:w="8700" w:type="dxa"/>
        <w:jc w:val="center"/>
        <w:tblLook w:val="04A0" w:firstRow="1" w:lastRow="0" w:firstColumn="1" w:lastColumn="0" w:noHBand="0" w:noVBand="1"/>
      </w:tblPr>
      <w:tblGrid>
        <w:gridCol w:w="997"/>
        <w:gridCol w:w="1880"/>
        <w:gridCol w:w="3328"/>
        <w:gridCol w:w="1181"/>
        <w:gridCol w:w="1336"/>
      </w:tblGrid>
      <w:tr w:rsidR="00DA1EFE" w:rsidRPr="00DA1EFE" w14:paraId="1EA2A5CC" w14:textId="77777777" w:rsidTr="00DA1EFE">
        <w:trPr>
          <w:trHeight w:val="315"/>
          <w:jc w:val="center"/>
        </w:trPr>
        <w:tc>
          <w:tcPr>
            <w:tcW w:w="8700" w:type="dxa"/>
            <w:gridSpan w:val="5"/>
            <w:tcBorders>
              <w:top w:val="single" w:sz="4" w:space="0" w:color="auto"/>
              <w:left w:val="single" w:sz="4" w:space="0" w:color="auto"/>
              <w:bottom w:val="single" w:sz="4" w:space="0" w:color="auto"/>
              <w:right w:val="single" w:sz="4" w:space="0" w:color="000000"/>
            </w:tcBorders>
            <w:shd w:val="clear" w:color="000000" w:fill="C0E6F5"/>
            <w:noWrap/>
            <w:vAlign w:val="center"/>
            <w:hideMark/>
          </w:tcPr>
          <w:p w14:paraId="16BAFDAD"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b/>
                <w:bCs/>
                <w:color w:val="000000"/>
                <w:sz w:val="24"/>
                <w:szCs w:val="24"/>
                <w:lang w:val="en-IN" w:eastAsia="en-IN"/>
              </w:rPr>
            </w:pPr>
            <w:r w:rsidRPr="00DA1EFE">
              <w:rPr>
                <w:rFonts w:ascii="Calibri" w:hAnsi="Calibri" w:cs="Calibri"/>
                <w:b/>
                <w:bCs/>
                <w:color w:val="000000"/>
                <w:sz w:val="24"/>
                <w:szCs w:val="24"/>
                <w:lang w:val="en-IN" w:eastAsia="en-IN"/>
              </w:rPr>
              <w:t>Price Curve and Power Product Mapping</w:t>
            </w:r>
          </w:p>
        </w:tc>
      </w:tr>
      <w:tr w:rsidR="00DA1EFE" w:rsidRPr="00DA1EFE" w14:paraId="68321C31" w14:textId="77777777" w:rsidTr="00DA1EFE">
        <w:trPr>
          <w:trHeight w:val="315"/>
          <w:jc w:val="center"/>
        </w:trPr>
        <w:tc>
          <w:tcPr>
            <w:tcW w:w="975" w:type="dxa"/>
            <w:tcBorders>
              <w:top w:val="nil"/>
              <w:left w:val="single" w:sz="4" w:space="0" w:color="auto"/>
              <w:bottom w:val="single" w:sz="4" w:space="0" w:color="auto"/>
              <w:right w:val="single" w:sz="4" w:space="0" w:color="auto"/>
            </w:tcBorders>
            <w:shd w:val="clear" w:color="000000" w:fill="C0E6F5"/>
            <w:noWrap/>
            <w:vAlign w:val="center"/>
            <w:hideMark/>
          </w:tcPr>
          <w:p w14:paraId="60BF55AE" w14:textId="77777777" w:rsidR="00DA1EFE" w:rsidRPr="00DA1EFE" w:rsidRDefault="00DA1EFE" w:rsidP="00DA1EFE">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A1EFE">
              <w:rPr>
                <w:rFonts w:ascii="Calibri" w:hAnsi="Calibri" w:cs="Calibri"/>
                <w:b/>
                <w:bCs/>
                <w:color w:val="000000"/>
                <w:sz w:val="24"/>
                <w:szCs w:val="24"/>
                <w:lang w:val="en-IN" w:eastAsia="en-IN"/>
              </w:rPr>
              <w:t>ID</w:t>
            </w:r>
          </w:p>
        </w:tc>
        <w:tc>
          <w:tcPr>
            <w:tcW w:w="1880" w:type="dxa"/>
            <w:tcBorders>
              <w:top w:val="nil"/>
              <w:left w:val="nil"/>
              <w:bottom w:val="single" w:sz="4" w:space="0" w:color="auto"/>
              <w:right w:val="single" w:sz="4" w:space="0" w:color="auto"/>
            </w:tcBorders>
            <w:shd w:val="clear" w:color="000000" w:fill="C0E6F5"/>
            <w:noWrap/>
            <w:vAlign w:val="center"/>
            <w:hideMark/>
          </w:tcPr>
          <w:p w14:paraId="2746D47F" w14:textId="77777777" w:rsidR="00DA1EFE" w:rsidRPr="00DA1EFE" w:rsidRDefault="00DA1EFE" w:rsidP="00DA1EFE">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A1EFE">
              <w:rPr>
                <w:rFonts w:ascii="Calibri" w:hAnsi="Calibri" w:cs="Calibri"/>
                <w:b/>
                <w:bCs/>
                <w:color w:val="000000"/>
                <w:sz w:val="24"/>
                <w:szCs w:val="24"/>
                <w:lang w:val="en-IN" w:eastAsia="en-IN"/>
              </w:rPr>
              <w:t>Type</w:t>
            </w:r>
          </w:p>
        </w:tc>
        <w:tc>
          <w:tcPr>
            <w:tcW w:w="3328" w:type="dxa"/>
            <w:tcBorders>
              <w:top w:val="nil"/>
              <w:left w:val="nil"/>
              <w:bottom w:val="single" w:sz="4" w:space="0" w:color="auto"/>
              <w:right w:val="single" w:sz="4" w:space="0" w:color="auto"/>
            </w:tcBorders>
            <w:shd w:val="clear" w:color="000000" w:fill="C0E6F5"/>
            <w:noWrap/>
            <w:vAlign w:val="center"/>
            <w:hideMark/>
          </w:tcPr>
          <w:p w14:paraId="6352CF45" w14:textId="77777777" w:rsidR="00DA1EFE" w:rsidRPr="00DA1EFE" w:rsidRDefault="00DA1EFE" w:rsidP="00DA1EFE">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A1EFE">
              <w:rPr>
                <w:rFonts w:ascii="Calibri" w:hAnsi="Calibri" w:cs="Calibri"/>
                <w:b/>
                <w:bCs/>
                <w:color w:val="000000"/>
                <w:sz w:val="24"/>
                <w:szCs w:val="24"/>
                <w:lang w:val="en-IN" w:eastAsia="en-IN"/>
              </w:rPr>
              <w:t>Name</w:t>
            </w:r>
          </w:p>
        </w:tc>
        <w:tc>
          <w:tcPr>
            <w:tcW w:w="1181" w:type="dxa"/>
            <w:tcBorders>
              <w:top w:val="nil"/>
              <w:left w:val="nil"/>
              <w:bottom w:val="single" w:sz="4" w:space="0" w:color="auto"/>
              <w:right w:val="single" w:sz="4" w:space="0" w:color="auto"/>
            </w:tcBorders>
            <w:shd w:val="clear" w:color="000000" w:fill="C0E6F5"/>
            <w:noWrap/>
            <w:vAlign w:val="center"/>
            <w:hideMark/>
          </w:tcPr>
          <w:p w14:paraId="7AE680AD" w14:textId="77777777" w:rsidR="00DA1EFE" w:rsidRPr="00DA1EFE" w:rsidRDefault="00DA1EFE" w:rsidP="00DA1EFE">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A1EFE">
              <w:rPr>
                <w:rFonts w:ascii="Calibri" w:hAnsi="Calibri" w:cs="Calibri"/>
                <w:b/>
                <w:bCs/>
                <w:color w:val="000000"/>
                <w:sz w:val="24"/>
                <w:szCs w:val="24"/>
                <w:lang w:val="en-IN" w:eastAsia="en-IN"/>
              </w:rPr>
              <w:t xml:space="preserve">Unit </w:t>
            </w:r>
          </w:p>
        </w:tc>
        <w:tc>
          <w:tcPr>
            <w:tcW w:w="1336" w:type="dxa"/>
            <w:tcBorders>
              <w:top w:val="nil"/>
              <w:left w:val="nil"/>
              <w:bottom w:val="single" w:sz="4" w:space="0" w:color="auto"/>
              <w:right w:val="single" w:sz="4" w:space="0" w:color="auto"/>
            </w:tcBorders>
            <w:shd w:val="clear" w:color="000000" w:fill="C0E6F5"/>
            <w:vAlign w:val="center"/>
            <w:hideMark/>
          </w:tcPr>
          <w:p w14:paraId="77E35B4A" w14:textId="77777777" w:rsidR="00DA1EFE" w:rsidRPr="00DA1EFE" w:rsidRDefault="00DA1EFE" w:rsidP="00DA1EFE">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A1EFE">
              <w:rPr>
                <w:rFonts w:ascii="Calibri" w:hAnsi="Calibri" w:cs="Calibri"/>
                <w:b/>
                <w:bCs/>
                <w:color w:val="000000"/>
                <w:sz w:val="24"/>
                <w:szCs w:val="24"/>
                <w:lang w:val="en-IN" w:eastAsia="en-IN"/>
              </w:rPr>
              <w:t>Flex Price</w:t>
            </w:r>
          </w:p>
        </w:tc>
      </w:tr>
      <w:tr w:rsidR="00DA1EFE" w:rsidRPr="00DA1EFE" w14:paraId="3ACBCEEA" w14:textId="77777777" w:rsidTr="00DA1EFE">
        <w:trPr>
          <w:trHeight w:val="300"/>
          <w:jc w:val="center"/>
        </w:trPr>
        <w:tc>
          <w:tcPr>
            <w:tcW w:w="975" w:type="dxa"/>
            <w:tcBorders>
              <w:top w:val="nil"/>
              <w:left w:val="single" w:sz="4" w:space="0" w:color="auto"/>
              <w:bottom w:val="single" w:sz="4" w:space="0" w:color="auto"/>
              <w:right w:val="single" w:sz="4" w:space="0" w:color="auto"/>
            </w:tcBorders>
            <w:noWrap/>
            <w:vAlign w:val="center"/>
            <w:hideMark/>
          </w:tcPr>
          <w:p w14:paraId="65707CCF"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1573061</w:t>
            </w:r>
          </w:p>
        </w:tc>
        <w:tc>
          <w:tcPr>
            <w:tcW w:w="1880" w:type="dxa"/>
            <w:tcBorders>
              <w:top w:val="nil"/>
              <w:left w:val="nil"/>
              <w:bottom w:val="single" w:sz="4" w:space="0" w:color="auto"/>
              <w:right w:val="single" w:sz="4" w:space="0" w:color="auto"/>
            </w:tcBorders>
            <w:noWrap/>
            <w:vAlign w:val="bottom"/>
            <w:hideMark/>
          </w:tcPr>
          <w:p w14:paraId="2770F874"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Commodity Price</w:t>
            </w:r>
          </w:p>
        </w:tc>
        <w:tc>
          <w:tcPr>
            <w:tcW w:w="3328" w:type="dxa"/>
            <w:tcBorders>
              <w:top w:val="nil"/>
              <w:left w:val="nil"/>
              <w:bottom w:val="single" w:sz="4" w:space="0" w:color="auto"/>
              <w:right w:val="single" w:sz="4" w:space="0" w:color="auto"/>
            </w:tcBorders>
            <w:noWrap/>
            <w:vAlign w:val="bottom"/>
            <w:hideMark/>
          </w:tcPr>
          <w:p w14:paraId="33F83928"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Currency EUR/DKK</w:t>
            </w:r>
          </w:p>
        </w:tc>
        <w:tc>
          <w:tcPr>
            <w:tcW w:w="1181" w:type="dxa"/>
            <w:tcBorders>
              <w:top w:val="nil"/>
              <w:left w:val="nil"/>
              <w:bottom w:val="single" w:sz="4" w:space="0" w:color="auto"/>
              <w:right w:val="single" w:sz="4" w:space="0" w:color="auto"/>
            </w:tcBorders>
            <w:noWrap/>
            <w:vAlign w:val="bottom"/>
            <w:hideMark/>
          </w:tcPr>
          <w:p w14:paraId="54B58427"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EUR/DKK</w:t>
            </w:r>
          </w:p>
        </w:tc>
        <w:tc>
          <w:tcPr>
            <w:tcW w:w="1336" w:type="dxa"/>
            <w:tcBorders>
              <w:top w:val="nil"/>
              <w:left w:val="nil"/>
              <w:bottom w:val="single" w:sz="4" w:space="0" w:color="auto"/>
              <w:right w:val="single" w:sz="4" w:space="0" w:color="auto"/>
            </w:tcBorders>
            <w:noWrap/>
            <w:vAlign w:val="center"/>
            <w:hideMark/>
          </w:tcPr>
          <w:p w14:paraId="529BB717" w14:textId="77777777" w:rsidR="00DA1EFE" w:rsidRPr="00DA1EFE" w:rsidRDefault="00DA1EFE" w:rsidP="00DA1EFE">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((x))</w:t>
            </w:r>
          </w:p>
        </w:tc>
      </w:tr>
      <w:tr w:rsidR="00DA1EFE" w:rsidRPr="00DA1EFE" w14:paraId="55E56C1D" w14:textId="77777777" w:rsidTr="00DA1EFE">
        <w:trPr>
          <w:trHeight w:val="300"/>
          <w:jc w:val="center"/>
        </w:trPr>
        <w:tc>
          <w:tcPr>
            <w:tcW w:w="975" w:type="dxa"/>
            <w:tcBorders>
              <w:top w:val="nil"/>
              <w:left w:val="single" w:sz="4" w:space="0" w:color="auto"/>
              <w:bottom w:val="single" w:sz="4" w:space="0" w:color="auto"/>
              <w:right w:val="single" w:sz="4" w:space="0" w:color="auto"/>
            </w:tcBorders>
            <w:noWrap/>
            <w:vAlign w:val="center"/>
            <w:hideMark/>
          </w:tcPr>
          <w:p w14:paraId="37CDAD84"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1580701</w:t>
            </w:r>
          </w:p>
        </w:tc>
        <w:tc>
          <w:tcPr>
            <w:tcW w:w="1880" w:type="dxa"/>
            <w:tcBorders>
              <w:top w:val="nil"/>
              <w:left w:val="nil"/>
              <w:bottom w:val="single" w:sz="4" w:space="0" w:color="auto"/>
              <w:right w:val="single" w:sz="4" w:space="0" w:color="auto"/>
            </w:tcBorders>
            <w:noWrap/>
            <w:vAlign w:val="bottom"/>
            <w:hideMark/>
          </w:tcPr>
          <w:p w14:paraId="688677DE"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Add on</w:t>
            </w:r>
          </w:p>
        </w:tc>
        <w:tc>
          <w:tcPr>
            <w:tcW w:w="3328" w:type="dxa"/>
            <w:tcBorders>
              <w:top w:val="nil"/>
              <w:left w:val="nil"/>
              <w:bottom w:val="single" w:sz="4" w:space="0" w:color="auto"/>
              <w:right w:val="single" w:sz="4" w:space="0" w:color="auto"/>
            </w:tcBorders>
            <w:noWrap/>
            <w:vAlign w:val="bottom"/>
            <w:hideMark/>
          </w:tcPr>
          <w:p w14:paraId="09B17477"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DA1EFE">
              <w:rPr>
                <w:rFonts w:ascii="Calibri" w:hAnsi="Calibri" w:cs="Calibri"/>
                <w:color w:val="000000"/>
                <w:sz w:val="22"/>
                <w:szCs w:val="22"/>
                <w:lang w:val="en-IN" w:eastAsia="en-IN"/>
              </w:rPr>
              <w:t>Guarentee</w:t>
            </w:r>
            <w:proofErr w:type="spellEnd"/>
            <w:r w:rsidRPr="00DA1EFE">
              <w:rPr>
                <w:rFonts w:ascii="Calibri" w:hAnsi="Calibri" w:cs="Calibri"/>
                <w:color w:val="000000"/>
                <w:sz w:val="22"/>
                <w:szCs w:val="22"/>
                <w:lang w:val="en-IN" w:eastAsia="en-IN"/>
              </w:rPr>
              <w:t xml:space="preserve"> of Origin (EU Wind)</w:t>
            </w:r>
          </w:p>
        </w:tc>
        <w:tc>
          <w:tcPr>
            <w:tcW w:w="1181" w:type="dxa"/>
            <w:tcBorders>
              <w:top w:val="nil"/>
              <w:left w:val="nil"/>
              <w:bottom w:val="single" w:sz="4" w:space="0" w:color="auto"/>
              <w:right w:val="single" w:sz="4" w:space="0" w:color="auto"/>
            </w:tcBorders>
            <w:noWrap/>
            <w:vAlign w:val="bottom"/>
            <w:hideMark/>
          </w:tcPr>
          <w:p w14:paraId="77CDB386" w14:textId="77777777" w:rsidR="00DA1EFE" w:rsidRPr="00DA1EFE" w:rsidRDefault="00DA1EFE" w:rsidP="00DA1EFE">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EUR/MWh</w:t>
            </w:r>
          </w:p>
        </w:tc>
        <w:tc>
          <w:tcPr>
            <w:tcW w:w="1336" w:type="dxa"/>
            <w:tcBorders>
              <w:top w:val="nil"/>
              <w:left w:val="nil"/>
              <w:bottom w:val="single" w:sz="4" w:space="0" w:color="auto"/>
              <w:right w:val="single" w:sz="4" w:space="0" w:color="auto"/>
            </w:tcBorders>
            <w:noWrap/>
            <w:vAlign w:val="center"/>
            <w:hideMark/>
          </w:tcPr>
          <w:p w14:paraId="296D01A9" w14:textId="77777777" w:rsidR="00DA1EFE" w:rsidRPr="00DA1EFE" w:rsidRDefault="00DA1EFE" w:rsidP="00DA1EFE">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DA1EFE">
              <w:rPr>
                <w:rFonts w:ascii="Calibri" w:hAnsi="Calibri" w:cs="Calibri"/>
                <w:color w:val="000000"/>
                <w:sz w:val="22"/>
                <w:szCs w:val="22"/>
                <w:lang w:val="en-IN" w:eastAsia="en-IN"/>
              </w:rPr>
              <w:t>X</w:t>
            </w:r>
          </w:p>
        </w:tc>
      </w:tr>
    </w:tbl>
    <w:p w14:paraId="1149EAFD" w14:textId="77777777" w:rsidR="008E2F9E" w:rsidRDefault="008E2F9E" w:rsidP="000120D9">
      <w:pPr>
        <w:ind w:left="0"/>
      </w:pPr>
    </w:p>
    <w:p w14:paraId="1A15CF5B" w14:textId="1933A9A0" w:rsidR="007A7403" w:rsidRPr="009A055A" w:rsidRDefault="009A055A" w:rsidP="000120D9">
      <w:pPr>
        <w:ind w:left="0"/>
        <w:rPr>
          <w:b/>
          <w:bCs/>
        </w:rPr>
      </w:pPr>
      <w:r>
        <w:lastRenderedPageBreak/>
        <w:t xml:space="preserve">    </w:t>
      </w:r>
      <w:r w:rsidR="00B251BE" w:rsidRPr="009A055A">
        <w:rPr>
          <w:b/>
          <w:bCs/>
        </w:rPr>
        <w:t>GO Stand alone</w:t>
      </w:r>
    </w:p>
    <w:p w14:paraId="2C3A1BE5" w14:textId="77777777" w:rsidR="00B251BE" w:rsidRDefault="00B251BE" w:rsidP="000120D9">
      <w:pPr>
        <w:ind w:left="0"/>
      </w:pPr>
    </w:p>
    <w:tbl>
      <w:tblPr>
        <w:tblW w:w="8359" w:type="dxa"/>
        <w:jc w:val="center"/>
        <w:tblLook w:val="04A0" w:firstRow="1" w:lastRow="0" w:firstColumn="1" w:lastColumn="0" w:noHBand="0" w:noVBand="1"/>
      </w:tblPr>
      <w:tblGrid>
        <w:gridCol w:w="997"/>
        <w:gridCol w:w="1707"/>
        <w:gridCol w:w="3150"/>
        <w:gridCol w:w="1169"/>
        <w:gridCol w:w="1336"/>
      </w:tblGrid>
      <w:tr w:rsidR="00B058BD" w:rsidRPr="00B058BD" w14:paraId="5B3EE86C" w14:textId="77777777" w:rsidTr="00A26B67">
        <w:trPr>
          <w:trHeight w:val="315"/>
          <w:jc w:val="center"/>
        </w:trPr>
        <w:tc>
          <w:tcPr>
            <w:tcW w:w="8359" w:type="dxa"/>
            <w:gridSpan w:val="5"/>
            <w:tcBorders>
              <w:top w:val="single" w:sz="4" w:space="0" w:color="auto"/>
              <w:left w:val="single" w:sz="4" w:space="0" w:color="auto"/>
              <w:bottom w:val="single" w:sz="4" w:space="0" w:color="auto"/>
              <w:right w:val="single" w:sz="4" w:space="0" w:color="000000"/>
            </w:tcBorders>
            <w:shd w:val="clear" w:color="000000" w:fill="C0E6F5"/>
            <w:noWrap/>
            <w:vAlign w:val="center"/>
            <w:hideMark/>
          </w:tcPr>
          <w:p w14:paraId="5714FD1B"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b/>
                <w:bCs/>
                <w:color w:val="000000"/>
                <w:sz w:val="24"/>
                <w:szCs w:val="24"/>
                <w:lang w:val="en-IN" w:eastAsia="en-IN"/>
              </w:rPr>
            </w:pPr>
            <w:r w:rsidRPr="00B058BD">
              <w:rPr>
                <w:rFonts w:ascii="Calibri" w:hAnsi="Calibri" w:cs="Calibri"/>
                <w:b/>
                <w:bCs/>
                <w:color w:val="000000"/>
                <w:sz w:val="24"/>
                <w:szCs w:val="24"/>
                <w:lang w:val="en-IN" w:eastAsia="en-IN"/>
              </w:rPr>
              <w:t>Price Curve and Power Product Mapping</w:t>
            </w:r>
          </w:p>
        </w:tc>
      </w:tr>
      <w:tr w:rsidR="00B058BD" w:rsidRPr="00B058BD" w14:paraId="24FC4B97" w14:textId="77777777" w:rsidTr="00A26B67">
        <w:trPr>
          <w:trHeight w:val="315"/>
          <w:jc w:val="center"/>
        </w:trPr>
        <w:tc>
          <w:tcPr>
            <w:tcW w:w="997" w:type="dxa"/>
            <w:tcBorders>
              <w:top w:val="nil"/>
              <w:left w:val="single" w:sz="4" w:space="0" w:color="auto"/>
              <w:bottom w:val="single" w:sz="4" w:space="0" w:color="auto"/>
              <w:right w:val="single" w:sz="4" w:space="0" w:color="auto"/>
            </w:tcBorders>
            <w:shd w:val="clear" w:color="000000" w:fill="C0E6F5"/>
            <w:noWrap/>
            <w:vAlign w:val="center"/>
            <w:hideMark/>
          </w:tcPr>
          <w:p w14:paraId="17675B7E"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B058BD">
              <w:rPr>
                <w:rFonts w:ascii="Calibri" w:hAnsi="Calibri" w:cs="Calibri"/>
                <w:b/>
                <w:bCs/>
                <w:color w:val="000000"/>
                <w:sz w:val="24"/>
                <w:szCs w:val="24"/>
                <w:lang w:val="en-IN" w:eastAsia="en-IN"/>
              </w:rPr>
              <w:t>ID</w:t>
            </w:r>
          </w:p>
        </w:tc>
        <w:tc>
          <w:tcPr>
            <w:tcW w:w="1707" w:type="dxa"/>
            <w:tcBorders>
              <w:top w:val="nil"/>
              <w:left w:val="nil"/>
              <w:bottom w:val="single" w:sz="4" w:space="0" w:color="auto"/>
              <w:right w:val="single" w:sz="4" w:space="0" w:color="auto"/>
            </w:tcBorders>
            <w:shd w:val="clear" w:color="000000" w:fill="C0E6F5"/>
            <w:noWrap/>
            <w:vAlign w:val="center"/>
            <w:hideMark/>
          </w:tcPr>
          <w:p w14:paraId="732DA598"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B058BD">
              <w:rPr>
                <w:rFonts w:ascii="Calibri" w:hAnsi="Calibri" w:cs="Calibri"/>
                <w:b/>
                <w:bCs/>
                <w:color w:val="000000"/>
                <w:sz w:val="24"/>
                <w:szCs w:val="24"/>
                <w:lang w:val="en-IN" w:eastAsia="en-IN"/>
              </w:rPr>
              <w:t>Type</w:t>
            </w:r>
          </w:p>
        </w:tc>
        <w:tc>
          <w:tcPr>
            <w:tcW w:w="3150" w:type="dxa"/>
            <w:tcBorders>
              <w:top w:val="nil"/>
              <w:left w:val="nil"/>
              <w:bottom w:val="single" w:sz="4" w:space="0" w:color="auto"/>
              <w:right w:val="single" w:sz="4" w:space="0" w:color="auto"/>
            </w:tcBorders>
            <w:shd w:val="clear" w:color="000000" w:fill="C0E6F5"/>
            <w:noWrap/>
            <w:vAlign w:val="center"/>
            <w:hideMark/>
          </w:tcPr>
          <w:p w14:paraId="3936BA98"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B058BD">
              <w:rPr>
                <w:rFonts w:ascii="Calibri" w:hAnsi="Calibri" w:cs="Calibri"/>
                <w:b/>
                <w:bCs/>
                <w:color w:val="000000"/>
                <w:sz w:val="24"/>
                <w:szCs w:val="24"/>
                <w:lang w:val="en-IN" w:eastAsia="en-IN"/>
              </w:rPr>
              <w:t>Name</w:t>
            </w:r>
          </w:p>
        </w:tc>
        <w:tc>
          <w:tcPr>
            <w:tcW w:w="1169" w:type="dxa"/>
            <w:tcBorders>
              <w:top w:val="nil"/>
              <w:left w:val="nil"/>
              <w:bottom w:val="single" w:sz="4" w:space="0" w:color="auto"/>
              <w:right w:val="single" w:sz="4" w:space="0" w:color="auto"/>
            </w:tcBorders>
            <w:shd w:val="clear" w:color="000000" w:fill="C0E6F5"/>
            <w:noWrap/>
            <w:vAlign w:val="center"/>
            <w:hideMark/>
          </w:tcPr>
          <w:p w14:paraId="03A13529"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B058BD">
              <w:rPr>
                <w:rFonts w:ascii="Calibri" w:hAnsi="Calibri" w:cs="Calibri"/>
                <w:b/>
                <w:bCs/>
                <w:color w:val="000000"/>
                <w:sz w:val="24"/>
                <w:szCs w:val="24"/>
                <w:lang w:val="en-IN" w:eastAsia="en-IN"/>
              </w:rPr>
              <w:t xml:space="preserve">Unit </w:t>
            </w:r>
          </w:p>
        </w:tc>
        <w:tc>
          <w:tcPr>
            <w:tcW w:w="1336" w:type="dxa"/>
            <w:tcBorders>
              <w:top w:val="nil"/>
              <w:left w:val="nil"/>
              <w:bottom w:val="single" w:sz="4" w:space="0" w:color="auto"/>
              <w:right w:val="single" w:sz="4" w:space="0" w:color="auto"/>
            </w:tcBorders>
            <w:shd w:val="clear" w:color="000000" w:fill="C0E6F5"/>
            <w:vAlign w:val="center"/>
            <w:hideMark/>
          </w:tcPr>
          <w:p w14:paraId="5A811480" w14:textId="6AB4DF8A" w:rsidR="00B058BD" w:rsidRPr="00B058BD" w:rsidRDefault="00A26B67" w:rsidP="00B058B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26B67">
              <w:rPr>
                <w:rFonts w:ascii="Calibri" w:hAnsi="Calibri" w:cs="Calibri"/>
                <w:b/>
                <w:bCs/>
                <w:color w:val="000000"/>
                <w:sz w:val="24"/>
                <w:szCs w:val="24"/>
                <w:lang w:val="en-IN" w:eastAsia="en-IN"/>
              </w:rPr>
              <w:t>GO Stand alone</w:t>
            </w:r>
          </w:p>
        </w:tc>
      </w:tr>
      <w:tr w:rsidR="00B058BD" w:rsidRPr="00B058BD" w14:paraId="66736570" w14:textId="77777777" w:rsidTr="00A26B67">
        <w:trPr>
          <w:trHeight w:val="300"/>
          <w:jc w:val="center"/>
        </w:trPr>
        <w:tc>
          <w:tcPr>
            <w:tcW w:w="997" w:type="dxa"/>
            <w:tcBorders>
              <w:top w:val="nil"/>
              <w:left w:val="single" w:sz="4" w:space="0" w:color="auto"/>
              <w:bottom w:val="single" w:sz="4" w:space="0" w:color="auto"/>
              <w:right w:val="single" w:sz="4" w:space="0" w:color="auto"/>
            </w:tcBorders>
            <w:noWrap/>
            <w:vAlign w:val="center"/>
            <w:hideMark/>
          </w:tcPr>
          <w:p w14:paraId="7DECB891"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1573061</w:t>
            </w:r>
          </w:p>
        </w:tc>
        <w:tc>
          <w:tcPr>
            <w:tcW w:w="1707" w:type="dxa"/>
            <w:tcBorders>
              <w:top w:val="nil"/>
              <w:left w:val="nil"/>
              <w:bottom w:val="single" w:sz="4" w:space="0" w:color="auto"/>
              <w:right w:val="single" w:sz="4" w:space="0" w:color="auto"/>
            </w:tcBorders>
            <w:noWrap/>
            <w:vAlign w:val="center"/>
            <w:hideMark/>
          </w:tcPr>
          <w:p w14:paraId="7D719546"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Commodity Price</w:t>
            </w:r>
          </w:p>
        </w:tc>
        <w:tc>
          <w:tcPr>
            <w:tcW w:w="3150" w:type="dxa"/>
            <w:tcBorders>
              <w:top w:val="nil"/>
              <w:left w:val="nil"/>
              <w:bottom w:val="single" w:sz="4" w:space="0" w:color="auto"/>
              <w:right w:val="single" w:sz="4" w:space="0" w:color="auto"/>
            </w:tcBorders>
            <w:noWrap/>
            <w:vAlign w:val="center"/>
            <w:hideMark/>
          </w:tcPr>
          <w:p w14:paraId="09788F5A"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Currency EUR/DKK</w:t>
            </w:r>
          </w:p>
        </w:tc>
        <w:tc>
          <w:tcPr>
            <w:tcW w:w="1169" w:type="dxa"/>
            <w:tcBorders>
              <w:top w:val="nil"/>
              <w:left w:val="nil"/>
              <w:bottom w:val="single" w:sz="4" w:space="0" w:color="auto"/>
              <w:right w:val="single" w:sz="4" w:space="0" w:color="auto"/>
            </w:tcBorders>
            <w:noWrap/>
            <w:vAlign w:val="center"/>
            <w:hideMark/>
          </w:tcPr>
          <w:p w14:paraId="712018FA"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EUR/DKK</w:t>
            </w:r>
          </w:p>
        </w:tc>
        <w:tc>
          <w:tcPr>
            <w:tcW w:w="1336" w:type="dxa"/>
            <w:tcBorders>
              <w:top w:val="nil"/>
              <w:left w:val="nil"/>
              <w:bottom w:val="single" w:sz="4" w:space="0" w:color="auto"/>
              <w:right w:val="single" w:sz="4" w:space="0" w:color="auto"/>
            </w:tcBorders>
            <w:noWrap/>
            <w:vAlign w:val="center"/>
            <w:hideMark/>
          </w:tcPr>
          <w:p w14:paraId="776B323E"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((x))</w:t>
            </w:r>
          </w:p>
        </w:tc>
      </w:tr>
      <w:tr w:rsidR="00B058BD" w:rsidRPr="00B058BD" w14:paraId="13085237" w14:textId="77777777" w:rsidTr="00A26B67">
        <w:trPr>
          <w:trHeight w:val="300"/>
          <w:jc w:val="center"/>
        </w:trPr>
        <w:tc>
          <w:tcPr>
            <w:tcW w:w="997" w:type="dxa"/>
            <w:tcBorders>
              <w:top w:val="nil"/>
              <w:left w:val="single" w:sz="4" w:space="0" w:color="auto"/>
              <w:bottom w:val="single" w:sz="4" w:space="0" w:color="auto"/>
              <w:right w:val="single" w:sz="4" w:space="0" w:color="auto"/>
            </w:tcBorders>
            <w:noWrap/>
            <w:vAlign w:val="center"/>
            <w:hideMark/>
          </w:tcPr>
          <w:p w14:paraId="74076FB2"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1577301</w:t>
            </w:r>
          </w:p>
        </w:tc>
        <w:tc>
          <w:tcPr>
            <w:tcW w:w="1707" w:type="dxa"/>
            <w:tcBorders>
              <w:top w:val="nil"/>
              <w:left w:val="nil"/>
              <w:bottom w:val="single" w:sz="4" w:space="0" w:color="auto"/>
              <w:right w:val="single" w:sz="4" w:space="0" w:color="auto"/>
            </w:tcBorders>
            <w:noWrap/>
            <w:vAlign w:val="center"/>
            <w:hideMark/>
          </w:tcPr>
          <w:p w14:paraId="5C550316"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Add on</w:t>
            </w:r>
          </w:p>
        </w:tc>
        <w:tc>
          <w:tcPr>
            <w:tcW w:w="3150" w:type="dxa"/>
            <w:tcBorders>
              <w:top w:val="nil"/>
              <w:left w:val="nil"/>
              <w:bottom w:val="single" w:sz="4" w:space="0" w:color="auto"/>
              <w:right w:val="single" w:sz="4" w:space="0" w:color="auto"/>
            </w:tcBorders>
            <w:noWrap/>
            <w:vAlign w:val="center"/>
            <w:hideMark/>
          </w:tcPr>
          <w:p w14:paraId="446453E9" w14:textId="443FC6D3"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Guarantee of Origin (Biomass)</w:t>
            </w:r>
          </w:p>
        </w:tc>
        <w:tc>
          <w:tcPr>
            <w:tcW w:w="1169" w:type="dxa"/>
            <w:tcBorders>
              <w:top w:val="nil"/>
              <w:left w:val="nil"/>
              <w:bottom w:val="single" w:sz="4" w:space="0" w:color="auto"/>
              <w:right w:val="single" w:sz="4" w:space="0" w:color="auto"/>
            </w:tcBorders>
            <w:noWrap/>
            <w:vAlign w:val="center"/>
            <w:hideMark/>
          </w:tcPr>
          <w:p w14:paraId="57F3E138"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EUR/MWh</w:t>
            </w:r>
          </w:p>
        </w:tc>
        <w:tc>
          <w:tcPr>
            <w:tcW w:w="1336" w:type="dxa"/>
            <w:tcBorders>
              <w:top w:val="nil"/>
              <w:left w:val="nil"/>
              <w:bottom w:val="single" w:sz="4" w:space="0" w:color="auto"/>
              <w:right w:val="single" w:sz="4" w:space="0" w:color="auto"/>
            </w:tcBorders>
            <w:noWrap/>
            <w:vAlign w:val="center"/>
            <w:hideMark/>
          </w:tcPr>
          <w:p w14:paraId="4213F770"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X</w:t>
            </w:r>
          </w:p>
        </w:tc>
      </w:tr>
      <w:tr w:rsidR="00B058BD" w:rsidRPr="00B058BD" w14:paraId="6587831B" w14:textId="77777777" w:rsidTr="00A26B67">
        <w:trPr>
          <w:trHeight w:val="600"/>
          <w:jc w:val="center"/>
        </w:trPr>
        <w:tc>
          <w:tcPr>
            <w:tcW w:w="997" w:type="dxa"/>
            <w:tcBorders>
              <w:top w:val="nil"/>
              <w:left w:val="single" w:sz="4" w:space="0" w:color="auto"/>
              <w:bottom w:val="single" w:sz="4" w:space="0" w:color="auto"/>
              <w:right w:val="single" w:sz="4" w:space="0" w:color="auto"/>
            </w:tcBorders>
            <w:noWrap/>
            <w:vAlign w:val="center"/>
            <w:hideMark/>
          </w:tcPr>
          <w:p w14:paraId="4146C93E"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1580241</w:t>
            </w:r>
          </w:p>
        </w:tc>
        <w:tc>
          <w:tcPr>
            <w:tcW w:w="1707" w:type="dxa"/>
            <w:tcBorders>
              <w:top w:val="nil"/>
              <w:left w:val="nil"/>
              <w:bottom w:val="single" w:sz="4" w:space="0" w:color="auto"/>
              <w:right w:val="single" w:sz="4" w:space="0" w:color="auto"/>
            </w:tcBorders>
            <w:noWrap/>
            <w:vAlign w:val="center"/>
            <w:hideMark/>
          </w:tcPr>
          <w:p w14:paraId="53A33161"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Add on</w:t>
            </w:r>
          </w:p>
        </w:tc>
        <w:tc>
          <w:tcPr>
            <w:tcW w:w="3150" w:type="dxa"/>
            <w:tcBorders>
              <w:top w:val="nil"/>
              <w:left w:val="nil"/>
              <w:bottom w:val="single" w:sz="4" w:space="0" w:color="auto"/>
              <w:right w:val="single" w:sz="4" w:space="0" w:color="auto"/>
            </w:tcBorders>
            <w:vAlign w:val="center"/>
            <w:hideMark/>
          </w:tcPr>
          <w:p w14:paraId="36AA389F" w14:textId="787D4B45"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Guarantee of Origin (Renewables 1)</w:t>
            </w:r>
          </w:p>
        </w:tc>
        <w:tc>
          <w:tcPr>
            <w:tcW w:w="1169" w:type="dxa"/>
            <w:tcBorders>
              <w:top w:val="nil"/>
              <w:left w:val="nil"/>
              <w:bottom w:val="single" w:sz="4" w:space="0" w:color="auto"/>
              <w:right w:val="single" w:sz="4" w:space="0" w:color="auto"/>
            </w:tcBorders>
            <w:noWrap/>
            <w:vAlign w:val="center"/>
            <w:hideMark/>
          </w:tcPr>
          <w:p w14:paraId="3B4AF232"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EUR/MWh</w:t>
            </w:r>
          </w:p>
        </w:tc>
        <w:tc>
          <w:tcPr>
            <w:tcW w:w="1336" w:type="dxa"/>
            <w:tcBorders>
              <w:top w:val="nil"/>
              <w:left w:val="nil"/>
              <w:bottom w:val="single" w:sz="4" w:space="0" w:color="auto"/>
              <w:right w:val="single" w:sz="4" w:space="0" w:color="auto"/>
            </w:tcBorders>
            <w:noWrap/>
            <w:vAlign w:val="center"/>
            <w:hideMark/>
          </w:tcPr>
          <w:p w14:paraId="453A381D"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X</w:t>
            </w:r>
          </w:p>
        </w:tc>
      </w:tr>
      <w:tr w:rsidR="00B058BD" w:rsidRPr="00B058BD" w14:paraId="65C73D85" w14:textId="77777777" w:rsidTr="00A26B67">
        <w:trPr>
          <w:trHeight w:val="600"/>
          <w:jc w:val="center"/>
        </w:trPr>
        <w:tc>
          <w:tcPr>
            <w:tcW w:w="997" w:type="dxa"/>
            <w:tcBorders>
              <w:top w:val="nil"/>
              <w:left w:val="single" w:sz="4" w:space="0" w:color="auto"/>
              <w:bottom w:val="single" w:sz="4" w:space="0" w:color="auto"/>
              <w:right w:val="single" w:sz="4" w:space="0" w:color="auto"/>
            </w:tcBorders>
            <w:noWrap/>
            <w:vAlign w:val="center"/>
            <w:hideMark/>
          </w:tcPr>
          <w:p w14:paraId="1ABD8318"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1580251</w:t>
            </w:r>
          </w:p>
        </w:tc>
        <w:tc>
          <w:tcPr>
            <w:tcW w:w="1707" w:type="dxa"/>
            <w:tcBorders>
              <w:top w:val="nil"/>
              <w:left w:val="nil"/>
              <w:bottom w:val="single" w:sz="4" w:space="0" w:color="auto"/>
              <w:right w:val="single" w:sz="4" w:space="0" w:color="auto"/>
            </w:tcBorders>
            <w:noWrap/>
            <w:vAlign w:val="center"/>
            <w:hideMark/>
          </w:tcPr>
          <w:p w14:paraId="735AF2DA"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Add on</w:t>
            </w:r>
          </w:p>
        </w:tc>
        <w:tc>
          <w:tcPr>
            <w:tcW w:w="3150" w:type="dxa"/>
            <w:tcBorders>
              <w:top w:val="nil"/>
              <w:left w:val="nil"/>
              <w:bottom w:val="single" w:sz="4" w:space="0" w:color="auto"/>
              <w:right w:val="single" w:sz="4" w:space="0" w:color="auto"/>
            </w:tcBorders>
            <w:vAlign w:val="center"/>
            <w:hideMark/>
          </w:tcPr>
          <w:p w14:paraId="03238BD0" w14:textId="7A1ADCB9"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Guarantee of Origin (Renewables 2)</w:t>
            </w:r>
          </w:p>
        </w:tc>
        <w:tc>
          <w:tcPr>
            <w:tcW w:w="1169" w:type="dxa"/>
            <w:tcBorders>
              <w:top w:val="nil"/>
              <w:left w:val="nil"/>
              <w:bottom w:val="single" w:sz="4" w:space="0" w:color="auto"/>
              <w:right w:val="single" w:sz="4" w:space="0" w:color="auto"/>
            </w:tcBorders>
            <w:noWrap/>
            <w:vAlign w:val="center"/>
            <w:hideMark/>
          </w:tcPr>
          <w:p w14:paraId="05B74C5C"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EUR/MWh</w:t>
            </w:r>
          </w:p>
        </w:tc>
        <w:tc>
          <w:tcPr>
            <w:tcW w:w="1336" w:type="dxa"/>
            <w:tcBorders>
              <w:top w:val="nil"/>
              <w:left w:val="nil"/>
              <w:bottom w:val="single" w:sz="4" w:space="0" w:color="auto"/>
              <w:right w:val="single" w:sz="4" w:space="0" w:color="auto"/>
            </w:tcBorders>
            <w:noWrap/>
            <w:vAlign w:val="center"/>
            <w:hideMark/>
          </w:tcPr>
          <w:p w14:paraId="63F915D3"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X</w:t>
            </w:r>
          </w:p>
        </w:tc>
      </w:tr>
      <w:tr w:rsidR="00B058BD" w:rsidRPr="00B058BD" w14:paraId="7EE515BC" w14:textId="77777777" w:rsidTr="00A26B67">
        <w:trPr>
          <w:trHeight w:val="300"/>
          <w:jc w:val="center"/>
        </w:trPr>
        <w:tc>
          <w:tcPr>
            <w:tcW w:w="997" w:type="dxa"/>
            <w:tcBorders>
              <w:top w:val="nil"/>
              <w:left w:val="single" w:sz="4" w:space="0" w:color="auto"/>
              <w:bottom w:val="single" w:sz="4" w:space="0" w:color="auto"/>
              <w:right w:val="single" w:sz="4" w:space="0" w:color="auto"/>
            </w:tcBorders>
            <w:noWrap/>
            <w:vAlign w:val="center"/>
            <w:hideMark/>
          </w:tcPr>
          <w:p w14:paraId="27900E3B"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1603671</w:t>
            </w:r>
          </w:p>
        </w:tc>
        <w:tc>
          <w:tcPr>
            <w:tcW w:w="1707" w:type="dxa"/>
            <w:tcBorders>
              <w:top w:val="nil"/>
              <w:left w:val="nil"/>
              <w:bottom w:val="single" w:sz="4" w:space="0" w:color="auto"/>
              <w:right w:val="single" w:sz="4" w:space="0" w:color="auto"/>
            </w:tcBorders>
            <w:noWrap/>
            <w:vAlign w:val="center"/>
            <w:hideMark/>
          </w:tcPr>
          <w:p w14:paraId="5C7EAB06"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Add on</w:t>
            </w:r>
          </w:p>
        </w:tc>
        <w:tc>
          <w:tcPr>
            <w:tcW w:w="3150" w:type="dxa"/>
            <w:tcBorders>
              <w:top w:val="nil"/>
              <w:left w:val="nil"/>
              <w:bottom w:val="single" w:sz="4" w:space="0" w:color="auto"/>
              <w:right w:val="single" w:sz="4" w:space="0" w:color="auto"/>
            </w:tcBorders>
            <w:noWrap/>
            <w:vAlign w:val="center"/>
            <w:hideMark/>
          </w:tcPr>
          <w:p w14:paraId="0273EADD" w14:textId="5AAFCC99"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Guarantee of Origin (DK Wind)</w:t>
            </w:r>
          </w:p>
        </w:tc>
        <w:tc>
          <w:tcPr>
            <w:tcW w:w="1169" w:type="dxa"/>
            <w:tcBorders>
              <w:top w:val="nil"/>
              <w:left w:val="nil"/>
              <w:bottom w:val="single" w:sz="4" w:space="0" w:color="auto"/>
              <w:right w:val="single" w:sz="4" w:space="0" w:color="auto"/>
            </w:tcBorders>
            <w:noWrap/>
            <w:vAlign w:val="center"/>
            <w:hideMark/>
          </w:tcPr>
          <w:p w14:paraId="3405C00E"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EUR/MWh</w:t>
            </w:r>
          </w:p>
        </w:tc>
        <w:tc>
          <w:tcPr>
            <w:tcW w:w="1336" w:type="dxa"/>
            <w:tcBorders>
              <w:top w:val="nil"/>
              <w:left w:val="nil"/>
              <w:bottom w:val="single" w:sz="4" w:space="0" w:color="auto"/>
              <w:right w:val="single" w:sz="4" w:space="0" w:color="auto"/>
            </w:tcBorders>
            <w:noWrap/>
            <w:vAlign w:val="center"/>
            <w:hideMark/>
          </w:tcPr>
          <w:p w14:paraId="5BA5B386"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X</w:t>
            </w:r>
          </w:p>
        </w:tc>
      </w:tr>
      <w:tr w:rsidR="00B058BD" w:rsidRPr="00B058BD" w14:paraId="62114CF2" w14:textId="77777777" w:rsidTr="00A26B67">
        <w:trPr>
          <w:trHeight w:val="300"/>
          <w:jc w:val="center"/>
        </w:trPr>
        <w:tc>
          <w:tcPr>
            <w:tcW w:w="997" w:type="dxa"/>
            <w:tcBorders>
              <w:top w:val="nil"/>
              <w:left w:val="single" w:sz="4" w:space="0" w:color="auto"/>
              <w:bottom w:val="single" w:sz="4" w:space="0" w:color="auto"/>
              <w:right w:val="single" w:sz="4" w:space="0" w:color="auto"/>
            </w:tcBorders>
            <w:noWrap/>
            <w:vAlign w:val="center"/>
            <w:hideMark/>
          </w:tcPr>
          <w:p w14:paraId="357FC961"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1580701</w:t>
            </w:r>
          </w:p>
        </w:tc>
        <w:tc>
          <w:tcPr>
            <w:tcW w:w="1707" w:type="dxa"/>
            <w:tcBorders>
              <w:top w:val="nil"/>
              <w:left w:val="nil"/>
              <w:bottom w:val="single" w:sz="4" w:space="0" w:color="auto"/>
              <w:right w:val="single" w:sz="4" w:space="0" w:color="auto"/>
            </w:tcBorders>
            <w:noWrap/>
            <w:vAlign w:val="center"/>
            <w:hideMark/>
          </w:tcPr>
          <w:p w14:paraId="025D604A"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Add on</w:t>
            </w:r>
          </w:p>
        </w:tc>
        <w:tc>
          <w:tcPr>
            <w:tcW w:w="3150" w:type="dxa"/>
            <w:tcBorders>
              <w:top w:val="nil"/>
              <w:left w:val="nil"/>
              <w:bottom w:val="single" w:sz="4" w:space="0" w:color="auto"/>
              <w:right w:val="single" w:sz="4" w:space="0" w:color="auto"/>
            </w:tcBorders>
            <w:noWrap/>
            <w:vAlign w:val="center"/>
            <w:hideMark/>
          </w:tcPr>
          <w:p w14:paraId="5343A663" w14:textId="7B7F92EA"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Guarantee of Origin (EU Wind)</w:t>
            </w:r>
          </w:p>
        </w:tc>
        <w:tc>
          <w:tcPr>
            <w:tcW w:w="1169" w:type="dxa"/>
            <w:tcBorders>
              <w:top w:val="nil"/>
              <w:left w:val="nil"/>
              <w:bottom w:val="single" w:sz="4" w:space="0" w:color="auto"/>
              <w:right w:val="single" w:sz="4" w:space="0" w:color="auto"/>
            </w:tcBorders>
            <w:noWrap/>
            <w:vAlign w:val="center"/>
            <w:hideMark/>
          </w:tcPr>
          <w:p w14:paraId="655303F3" w14:textId="77777777" w:rsidR="00B058BD" w:rsidRPr="00B058BD" w:rsidRDefault="00B058BD" w:rsidP="00B058B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EUR/MWh</w:t>
            </w:r>
          </w:p>
        </w:tc>
        <w:tc>
          <w:tcPr>
            <w:tcW w:w="1336" w:type="dxa"/>
            <w:tcBorders>
              <w:top w:val="nil"/>
              <w:left w:val="nil"/>
              <w:bottom w:val="single" w:sz="4" w:space="0" w:color="auto"/>
              <w:right w:val="single" w:sz="4" w:space="0" w:color="auto"/>
            </w:tcBorders>
            <w:noWrap/>
            <w:vAlign w:val="center"/>
            <w:hideMark/>
          </w:tcPr>
          <w:p w14:paraId="3CCB65E8" w14:textId="77777777" w:rsidR="00B058BD" w:rsidRPr="00B058BD" w:rsidRDefault="00B058BD" w:rsidP="00B058B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B058BD">
              <w:rPr>
                <w:rFonts w:ascii="Calibri" w:hAnsi="Calibri" w:cs="Calibri"/>
                <w:color w:val="000000"/>
                <w:sz w:val="22"/>
                <w:szCs w:val="22"/>
                <w:lang w:val="en-IN" w:eastAsia="en-IN"/>
              </w:rPr>
              <w:t>X</w:t>
            </w:r>
          </w:p>
        </w:tc>
      </w:tr>
    </w:tbl>
    <w:p w14:paraId="3F324150" w14:textId="77777777" w:rsidR="00B251BE" w:rsidRDefault="00B251BE" w:rsidP="000120D9">
      <w:pPr>
        <w:ind w:left="0"/>
      </w:pPr>
    </w:p>
    <w:p w14:paraId="7F18610C" w14:textId="77777777" w:rsidR="00375A0E" w:rsidRDefault="009A055A" w:rsidP="000120D9">
      <w:pPr>
        <w:ind w:left="0"/>
      </w:pPr>
      <w:r>
        <w:t xml:space="preserve">    </w:t>
      </w:r>
    </w:p>
    <w:p w14:paraId="4974D7AE" w14:textId="77777777" w:rsidR="00375A0E" w:rsidRDefault="00375A0E" w:rsidP="000120D9">
      <w:pPr>
        <w:ind w:left="0"/>
      </w:pPr>
    </w:p>
    <w:p w14:paraId="16885B87" w14:textId="77777777" w:rsidR="00375A0E" w:rsidRDefault="00375A0E" w:rsidP="000120D9">
      <w:pPr>
        <w:ind w:left="0"/>
      </w:pPr>
    </w:p>
    <w:p w14:paraId="1DDCE422" w14:textId="77777777" w:rsidR="00375A0E" w:rsidRDefault="00375A0E" w:rsidP="000120D9">
      <w:pPr>
        <w:ind w:left="0"/>
      </w:pPr>
    </w:p>
    <w:p w14:paraId="39AD60FD" w14:textId="77777777" w:rsidR="00375A0E" w:rsidRDefault="00375A0E" w:rsidP="000120D9">
      <w:pPr>
        <w:ind w:left="0"/>
      </w:pPr>
    </w:p>
    <w:p w14:paraId="26F0C7A4" w14:textId="3E28AE24" w:rsidR="00364345" w:rsidRPr="009A055A" w:rsidRDefault="00FC48FD" w:rsidP="000120D9">
      <w:pPr>
        <w:ind w:left="0"/>
        <w:rPr>
          <w:b/>
          <w:bCs/>
        </w:rPr>
      </w:pPr>
      <w:r w:rsidRPr="009A055A">
        <w:rPr>
          <w:b/>
          <w:bCs/>
        </w:rPr>
        <w:t>Extended payment terms</w:t>
      </w:r>
    </w:p>
    <w:p w14:paraId="79B2AD6B" w14:textId="77777777" w:rsidR="00FC48FD" w:rsidRDefault="00FC48FD" w:rsidP="000120D9">
      <w:pPr>
        <w:ind w:left="0"/>
      </w:pPr>
    </w:p>
    <w:tbl>
      <w:tblPr>
        <w:tblW w:w="8580" w:type="dxa"/>
        <w:jc w:val="center"/>
        <w:tblLook w:val="04A0" w:firstRow="1" w:lastRow="0" w:firstColumn="1" w:lastColumn="0" w:noHBand="0" w:noVBand="1"/>
      </w:tblPr>
      <w:tblGrid>
        <w:gridCol w:w="1030"/>
        <w:gridCol w:w="1985"/>
        <w:gridCol w:w="2460"/>
        <w:gridCol w:w="1247"/>
        <w:gridCol w:w="1858"/>
      </w:tblGrid>
      <w:tr w:rsidR="00A26B67" w:rsidRPr="00A26B67" w14:paraId="2FAA894F" w14:textId="77777777" w:rsidTr="00A26B67">
        <w:trPr>
          <w:trHeight w:val="315"/>
          <w:jc w:val="center"/>
        </w:trPr>
        <w:tc>
          <w:tcPr>
            <w:tcW w:w="8580" w:type="dxa"/>
            <w:gridSpan w:val="5"/>
            <w:tcBorders>
              <w:top w:val="single" w:sz="4" w:space="0" w:color="auto"/>
              <w:left w:val="single" w:sz="4" w:space="0" w:color="auto"/>
              <w:bottom w:val="single" w:sz="4" w:space="0" w:color="auto"/>
              <w:right w:val="single" w:sz="4" w:space="0" w:color="000000"/>
            </w:tcBorders>
            <w:shd w:val="clear" w:color="000000" w:fill="C0E6F5"/>
            <w:noWrap/>
            <w:vAlign w:val="center"/>
            <w:hideMark/>
          </w:tcPr>
          <w:p w14:paraId="24B7865E"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b/>
                <w:bCs/>
                <w:color w:val="000000"/>
                <w:sz w:val="24"/>
                <w:szCs w:val="24"/>
                <w:lang w:val="en-IN" w:eastAsia="en-IN"/>
              </w:rPr>
            </w:pPr>
            <w:r w:rsidRPr="00A26B67">
              <w:rPr>
                <w:rFonts w:ascii="Calibri" w:hAnsi="Calibri" w:cs="Calibri"/>
                <w:b/>
                <w:bCs/>
                <w:color w:val="000000"/>
                <w:sz w:val="24"/>
                <w:szCs w:val="24"/>
                <w:lang w:val="en-IN" w:eastAsia="en-IN"/>
              </w:rPr>
              <w:t>Price Curve and Power Product Mapping</w:t>
            </w:r>
          </w:p>
        </w:tc>
      </w:tr>
      <w:tr w:rsidR="00A26B67" w:rsidRPr="00A26B67" w14:paraId="71EBDB52" w14:textId="77777777" w:rsidTr="00A26B67">
        <w:trPr>
          <w:trHeight w:val="630"/>
          <w:jc w:val="center"/>
        </w:trPr>
        <w:tc>
          <w:tcPr>
            <w:tcW w:w="1030" w:type="dxa"/>
            <w:tcBorders>
              <w:top w:val="nil"/>
              <w:left w:val="single" w:sz="4" w:space="0" w:color="auto"/>
              <w:bottom w:val="single" w:sz="4" w:space="0" w:color="auto"/>
              <w:right w:val="single" w:sz="4" w:space="0" w:color="auto"/>
            </w:tcBorders>
            <w:shd w:val="clear" w:color="000000" w:fill="C0E6F5"/>
            <w:noWrap/>
            <w:vAlign w:val="center"/>
            <w:hideMark/>
          </w:tcPr>
          <w:p w14:paraId="3C626847"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26B67">
              <w:rPr>
                <w:rFonts w:ascii="Calibri" w:hAnsi="Calibri" w:cs="Calibri"/>
                <w:b/>
                <w:bCs/>
                <w:color w:val="000000"/>
                <w:sz w:val="24"/>
                <w:szCs w:val="24"/>
                <w:lang w:val="en-IN" w:eastAsia="en-IN"/>
              </w:rPr>
              <w:t>ID</w:t>
            </w:r>
          </w:p>
        </w:tc>
        <w:tc>
          <w:tcPr>
            <w:tcW w:w="1985" w:type="dxa"/>
            <w:tcBorders>
              <w:top w:val="nil"/>
              <w:left w:val="nil"/>
              <w:bottom w:val="single" w:sz="4" w:space="0" w:color="auto"/>
              <w:right w:val="single" w:sz="4" w:space="0" w:color="auto"/>
            </w:tcBorders>
            <w:shd w:val="clear" w:color="000000" w:fill="C0E6F5"/>
            <w:noWrap/>
            <w:vAlign w:val="center"/>
            <w:hideMark/>
          </w:tcPr>
          <w:p w14:paraId="264737B2"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26B67">
              <w:rPr>
                <w:rFonts w:ascii="Calibri" w:hAnsi="Calibri" w:cs="Calibri"/>
                <w:b/>
                <w:bCs/>
                <w:color w:val="000000"/>
                <w:sz w:val="24"/>
                <w:szCs w:val="24"/>
                <w:lang w:val="en-IN" w:eastAsia="en-IN"/>
              </w:rPr>
              <w:t>Type</w:t>
            </w:r>
          </w:p>
        </w:tc>
        <w:tc>
          <w:tcPr>
            <w:tcW w:w="2460" w:type="dxa"/>
            <w:tcBorders>
              <w:top w:val="nil"/>
              <w:left w:val="nil"/>
              <w:bottom w:val="single" w:sz="4" w:space="0" w:color="auto"/>
              <w:right w:val="single" w:sz="4" w:space="0" w:color="auto"/>
            </w:tcBorders>
            <w:shd w:val="clear" w:color="000000" w:fill="C0E6F5"/>
            <w:noWrap/>
            <w:vAlign w:val="center"/>
            <w:hideMark/>
          </w:tcPr>
          <w:p w14:paraId="15308195"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26B67">
              <w:rPr>
                <w:rFonts w:ascii="Calibri" w:hAnsi="Calibri" w:cs="Calibri"/>
                <w:b/>
                <w:bCs/>
                <w:color w:val="000000"/>
                <w:sz w:val="24"/>
                <w:szCs w:val="24"/>
                <w:lang w:val="en-IN" w:eastAsia="en-IN"/>
              </w:rPr>
              <w:t>Name</w:t>
            </w:r>
          </w:p>
        </w:tc>
        <w:tc>
          <w:tcPr>
            <w:tcW w:w="1247" w:type="dxa"/>
            <w:tcBorders>
              <w:top w:val="nil"/>
              <w:left w:val="nil"/>
              <w:bottom w:val="single" w:sz="4" w:space="0" w:color="auto"/>
              <w:right w:val="single" w:sz="4" w:space="0" w:color="auto"/>
            </w:tcBorders>
            <w:shd w:val="clear" w:color="000000" w:fill="C0E6F5"/>
            <w:noWrap/>
            <w:vAlign w:val="center"/>
            <w:hideMark/>
          </w:tcPr>
          <w:p w14:paraId="00E7E369"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26B67">
              <w:rPr>
                <w:rFonts w:ascii="Calibri" w:hAnsi="Calibri" w:cs="Calibri"/>
                <w:b/>
                <w:bCs/>
                <w:color w:val="000000"/>
                <w:sz w:val="24"/>
                <w:szCs w:val="24"/>
                <w:lang w:val="en-IN" w:eastAsia="en-IN"/>
              </w:rPr>
              <w:t xml:space="preserve">Unit </w:t>
            </w:r>
          </w:p>
        </w:tc>
        <w:tc>
          <w:tcPr>
            <w:tcW w:w="1858" w:type="dxa"/>
            <w:tcBorders>
              <w:top w:val="nil"/>
              <w:left w:val="nil"/>
              <w:bottom w:val="single" w:sz="4" w:space="0" w:color="auto"/>
              <w:right w:val="single" w:sz="4" w:space="0" w:color="auto"/>
            </w:tcBorders>
            <w:shd w:val="clear" w:color="000000" w:fill="C0E6F5"/>
            <w:vAlign w:val="center"/>
            <w:hideMark/>
          </w:tcPr>
          <w:p w14:paraId="5B0BE20C"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26B67">
              <w:rPr>
                <w:rFonts w:ascii="Calibri" w:hAnsi="Calibri" w:cs="Calibri"/>
                <w:b/>
                <w:bCs/>
                <w:color w:val="000000"/>
                <w:sz w:val="24"/>
                <w:szCs w:val="24"/>
                <w:lang w:val="en-IN" w:eastAsia="en-IN"/>
              </w:rPr>
              <w:t>Extended payment terms</w:t>
            </w:r>
          </w:p>
        </w:tc>
      </w:tr>
      <w:tr w:rsidR="00A26B67" w:rsidRPr="00A26B67" w14:paraId="62673433"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0049D2DA"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1571091</w:t>
            </w:r>
          </w:p>
        </w:tc>
        <w:tc>
          <w:tcPr>
            <w:tcW w:w="1985" w:type="dxa"/>
            <w:tcBorders>
              <w:top w:val="nil"/>
              <w:left w:val="nil"/>
              <w:bottom w:val="single" w:sz="4" w:space="0" w:color="auto"/>
              <w:right w:val="single" w:sz="4" w:space="0" w:color="auto"/>
            </w:tcBorders>
            <w:noWrap/>
            <w:vAlign w:val="bottom"/>
            <w:hideMark/>
          </w:tcPr>
          <w:p w14:paraId="2B2AA4A0"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1DFA6725"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Peak DK1 - Bid</w:t>
            </w:r>
          </w:p>
        </w:tc>
        <w:tc>
          <w:tcPr>
            <w:tcW w:w="1247" w:type="dxa"/>
            <w:tcBorders>
              <w:top w:val="nil"/>
              <w:left w:val="nil"/>
              <w:bottom w:val="single" w:sz="4" w:space="0" w:color="auto"/>
              <w:right w:val="single" w:sz="4" w:space="0" w:color="auto"/>
            </w:tcBorders>
            <w:noWrap/>
            <w:vAlign w:val="bottom"/>
            <w:hideMark/>
          </w:tcPr>
          <w:p w14:paraId="2A53B036"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679BE32D"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2A35503D"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2C4A7639"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1571091</w:t>
            </w:r>
          </w:p>
        </w:tc>
        <w:tc>
          <w:tcPr>
            <w:tcW w:w="1985" w:type="dxa"/>
            <w:tcBorders>
              <w:top w:val="nil"/>
              <w:left w:val="nil"/>
              <w:bottom w:val="single" w:sz="4" w:space="0" w:color="auto"/>
              <w:right w:val="single" w:sz="4" w:space="0" w:color="auto"/>
            </w:tcBorders>
            <w:noWrap/>
            <w:vAlign w:val="bottom"/>
            <w:hideMark/>
          </w:tcPr>
          <w:p w14:paraId="3FA63F8D"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67E0CBB4"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Peak DK1 - Ask</w:t>
            </w:r>
          </w:p>
        </w:tc>
        <w:tc>
          <w:tcPr>
            <w:tcW w:w="1247" w:type="dxa"/>
            <w:tcBorders>
              <w:top w:val="nil"/>
              <w:left w:val="nil"/>
              <w:bottom w:val="single" w:sz="4" w:space="0" w:color="auto"/>
              <w:right w:val="single" w:sz="4" w:space="0" w:color="auto"/>
            </w:tcBorders>
            <w:noWrap/>
            <w:vAlign w:val="bottom"/>
            <w:hideMark/>
          </w:tcPr>
          <w:p w14:paraId="35F39D2C"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5DE16039"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40199203"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5A53EC5B"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1571081</w:t>
            </w:r>
          </w:p>
        </w:tc>
        <w:tc>
          <w:tcPr>
            <w:tcW w:w="1985" w:type="dxa"/>
            <w:tcBorders>
              <w:top w:val="nil"/>
              <w:left w:val="nil"/>
              <w:bottom w:val="single" w:sz="4" w:space="0" w:color="auto"/>
              <w:right w:val="single" w:sz="4" w:space="0" w:color="auto"/>
            </w:tcBorders>
            <w:noWrap/>
            <w:vAlign w:val="bottom"/>
            <w:hideMark/>
          </w:tcPr>
          <w:p w14:paraId="609F41BD"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58A9D1F7"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Peak DK2 - Bid</w:t>
            </w:r>
          </w:p>
        </w:tc>
        <w:tc>
          <w:tcPr>
            <w:tcW w:w="1247" w:type="dxa"/>
            <w:tcBorders>
              <w:top w:val="nil"/>
              <w:left w:val="nil"/>
              <w:bottom w:val="single" w:sz="4" w:space="0" w:color="auto"/>
              <w:right w:val="single" w:sz="4" w:space="0" w:color="auto"/>
            </w:tcBorders>
            <w:noWrap/>
            <w:vAlign w:val="bottom"/>
            <w:hideMark/>
          </w:tcPr>
          <w:p w14:paraId="05E8D690"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507C0005"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652EF9E5"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300360E5"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1571081</w:t>
            </w:r>
          </w:p>
        </w:tc>
        <w:tc>
          <w:tcPr>
            <w:tcW w:w="1985" w:type="dxa"/>
            <w:tcBorders>
              <w:top w:val="nil"/>
              <w:left w:val="nil"/>
              <w:bottom w:val="single" w:sz="4" w:space="0" w:color="auto"/>
              <w:right w:val="single" w:sz="4" w:space="0" w:color="auto"/>
            </w:tcBorders>
            <w:noWrap/>
            <w:vAlign w:val="bottom"/>
            <w:hideMark/>
          </w:tcPr>
          <w:p w14:paraId="0CA908F0"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4BC88733"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Peak DK2 - Ask</w:t>
            </w:r>
          </w:p>
        </w:tc>
        <w:tc>
          <w:tcPr>
            <w:tcW w:w="1247" w:type="dxa"/>
            <w:tcBorders>
              <w:top w:val="nil"/>
              <w:left w:val="nil"/>
              <w:bottom w:val="single" w:sz="4" w:space="0" w:color="auto"/>
              <w:right w:val="single" w:sz="4" w:space="0" w:color="auto"/>
            </w:tcBorders>
            <w:noWrap/>
            <w:vAlign w:val="bottom"/>
            <w:hideMark/>
          </w:tcPr>
          <w:p w14:paraId="66F78937"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4157ED14"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7E93ACF1"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5635BA08"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1571171</w:t>
            </w:r>
          </w:p>
        </w:tc>
        <w:tc>
          <w:tcPr>
            <w:tcW w:w="1985" w:type="dxa"/>
            <w:tcBorders>
              <w:top w:val="nil"/>
              <w:left w:val="nil"/>
              <w:bottom w:val="single" w:sz="4" w:space="0" w:color="auto"/>
              <w:right w:val="single" w:sz="4" w:space="0" w:color="auto"/>
            </w:tcBorders>
            <w:noWrap/>
            <w:vAlign w:val="bottom"/>
            <w:hideMark/>
          </w:tcPr>
          <w:p w14:paraId="662E97B3"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247EA338"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26B67">
              <w:rPr>
                <w:rFonts w:ascii="Calibri" w:hAnsi="Calibri" w:cs="Calibri"/>
                <w:color w:val="000000"/>
                <w:sz w:val="22"/>
                <w:szCs w:val="22"/>
                <w:lang w:val="en-IN" w:eastAsia="en-IN"/>
              </w:rPr>
              <w:t>Epad</w:t>
            </w:r>
            <w:proofErr w:type="spellEnd"/>
            <w:r w:rsidRPr="00A26B67">
              <w:rPr>
                <w:rFonts w:ascii="Calibri" w:hAnsi="Calibri" w:cs="Calibri"/>
                <w:color w:val="000000"/>
                <w:sz w:val="22"/>
                <w:szCs w:val="22"/>
                <w:lang w:val="en-IN" w:eastAsia="en-IN"/>
              </w:rPr>
              <w:t xml:space="preserve"> DK1 - Bid</w:t>
            </w:r>
          </w:p>
        </w:tc>
        <w:tc>
          <w:tcPr>
            <w:tcW w:w="1247" w:type="dxa"/>
            <w:tcBorders>
              <w:top w:val="nil"/>
              <w:left w:val="nil"/>
              <w:bottom w:val="single" w:sz="4" w:space="0" w:color="auto"/>
              <w:right w:val="single" w:sz="4" w:space="0" w:color="auto"/>
            </w:tcBorders>
            <w:noWrap/>
            <w:vAlign w:val="bottom"/>
            <w:hideMark/>
          </w:tcPr>
          <w:p w14:paraId="2948521E"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56831A45"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238B9B62"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025E9EA1"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1571171</w:t>
            </w:r>
          </w:p>
        </w:tc>
        <w:tc>
          <w:tcPr>
            <w:tcW w:w="1985" w:type="dxa"/>
            <w:tcBorders>
              <w:top w:val="nil"/>
              <w:left w:val="nil"/>
              <w:bottom w:val="single" w:sz="4" w:space="0" w:color="auto"/>
              <w:right w:val="single" w:sz="4" w:space="0" w:color="auto"/>
            </w:tcBorders>
            <w:noWrap/>
            <w:vAlign w:val="bottom"/>
            <w:hideMark/>
          </w:tcPr>
          <w:p w14:paraId="02F82A62"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057EA54F"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26B67">
              <w:rPr>
                <w:rFonts w:ascii="Calibri" w:hAnsi="Calibri" w:cs="Calibri"/>
                <w:color w:val="000000"/>
                <w:sz w:val="22"/>
                <w:szCs w:val="22"/>
                <w:lang w:val="en-IN" w:eastAsia="en-IN"/>
              </w:rPr>
              <w:t>Epad</w:t>
            </w:r>
            <w:proofErr w:type="spellEnd"/>
            <w:r w:rsidRPr="00A26B67">
              <w:rPr>
                <w:rFonts w:ascii="Calibri" w:hAnsi="Calibri" w:cs="Calibri"/>
                <w:color w:val="000000"/>
                <w:sz w:val="22"/>
                <w:szCs w:val="22"/>
                <w:lang w:val="en-IN" w:eastAsia="en-IN"/>
              </w:rPr>
              <w:t xml:space="preserve"> DK1 - Ask</w:t>
            </w:r>
          </w:p>
        </w:tc>
        <w:tc>
          <w:tcPr>
            <w:tcW w:w="1247" w:type="dxa"/>
            <w:tcBorders>
              <w:top w:val="nil"/>
              <w:left w:val="nil"/>
              <w:bottom w:val="single" w:sz="4" w:space="0" w:color="auto"/>
              <w:right w:val="single" w:sz="4" w:space="0" w:color="auto"/>
            </w:tcBorders>
            <w:noWrap/>
            <w:vAlign w:val="bottom"/>
            <w:hideMark/>
          </w:tcPr>
          <w:p w14:paraId="6698788C"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0255758F"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18532CA8"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3DD4CD6E"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1571161</w:t>
            </w:r>
          </w:p>
        </w:tc>
        <w:tc>
          <w:tcPr>
            <w:tcW w:w="1985" w:type="dxa"/>
            <w:tcBorders>
              <w:top w:val="nil"/>
              <w:left w:val="nil"/>
              <w:bottom w:val="single" w:sz="4" w:space="0" w:color="auto"/>
              <w:right w:val="single" w:sz="4" w:space="0" w:color="auto"/>
            </w:tcBorders>
            <w:noWrap/>
            <w:vAlign w:val="bottom"/>
            <w:hideMark/>
          </w:tcPr>
          <w:p w14:paraId="27D9C2BD"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681094F7"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26B67">
              <w:rPr>
                <w:rFonts w:ascii="Calibri" w:hAnsi="Calibri" w:cs="Calibri"/>
                <w:color w:val="000000"/>
                <w:sz w:val="22"/>
                <w:szCs w:val="22"/>
                <w:lang w:val="en-IN" w:eastAsia="en-IN"/>
              </w:rPr>
              <w:t>Epad</w:t>
            </w:r>
            <w:proofErr w:type="spellEnd"/>
            <w:r w:rsidRPr="00A26B67">
              <w:rPr>
                <w:rFonts w:ascii="Calibri" w:hAnsi="Calibri" w:cs="Calibri"/>
                <w:color w:val="000000"/>
                <w:sz w:val="22"/>
                <w:szCs w:val="22"/>
                <w:lang w:val="en-IN" w:eastAsia="en-IN"/>
              </w:rPr>
              <w:t xml:space="preserve"> DK2 - Bid</w:t>
            </w:r>
          </w:p>
        </w:tc>
        <w:tc>
          <w:tcPr>
            <w:tcW w:w="1247" w:type="dxa"/>
            <w:tcBorders>
              <w:top w:val="nil"/>
              <w:left w:val="nil"/>
              <w:bottom w:val="single" w:sz="4" w:space="0" w:color="auto"/>
              <w:right w:val="single" w:sz="4" w:space="0" w:color="auto"/>
            </w:tcBorders>
            <w:noWrap/>
            <w:vAlign w:val="bottom"/>
            <w:hideMark/>
          </w:tcPr>
          <w:p w14:paraId="5F2FAC6F"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42F6FCF5"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0FF923D3"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49E4E0DA"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1571161</w:t>
            </w:r>
          </w:p>
        </w:tc>
        <w:tc>
          <w:tcPr>
            <w:tcW w:w="1985" w:type="dxa"/>
            <w:tcBorders>
              <w:top w:val="nil"/>
              <w:left w:val="nil"/>
              <w:bottom w:val="single" w:sz="4" w:space="0" w:color="auto"/>
              <w:right w:val="single" w:sz="4" w:space="0" w:color="auto"/>
            </w:tcBorders>
            <w:noWrap/>
            <w:vAlign w:val="bottom"/>
            <w:hideMark/>
          </w:tcPr>
          <w:p w14:paraId="6C92F165"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5C43A69A"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26B67">
              <w:rPr>
                <w:rFonts w:ascii="Calibri" w:hAnsi="Calibri" w:cs="Calibri"/>
                <w:color w:val="000000"/>
                <w:sz w:val="22"/>
                <w:szCs w:val="22"/>
                <w:lang w:val="en-IN" w:eastAsia="en-IN"/>
              </w:rPr>
              <w:t>Epad</w:t>
            </w:r>
            <w:proofErr w:type="spellEnd"/>
            <w:r w:rsidRPr="00A26B67">
              <w:rPr>
                <w:rFonts w:ascii="Calibri" w:hAnsi="Calibri" w:cs="Calibri"/>
                <w:color w:val="000000"/>
                <w:sz w:val="22"/>
                <w:szCs w:val="22"/>
                <w:lang w:val="en-IN" w:eastAsia="en-IN"/>
              </w:rPr>
              <w:t xml:space="preserve"> DK2 - Ask</w:t>
            </w:r>
          </w:p>
        </w:tc>
        <w:tc>
          <w:tcPr>
            <w:tcW w:w="1247" w:type="dxa"/>
            <w:tcBorders>
              <w:top w:val="nil"/>
              <w:left w:val="nil"/>
              <w:bottom w:val="single" w:sz="4" w:space="0" w:color="auto"/>
              <w:right w:val="single" w:sz="4" w:space="0" w:color="auto"/>
            </w:tcBorders>
            <w:noWrap/>
            <w:vAlign w:val="bottom"/>
            <w:hideMark/>
          </w:tcPr>
          <w:p w14:paraId="2A5B45FA"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0A984E1B"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1D180A57"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63E00A1A"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1571231</w:t>
            </w:r>
          </w:p>
        </w:tc>
        <w:tc>
          <w:tcPr>
            <w:tcW w:w="1985" w:type="dxa"/>
            <w:tcBorders>
              <w:top w:val="nil"/>
              <w:left w:val="nil"/>
              <w:bottom w:val="single" w:sz="4" w:space="0" w:color="auto"/>
              <w:right w:val="single" w:sz="4" w:space="0" w:color="auto"/>
            </w:tcBorders>
            <w:noWrap/>
            <w:vAlign w:val="bottom"/>
            <w:hideMark/>
          </w:tcPr>
          <w:p w14:paraId="24F066FB"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35AB755D"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System - Bid</w:t>
            </w:r>
          </w:p>
        </w:tc>
        <w:tc>
          <w:tcPr>
            <w:tcW w:w="1247" w:type="dxa"/>
            <w:tcBorders>
              <w:top w:val="nil"/>
              <w:left w:val="nil"/>
              <w:bottom w:val="single" w:sz="4" w:space="0" w:color="auto"/>
              <w:right w:val="single" w:sz="4" w:space="0" w:color="auto"/>
            </w:tcBorders>
            <w:noWrap/>
            <w:vAlign w:val="bottom"/>
            <w:hideMark/>
          </w:tcPr>
          <w:p w14:paraId="0DC243E2"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70B2F96F"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0D902C28"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3E517E8D"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1571231</w:t>
            </w:r>
          </w:p>
        </w:tc>
        <w:tc>
          <w:tcPr>
            <w:tcW w:w="1985" w:type="dxa"/>
            <w:tcBorders>
              <w:top w:val="nil"/>
              <w:left w:val="nil"/>
              <w:bottom w:val="single" w:sz="4" w:space="0" w:color="auto"/>
              <w:right w:val="single" w:sz="4" w:space="0" w:color="auto"/>
            </w:tcBorders>
            <w:noWrap/>
            <w:vAlign w:val="bottom"/>
            <w:hideMark/>
          </w:tcPr>
          <w:p w14:paraId="5770C3FC"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1C1B6F71"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System - Ask</w:t>
            </w:r>
          </w:p>
        </w:tc>
        <w:tc>
          <w:tcPr>
            <w:tcW w:w="1247" w:type="dxa"/>
            <w:tcBorders>
              <w:top w:val="nil"/>
              <w:left w:val="nil"/>
              <w:bottom w:val="single" w:sz="4" w:space="0" w:color="auto"/>
              <w:right w:val="single" w:sz="4" w:space="0" w:color="auto"/>
            </w:tcBorders>
            <w:noWrap/>
            <w:vAlign w:val="bottom"/>
            <w:hideMark/>
          </w:tcPr>
          <w:p w14:paraId="638F142C"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0305B8D3"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41A5D020"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6EFAA22B"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1573061</w:t>
            </w:r>
          </w:p>
        </w:tc>
        <w:tc>
          <w:tcPr>
            <w:tcW w:w="1985" w:type="dxa"/>
            <w:tcBorders>
              <w:top w:val="nil"/>
              <w:left w:val="nil"/>
              <w:bottom w:val="single" w:sz="4" w:space="0" w:color="auto"/>
              <w:right w:val="single" w:sz="4" w:space="0" w:color="auto"/>
            </w:tcBorders>
            <w:noWrap/>
            <w:vAlign w:val="bottom"/>
            <w:hideMark/>
          </w:tcPr>
          <w:p w14:paraId="202C3FD6"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Commodity Price</w:t>
            </w:r>
          </w:p>
        </w:tc>
        <w:tc>
          <w:tcPr>
            <w:tcW w:w="2460" w:type="dxa"/>
            <w:tcBorders>
              <w:top w:val="nil"/>
              <w:left w:val="nil"/>
              <w:bottom w:val="single" w:sz="4" w:space="0" w:color="auto"/>
              <w:right w:val="single" w:sz="4" w:space="0" w:color="auto"/>
            </w:tcBorders>
            <w:noWrap/>
            <w:vAlign w:val="bottom"/>
            <w:hideMark/>
          </w:tcPr>
          <w:p w14:paraId="5C99C417"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Currency EUR/DKK</w:t>
            </w:r>
          </w:p>
        </w:tc>
        <w:tc>
          <w:tcPr>
            <w:tcW w:w="1247" w:type="dxa"/>
            <w:tcBorders>
              <w:top w:val="nil"/>
              <w:left w:val="nil"/>
              <w:bottom w:val="single" w:sz="4" w:space="0" w:color="auto"/>
              <w:right w:val="single" w:sz="4" w:space="0" w:color="auto"/>
            </w:tcBorders>
            <w:noWrap/>
            <w:vAlign w:val="bottom"/>
            <w:hideMark/>
          </w:tcPr>
          <w:p w14:paraId="12048DE9"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EUR/DKK</w:t>
            </w:r>
          </w:p>
        </w:tc>
        <w:tc>
          <w:tcPr>
            <w:tcW w:w="1858" w:type="dxa"/>
            <w:tcBorders>
              <w:top w:val="nil"/>
              <w:left w:val="nil"/>
              <w:bottom w:val="single" w:sz="4" w:space="0" w:color="auto"/>
              <w:right w:val="single" w:sz="4" w:space="0" w:color="auto"/>
            </w:tcBorders>
            <w:noWrap/>
            <w:vAlign w:val="center"/>
            <w:hideMark/>
          </w:tcPr>
          <w:p w14:paraId="53C4D82B"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18D3D8E0"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112E21B0"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1573091</w:t>
            </w:r>
          </w:p>
        </w:tc>
        <w:tc>
          <w:tcPr>
            <w:tcW w:w="1985" w:type="dxa"/>
            <w:tcBorders>
              <w:top w:val="nil"/>
              <w:left w:val="nil"/>
              <w:bottom w:val="single" w:sz="4" w:space="0" w:color="auto"/>
              <w:right w:val="single" w:sz="4" w:space="0" w:color="auto"/>
            </w:tcBorders>
            <w:noWrap/>
            <w:vAlign w:val="bottom"/>
            <w:hideMark/>
          </w:tcPr>
          <w:p w14:paraId="31CF0A0C"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Add on</w:t>
            </w:r>
          </w:p>
        </w:tc>
        <w:tc>
          <w:tcPr>
            <w:tcW w:w="2460" w:type="dxa"/>
            <w:tcBorders>
              <w:top w:val="nil"/>
              <w:left w:val="nil"/>
              <w:bottom w:val="single" w:sz="4" w:space="0" w:color="auto"/>
              <w:right w:val="single" w:sz="4" w:space="0" w:color="auto"/>
            </w:tcBorders>
            <w:noWrap/>
            <w:vAlign w:val="bottom"/>
            <w:hideMark/>
          </w:tcPr>
          <w:p w14:paraId="6EC12F2B"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Imbalance fee DK2</w:t>
            </w:r>
          </w:p>
        </w:tc>
        <w:tc>
          <w:tcPr>
            <w:tcW w:w="1247" w:type="dxa"/>
            <w:tcBorders>
              <w:top w:val="nil"/>
              <w:left w:val="nil"/>
              <w:bottom w:val="single" w:sz="4" w:space="0" w:color="auto"/>
              <w:right w:val="single" w:sz="4" w:space="0" w:color="auto"/>
            </w:tcBorders>
            <w:noWrap/>
            <w:vAlign w:val="bottom"/>
            <w:hideMark/>
          </w:tcPr>
          <w:p w14:paraId="043B8966"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7B12BC6F"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68D59CAD"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1233C83E"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1573071</w:t>
            </w:r>
          </w:p>
        </w:tc>
        <w:tc>
          <w:tcPr>
            <w:tcW w:w="1985" w:type="dxa"/>
            <w:tcBorders>
              <w:top w:val="nil"/>
              <w:left w:val="nil"/>
              <w:bottom w:val="single" w:sz="4" w:space="0" w:color="auto"/>
              <w:right w:val="single" w:sz="4" w:space="0" w:color="auto"/>
            </w:tcBorders>
            <w:noWrap/>
            <w:vAlign w:val="bottom"/>
            <w:hideMark/>
          </w:tcPr>
          <w:p w14:paraId="6795B535"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Add on</w:t>
            </w:r>
          </w:p>
        </w:tc>
        <w:tc>
          <w:tcPr>
            <w:tcW w:w="2460" w:type="dxa"/>
            <w:tcBorders>
              <w:top w:val="nil"/>
              <w:left w:val="nil"/>
              <w:bottom w:val="single" w:sz="4" w:space="0" w:color="auto"/>
              <w:right w:val="single" w:sz="4" w:space="0" w:color="auto"/>
            </w:tcBorders>
            <w:noWrap/>
            <w:vAlign w:val="bottom"/>
            <w:hideMark/>
          </w:tcPr>
          <w:p w14:paraId="7555A56A"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Trading fee NASDAQ</w:t>
            </w:r>
          </w:p>
        </w:tc>
        <w:tc>
          <w:tcPr>
            <w:tcW w:w="1247" w:type="dxa"/>
            <w:tcBorders>
              <w:top w:val="nil"/>
              <w:left w:val="nil"/>
              <w:bottom w:val="single" w:sz="4" w:space="0" w:color="auto"/>
              <w:right w:val="single" w:sz="4" w:space="0" w:color="auto"/>
            </w:tcBorders>
            <w:noWrap/>
            <w:vAlign w:val="bottom"/>
            <w:hideMark/>
          </w:tcPr>
          <w:p w14:paraId="71B7DAAD"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354D12C3"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0662B53E"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65E890E1"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1573071</w:t>
            </w:r>
          </w:p>
        </w:tc>
        <w:tc>
          <w:tcPr>
            <w:tcW w:w="1985" w:type="dxa"/>
            <w:tcBorders>
              <w:top w:val="nil"/>
              <w:left w:val="nil"/>
              <w:bottom w:val="single" w:sz="4" w:space="0" w:color="auto"/>
              <w:right w:val="single" w:sz="4" w:space="0" w:color="auto"/>
            </w:tcBorders>
            <w:noWrap/>
            <w:vAlign w:val="bottom"/>
            <w:hideMark/>
          </w:tcPr>
          <w:p w14:paraId="260B077E"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Add on</w:t>
            </w:r>
          </w:p>
        </w:tc>
        <w:tc>
          <w:tcPr>
            <w:tcW w:w="2460" w:type="dxa"/>
            <w:tcBorders>
              <w:top w:val="nil"/>
              <w:left w:val="nil"/>
              <w:bottom w:val="single" w:sz="4" w:space="0" w:color="auto"/>
              <w:right w:val="single" w:sz="4" w:space="0" w:color="auto"/>
            </w:tcBorders>
            <w:noWrap/>
            <w:vAlign w:val="bottom"/>
            <w:hideMark/>
          </w:tcPr>
          <w:p w14:paraId="102B3B00"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 xml:space="preserve">Trading fee </w:t>
            </w:r>
            <w:proofErr w:type="spellStart"/>
            <w:r w:rsidRPr="00A26B67">
              <w:rPr>
                <w:rFonts w:ascii="Calibri" w:hAnsi="Calibri" w:cs="Calibri"/>
                <w:color w:val="000000"/>
                <w:sz w:val="22"/>
                <w:szCs w:val="22"/>
                <w:lang w:val="en-IN" w:eastAsia="en-IN"/>
              </w:rPr>
              <w:t>Nordpool</w:t>
            </w:r>
            <w:proofErr w:type="spellEnd"/>
          </w:p>
        </w:tc>
        <w:tc>
          <w:tcPr>
            <w:tcW w:w="1247" w:type="dxa"/>
            <w:tcBorders>
              <w:top w:val="nil"/>
              <w:left w:val="nil"/>
              <w:bottom w:val="single" w:sz="4" w:space="0" w:color="auto"/>
              <w:right w:val="single" w:sz="4" w:space="0" w:color="auto"/>
            </w:tcBorders>
            <w:noWrap/>
            <w:vAlign w:val="bottom"/>
            <w:hideMark/>
          </w:tcPr>
          <w:p w14:paraId="65833AC0"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7671CA16"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r w:rsidR="00A26B67" w:rsidRPr="00A26B67" w14:paraId="4AFD7C8E" w14:textId="77777777" w:rsidTr="00A26B67">
        <w:trPr>
          <w:trHeight w:val="300"/>
          <w:jc w:val="center"/>
        </w:trPr>
        <w:tc>
          <w:tcPr>
            <w:tcW w:w="1030" w:type="dxa"/>
            <w:tcBorders>
              <w:top w:val="nil"/>
              <w:left w:val="single" w:sz="4" w:space="0" w:color="auto"/>
              <w:bottom w:val="single" w:sz="4" w:space="0" w:color="auto"/>
              <w:right w:val="single" w:sz="4" w:space="0" w:color="auto"/>
            </w:tcBorders>
            <w:noWrap/>
            <w:vAlign w:val="center"/>
            <w:hideMark/>
          </w:tcPr>
          <w:p w14:paraId="13CFB9C2"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1573071</w:t>
            </w:r>
          </w:p>
        </w:tc>
        <w:tc>
          <w:tcPr>
            <w:tcW w:w="1985" w:type="dxa"/>
            <w:tcBorders>
              <w:top w:val="nil"/>
              <w:left w:val="nil"/>
              <w:bottom w:val="single" w:sz="4" w:space="0" w:color="auto"/>
              <w:right w:val="single" w:sz="4" w:space="0" w:color="auto"/>
            </w:tcBorders>
            <w:noWrap/>
            <w:vAlign w:val="bottom"/>
            <w:hideMark/>
          </w:tcPr>
          <w:p w14:paraId="2315FDBA"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Add on</w:t>
            </w:r>
          </w:p>
        </w:tc>
        <w:tc>
          <w:tcPr>
            <w:tcW w:w="2460" w:type="dxa"/>
            <w:tcBorders>
              <w:top w:val="nil"/>
              <w:left w:val="nil"/>
              <w:bottom w:val="single" w:sz="4" w:space="0" w:color="auto"/>
              <w:right w:val="single" w:sz="4" w:space="0" w:color="auto"/>
            </w:tcBorders>
            <w:noWrap/>
            <w:vAlign w:val="bottom"/>
            <w:hideMark/>
          </w:tcPr>
          <w:p w14:paraId="1DB38F88"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 xml:space="preserve">Annual fee </w:t>
            </w:r>
            <w:proofErr w:type="spellStart"/>
            <w:r w:rsidRPr="00A26B67">
              <w:rPr>
                <w:rFonts w:ascii="Calibri" w:hAnsi="Calibri" w:cs="Calibri"/>
                <w:color w:val="000000"/>
                <w:sz w:val="22"/>
                <w:szCs w:val="22"/>
                <w:lang w:val="en-IN" w:eastAsia="en-IN"/>
              </w:rPr>
              <w:t>Nordpool</w:t>
            </w:r>
            <w:proofErr w:type="spellEnd"/>
          </w:p>
        </w:tc>
        <w:tc>
          <w:tcPr>
            <w:tcW w:w="1247" w:type="dxa"/>
            <w:tcBorders>
              <w:top w:val="nil"/>
              <w:left w:val="nil"/>
              <w:bottom w:val="single" w:sz="4" w:space="0" w:color="auto"/>
              <w:right w:val="single" w:sz="4" w:space="0" w:color="auto"/>
            </w:tcBorders>
            <w:noWrap/>
            <w:vAlign w:val="bottom"/>
            <w:hideMark/>
          </w:tcPr>
          <w:p w14:paraId="0C960869" w14:textId="77777777" w:rsidR="00A26B67" w:rsidRPr="00A26B67" w:rsidRDefault="00A26B67" w:rsidP="00A26B67">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EUR/MWh</w:t>
            </w:r>
          </w:p>
        </w:tc>
        <w:tc>
          <w:tcPr>
            <w:tcW w:w="1858" w:type="dxa"/>
            <w:tcBorders>
              <w:top w:val="nil"/>
              <w:left w:val="nil"/>
              <w:bottom w:val="single" w:sz="4" w:space="0" w:color="auto"/>
              <w:right w:val="single" w:sz="4" w:space="0" w:color="auto"/>
            </w:tcBorders>
            <w:noWrap/>
            <w:vAlign w:val="center"/>
            <w:hideMark/>
          </w:tcPr>
          <w:p w14:paraId="72CD59DE" w14:textId="77777777" w:rsidR="00A26B67" w:rsidRPr="00A26B67" w:rsidRDefault="00A26B67" w:rsidP="00A26B67">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26B67">
              <w:rPr>
                <w:rFonts w:ascii="Calibri" w:hAnsi="Calibri" w:cs="Calibri"/>
                <w:color w:val="000000"/>
                <w:sz w:val="22"/>
                <w:szCs w:val="22"/>
                <w:lang w:val="en-IN" w:eastAsia="en-IN"/>
              </w:rPr>
              <w:t>X</w:t>
            </w:r>
          </w:p>
        </w:tc>
      </w:tr>
    </w:tbl>
    <w:p w14:paraId="5356A400" w14:textId="331DCC4E" w:rsidR="00364345" w:rsidRDefault="00364345" w:rsidP="000120D9">
      <w:pPr>
        <w:ind w:left="0"/>
      </w:pPr>
    </w:p>
    <w:p w14:paraId="1A5B6150" w14:textId="77777777" w:rsidR="00893C7F" w:rsidRDefault="00893C7F" w:rsidP="000120D9">
      <w:pPr>
        <w:ind w:left="0"/>
      </w:pPr>
    </w:p>
    <w:p w14:paraId="3794360A" w14:textId="77777777" w:rsidR="00893C7F" w:rsidRDefault="00893C7F" w:rsidP="00893C7F">
      <w:pPr>
        <w:pStyle w:val="Heading3"/>
      </w:pPr>
      <w:bookmarkStart w:id="903" w:name="_Toc205984831"/>
      <w:r>
        <w:lastRenderedPageBreak/>
        <w:t>Prep</w:t>
      </w:r>
      <w:r w:rsidRPr="00732E48">
        <w:t xml:space="preserve"> </w:t>
      </w:r>
      <w:r w:rsidRPr="000120D9">
        <w:t xml:space="preserve">Curve and </w:t>
      </w:r>
      <w:r>
        <w:t>Gas</w:t>
      </w:r>
      <w:r w:rsidRPr="000120D9">
        <w:t xml:space="preserve"> Product Mapping</w:t>
      </w:r>
      <w:bookmarkEnd w:id="903"/>
    </w:p>
    <w:p w14:paraId="7D660094" w14:textId="77777777" w:rsidR="00782764" w:rsidRDefault="00782764" w:rsidP="00782764">
      <w:pPr>
        <w:ind w:left="0"/>
      </w:pPr>
    </w:p>
    <w:p w14:paraId="65FAE41A" w14:textId="5A51563B" w:rsidR="00782764" w:rsidRPr="00FC1276" w:rsidRDefault="00782764" w:rsidP="00782764">
      <w:pPr>
        <w:ind w:left="0"/>
        <w:rPr>
          <w:b/>
          <w:bCs/>
        </w:rPr>
      </w:pPr>
      <w:proofErr w:type="spellStart"/>
      <w:r w:rsidRPr="00FC1276">
        <w:rPr>
          <w:b/>
          <w:bCs/>
        </w:rPr>
        <w:t>Fastpris</w:t>
      </w:r>
      <w:proofErr w:type="spellEnd"/>
      <w:r w:rsidRPr="00FC1276">
        <w:rPr>
          <w:b/>
          <w:bCs/>
        </w:rPr>
        <w:t xml:space="preserve"> Kombi ETF</w:t>
      </w:r>
    </w:p>
    <w:p w14:paraId="24CF1638" w14:textId="77777777" w:rsidR="00893C7F" w:rsidRPr="000120D9" w:rsidRDefault="00893C7F" w:rsidP="000120D9">
      <w:pPr>
        <w:ind w:left="0"/>
      </w:pPr>
    </w:p>
    <w:tbl>
      <w:tblPr>
        <w:tblW w:w="9460" w:type="dxa"/>
        <w:jc w:val="center"/>
        <w:tblLook w:val="04A0" w:firstRow="1" w:lastRow="0" w:firstColumn="1" w:lastColumn="0" w:noHBand="0" w:noVBand="1"/>
      </w:tblPr>
      <w:tblGrid>
        <w:gridCol w:w="997"/>
        <w:gridCol w:w="1200"/>
        <w:gridCol w:w="1340"/>
        <w:gridCol w:w="1012"/>
        <w:gridCol w:w="1560"/>
        <w:gridCol w:w="1340"/>
        <w:gridCol w:w="1169"/>
        <w:gridCol w:w="1180"/>
      </w:tblGrid>
      <w:tr w:rsidR="00782764" w:rsidRPr="00782764" w14:paraId="0163DB50" w14:textId="77777777" w:rsidTr="00782764">
        <w:trPr>
          <w:trHeight w:val="630"/>
          <w:jc w:val="center"/>
        </w:trPr>
        <w:tc>
          <w:tcPr>
            <w:tcW w:w="84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D7439FD"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782764">
              <w:rPr>
                <w:rFonts w:ascii="Calibri" w:hAnsi="Calibri" w:cs="Calibri"/>
                <w:b/>
                <w:bCs/>
                <w:color w:val="000000"/>
                <w:sz w:val="24"/>
                <w:szCs w:val="24"/>
                <w:lang w:val="en-IN" w:eastAsia="en-IN"/>
              </w:rPr>
              <w:t>ID</w:t>
            </w:r>
          </w:p>
        </w:tc>
        <w:tc>
          <w:tcPr>
            <w:tcW w:w="1200" w:type="dxa"/>
            <w:tcBorders>
              <w:top w:val="single" w:sz="4" w:space="0" w:color="auto"/>
              <w:left w:val="nil"/>
              <w:bottom w:val="single" w:sz="4" w:space="0" w:color="auto"/>
              <w:right w:val="single" w:sz="4" w:space="0" w:color="auto"/>
            </w:tcBorders>
            <w:shd w:val="clear" w:color="000000" w:fill="BDD7EE"/>
            <w:vAlign w:val="center"/>
            <w:hideMark/>
          </w:tcPr>
          <w:p w14:paraId="5EE174B4"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782764">
              <w:rPr>
                <w:rFonts w:ascii="Calibri" w:hAnsi="Calibri" w:cs="Calibri"/>
                <w:b/>
                <w:bCs/>
                <w:color w:val="000000"/>
                <w:sz w:val="24"/>
                <w:szCs w:val="24"/>
                <w:lang w:val="en-IN" w:eastAsia="en-IN"/>
              </w:rPr>
              <w:t>Value 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0A46F669"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782764">
              <w:rPr>
                <w:rFonts w:ascii="Calibri" w:hAnsi="Calibri" w:cs="Calibri"/>
                <w:b/>
                <w:bCs/>
                <w:color w:val="000000"/>
                <w:sz w:val="24"/>
                <w:szCs w:val="24"/>
                <w:lang w:val="en-IN" w:eastAsia="en-IN"/>
              </w:rPr>
              <w:t>Period Type</w:t>
            </w:r>
          </w:p>
        </w:tc>
        <w:tc>
          <w:tcPr>
            <w:tcW w:w="940" w:type="dxa"/>
            <w:tcBorders>
              <w:top w:val="single" w:sz="4" w:space="0" w:color="auto"/>
              <w:left w:val="nil"/>
              <w:bottom w:val="single" w:sz="4" w:space="0" w:color="auto"/>
              <w:right w:val="single" w:sz="4" w:space="0" w:color="auto"/>
            </w:tcBorders>
            <w:shd w:val="clear" w:color="000000" w:fill="BDD7EE"/>
            <w:vAlign w:val="center"/>
            <w:hideMark/>
          </w:tcPr>
          <w:p w14:paraId="5F67C587"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782764">
              <w:rPr>
                <w:rFonts w:ascii="Calibri" w:hAnsi="Calibri" w:cs="Calibri"/>
                <w:b/>
                <w:bCs/>
                <w:color w:val="000000"/>
                <w:sz w:val="24"/>
                <w:szCs w:val="24"/>
                <w:lang w:val="en-IN" w:eastAsia="en-IN"/>
              </w:rPr>
              <w:t>Country</w:t>
            </w:r>
          </w:p>
        </w:tc>
        <w:tc>
          <w:tcPr>
            <w:tcW w:w="1560" w:type="dxa"/>
            <w:tcBorders>
              <w:top w:val="single" w:sz="4" w:space="0" w:color="auto"/>
              <w:left w:val="nil"/>
              <w:bottom w:val="single" w:sz="4" w:space="0" w:color="auto"/>
              <w:right w:val="single" w:sz="4" w:space="0" w:color="auto"/>
            </w:tcBorders>
            <w:shd w:val="clear" w:color="000000" w:fill="BDD7EE"/>
            <w:vAlign w:val="center"/>
            <w:hideMark/>
          </w:tcPr>
          <w:p w14:paraId="2B11AC67"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782764">
              <w:rPr>
                <w:rFonts w:ascii="Calibri" w:hAnsi="Calibri" w:cs="Calibri"/>
                <w:b/>
                <w:bCs/>
                <w:color w:val="000000"/>
                <w:sz w:val="24"/>
                <w:szCs w:val="24"/>
                <w:lang w:val="en-IN" w:eastAsia="en-IN"/>
              </w:rPr>
              <w:t>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600FB585"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782764">
              <w:rPr>
                <w:rFonts w:ascii="Calibri" w:hAnsi="Calibri" w:cs="Calibri"/>
                <w:b/>
                <w:bCs/>
                <w:color w:val="000000"/>
                <w:sz w:val="24"/>
                <w:szCs w:val="24"/>
                <w:lang w:val="en-IN" w:eastAsia="en-IN"/>
              </w:rPr>
              <w:t>Name (tool)</w:t>
            </w:r>
          </w:p>
        </w:tc>
        <w:tc>
          <w:tcPr>
            <w:tcW w:w="1060" w:type="dxa"/>
            <w:tcBorders>
              <w:top w:val="single" w:sz="4" w:space="0" w:color="auto"/>
              <w:left w:val="nil"/>
              <w:bottom w:val="single" w:sz="4" w:space="0" w:color="auto"/>
              <w:right w:val="single" w:sz="4" w:space="0" w:color="auto"/>
            </w:tcBorders>
            <w:shd w:val="clear" w:color="000000" w:fill="BDD7EE"/>
            <w:vAlign w:val="center"/>
            <w:hideMark/>
          </w:tcPr>
          <w:p w14:paraId="55B3A1CE"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782764">
              <w:rPr>
                <w:rFonts w:ascii="Calibri" w:hAnsi="Calibri" w:cs="Calibri"/>
                <w:b/>
                <w:bCs/>
                <w:color w:val="000000"/>
                <w:sz w:val="24"/>
                <w:szCs w:val="24"/>
                <w:lang w:val="en-IN" w:eastAsia="en-IN"/>
              </w:rPr>
              <w:t xml:space="preserve">Unit </w:t>
            </w:r>
          </w:p>
        </w:tc>
        <w:tc>
          <w:tcPr>
            <w:tcW w:w="1180" w:type="dxa"/>
            <w:tcBorders>
              <w:top w:val="single" w:sz="4" w:space="0" w:color="auto"/>
              <w:left w:val="nil"/>
              <w:bottom w:val="single" w:sz="4" w:space="0" w:color="auto"/>
              <w:right w:val="single" w:sz="4" w:space="0" w:color="auto"/>
            </w:tcBorders>
            <w:shd w:val="clear" w:color="000000" w:fill="BDD7EE"/>
            <w:vAlign w:val="center"/>
            <w:hideMark/>
          </w:tcPr>
          <w:p w14:paraId="67534AA7"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proofErr w:type="spellStart"/>
            <w:r w:rsidRPr="00782764">
              <w:rPr>
                <w:rFonts w:ascii="Calibri" w:hAnsi="Calibri" w:cs="Calibri"/>
                <w:b/>
                <w:bCs/>
                <w:color w:val="000000"/>
                <w:sz w:val="24"/>
                <w:szCs w:val="24"/>
                <w:lang w:val="en-IN" w:eastAsia="en-IN"/>
              </w:rPr>
              <w:t>Fastpris</w:t>
            </w:r>
            <w:proofErr w:type="spellEnd"/>
            <w:r w:rsidRPr="00782764">
              <w:rPr>
                <w:rFonts w:ascii="Calibri" w:hAnsi="Calibri" w:cs="Calibri"/>
                <w:b/>
                <w:bCs/>
                <w:color w:val="000000"/>
                <w:sz w:val="24"/>
                <w:szCs w:val="24"/>
                <w:lang w:val="en-IN" w:eastAsia="en-IN"/>
              </w:rPr>
              <w:t xml:space="preserve"> Kombi ETF</w:t>
            </w:r>
          </w:p>
        </w:tc>
      </w:tr>
      <w:tr w:rsidR="00782764" w:rsidRPr="00782764" w14:paraId="2E14774D" w14:textId="77777777" w:rsidTr="00782764">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42648782" w14:textId="7F63E638" w:rsidR="006B37D0" w:rsidRDefault="006B37D0" w:rsidP="00782764">
            <w:pPr>
              <w:keepLines w:val="0"/>
              <w:overflowPunct/>
              <w:autoSpaceDE/>
              <w:autoSpaceDN/>
              <w:adjustRightInd/>
              <w:spacing w:before="0" w:after="0"/>
              <w:ind w:left="0"/>
              <w:jc w:val="left"/>
              <w:textAlignment w:val="auto"/>
              <w:rPr>
                <w:ins w:id="904" w:author="Susanne Nielsen" w:date="2025-07-01T16:08:00Z"/>
                <w:rFonts w:ascii="Calibri" w:hAnsi="Calibri" w:cs="Calibri"/>
                <w:color w:val="000000"/>
                <w:sz w:val="22"/>
                <w:szCs w:val="22"/>
                <w:lang w:val="en-IN" w:eastAsia="en-IN"/>
              </w:rPr>
            </w:pPr>
            <w:ins w:id="905" w:author="Susanne Nielsen" w:date="2025-07-01T16:08:00Z">
              <w:r w:rsidRPr="00D61822">
                <w:rPr>
                  <w:rFonts w:ascii="Calibri" w:hAnsi="Calibri" w:cs="Calibri"/>
                  <w:color w:val="000000"/>
                  <w:sz w:val="22"/>
                  <w:szCs w:val="22"/>
                  <w:lang w:val="en-IN" w:eastAsia="en-IN"/>
                </w:rPr>
                <w:t>1571601</w:t>
              </w:r>
            </w:ins>
          </w:p>
          <w:p w14:paraId="6EE13C17" w14:textId="2668378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06" w:author="Susanne Nielsen" w:date="2025-07-01T16:09:00Z">
              <w:r w:rsidRPr="00782764" w:rsidDel="004C70DA">
                <w:rPr>
                  <w:rFonts w:ascii="Calibri" w:hAnsi="Calibri" w:cs="Calibri"/>
                  <w:color w:val="000000"/>
                  <w:sz w:val="22"/>
                  <w:szCs w:val="22"/>
                  <w:lang w:val="en-IN" w:eastAsia="en-IN"/>
                </w:rPr>
                <w:delText>1571481</w:delText>
              </w:r>
            </w:del>
          </w:p>
        </w:tc>
        <w:tc>
          <w:tcPr>
            <w:tcW w:w="1200" w:type="dxa"/>
            <w:tcBorders>
              <w:top w:val="nil"/>
              <w:left w:val="nil"/>
              <w:bottom w:val="single" w:sz="4" w:space="0" w:color="auto"/>
              <w:right w:val="single" w:sz="4" w:space="0" w:color="auto"/>
            </w:tcBorders>
            <w:noWrap/>
            <w:vAlign w:val="bottom"/>
            <w:hideMark/>
          </w:tcPr>
          <w:p w14:paraId="51CB28C1"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Bid</w:t>
            </w:r>
          </w:p>
        </w:tc>
        <w:tc>
          <w:tcPr>
            <w:tcW w:w="1340" w:type="dxa"/>
            <w:tcBorders>
              <w:top w:val="nil"/>
              <w:left w:val="nil"/>
              <w:bottom w:val="single" w:sz="4" w:space="0" w:color="auto"/>
              <w:right w:val="single" w:sz="4" w:space="0" w:color="auto"/>
            </w:tcBorders>
            <w:noWrap/>
            <w:vAlign w:val="bottom"/>
            <w:hideMark/>
          </w:tcPr>
          <w:p w14:paraId="79E756CA"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3AF98C0D"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782764">
              <w:rPr>
                <w:rFonts w:ascii="Calibri" w:hAnsi="Calibri" w:cs="Calibri"/>
                <w:color w:val="000000"/>
                <w:lang w:val="en-IN" w:eastAsia="en-IN"/>
              </w:rPr>
              <w:t>DK</w:t>
            </w:r>
          </w:p>
        </w:tc>
        <w:tc>
          <w:tcPr>
            <w:tcW w:w="1560" w:type="dxa"/>
            <w:tcBorders>
              <w:top w:val="nil"/>
              <w:left w:val="nil"/>
              <w:bottom w:val="single" w:sz="4" w:space="0" w:color="auto"/>
              <w:right w:val="single" w:sz="4" w:space="0" w:color="auto"/>
            </w:tcBorders>
            <w:noWrap/>
            <w:vAlign w:val="bottom"/>
            <w:hideMark/>
          </w:tcPr>
          <w:p w14:paraId="127EB48E"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Commodity fee</w:t>
            </w:r>
          </w:p>
        </w:tc>
        <w:tc>
          <w:tcPr>
            <w:tcW w:w="1340" w:type="dxa"/>
            <w:tcBorders>
              <w:top w:val="nil"/>
              <w:left w:val="nil"/>
              <w:bottom w:val="single" w:sz="4" w:space="0" w:color="auto"/>
              <w:right w:val="single" w:sz="4" w:space="0" w:color="auto"/>
            </w:tcBorders>
            <w:noWrap/>
            <w:vAlign w:val="bottom"/>
            <w:hideMark/>
          </w:tcPr>
          <w:p w14:paraId="21E1594B" w14:textId="5C3B5591"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07" w:author="AASHUTOSH" w:date="2025-06-18T17:22:00Z">
              <w:r w:rsidRPr="00782764" w:rsidDel="006C370A">
                <w:rPr>
                  <w:rFonts w:ascii="Calibri" w:hAnsi="Calibri" w:cs="Calibri"/>
                  <w:color w:val="000000"/>
                  <w:sz w:val="22"/>
                  <w:szCs w:val="22"/>
                  <w:lang w:val="en-IN" w:eastAsia="en-IN"/>
                </w:rPr>
                <w:delText>THE</w:delText>
              </w:r>
            </w:del>
            <w:ins w:id="908" w:author="AASHUTOSH" w:date="2025-06-18T17:22:00Z">
              <w:r w:rsidR="006C370A">
                <w:rPr>
                  <w:rFonts w:ascii="Calibri" w:hAnsi="Calibri" w:cs="Calibri"/>
                  <w:color w:val="000000"/>
                  <w:sz w:val="22"/>
                  <w:szCs w:val="22"/>
                  <w:lang w:val="en-IN" w:eastAsia="en-IN"/>
                </w:rPr>
                <w:t xml:space="preserve"> ETF</w:t>
              </w:r>
            </w:ins>
          </w:p>
        </w:tc>
        <w:tc>
          <w:tcPr>
            <w:tcW w:w="1060" w:type="dxa"/>
            <w:tcBorders>
              <w:top w:val="nil"/>
              <w:left w:val="nil"/>
              <w:bottom w:val="single" w:sz="4" w:space="0" w:color="auto"/>
              <w:right w:val="single" w:sz="4" w:space="0" w:color="auto"/>
            </w:tcBorders>
            <w:noWrap/>
            <w:vAlign w:val="bottom"/>
            <w:hideMark/>
          </w:tcPr>
          <w:p w14:paraId="5D2B6471"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EUR/MWh</w:t>
            </w:r>
          </w:p>
        </w:tc>
        <w:tc>
          <w:tcPr>
            <w:tcW w:w="1180" w:type="dxa"/>
            <w:tcBorders>
              <w:top w:val="nil"/>
              <w:left w:val="nil"/>
              <w:bottom w:val="single" w:sz="4" w:space="0" w:color="auto"/>
              <w:right w:val="single" w:sz="4" w:space="0" w:color="auto"/>
            </w:tcBorders>
            <w:noWrap/>
            <w:vAlign w:val="center"/>
            <w:hideMark/>
          </w:tcPr>
          <w:p w14:paraId="64B926DA"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X</w:t>
            </w:r>
          </w:p>
        </w:tc>
      </w:tr>
      <w:tr w:rsidR="00782764" w:rsidRPr="00782764" w14:paraId="6409CE2B" w14:textId="77777777" w:rsidTr="00782764">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362DF551" w14:textId="613FB973" w:rsidR="006B37D0" w:rsidRDefault="006B37D0" w:rsidP="00782764">
            <w:pPr>
              <w:keepLines w:val="0"/>
              <w:overflowPunct/>
              <w:autoSpaceDE/>
              <w:autoSpaceDN/>
              <w:adjustRightInd/>
              <w:spacing w:before="0" w:after="0"/>
              <w:ind w:left="0"/>
              <w:jc w:val="left"/>
              <w:textAlignment w:val="auto"/>
              <w:rPr>
                <w:ins w:id="909" w:author="Susanne Nielsen" w:date="2025-07-01T16:08:00Z"/>
                <w:rFonts w:ascii="Calibri" w:hAnsi="Calibri" w:cs="Calibri"/>
                <w:color w:val="000000"/>
                <w:sz w:val="22"/>
                <w:szCs w:val="22"/>
                <w:lang w:val="en-IN" w:eastAsia="en-IN"/>
              </w:rPr>
            </w:pPr>
            <w:ins w:id="910" w:author="Susanne Nielsen" w:date="2025-07-01T16:08:00Z">
              <w:r w:rsidRPr="00D61822">
                <w:rPr>
                  <w:rFonts w:ascii="Calibri" w:hAnsi="Calibri" w:cs="Calibri"/>
                  <w:color w:val="000000"/>
                  <w:sz w:val="22"/>
                  <w:szCs w:val="22"/>
                  <w:lang w:val="en-IN" w:eastAsia="en-IN"/>
                </w:rPr>
                <w:t>1571601</w:t>
              </w:r>
            </w:ins>
          </w:p>
          <w:p w14:paraId="62319359" w14:textId="2BB1115E"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11" w:author="Susanne Nielsen" w:date="2025-07-01T16:10:00Z">
              <w:r w:rsidRPr="00782764" w:rsidDel="004C70DA">
                <w:rPr>
                  <w:rFonts w:ascii="Calibri" w:hAnsi="Calibri" w:cs="Calibri"/>
                  <w:color w:val="000000"/>
                  <w:sz w:val="22"/>
                  <w:szCs w:val="22"/>
                  <w:lang w:val="en-IN" w:eastAsia="en-IN"/>
                </w:rPr>
                <w:delText>1571481</w:delText>
              </w:r>
            </w:del>
          </w:p>
        </w:tc>
        <w:tc>
          <w:tcPr>
            <w:tcW w:w="1200" w:type="dxa"/>
            <w:tcBorders>
              <w:top w:val="nil"/>
              <w:left w:val="nil"/>
              <w:bottom w:val="single" w:sz="4" w:space="0" w:color="auto"/>
              <w:right w:val="single" w:sz="4" w:space="0" w:color="auto"/>
            </w:tcBorders>
            <w:noWrap/>
            <w:vAlign w:val="bottom"/>
            <w:hideMark/>
          </w:tcPr>
          <w:p w14:paraId="22EE9706"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Ask</w:t>
            </w:r>
          </w:p>
        </w:tc>
        <w:tc>
          <w:tcPr>
            <w:tcW w:w="1340" w:type="dxa"/>
            <w:tcBorders>
              <w:top w:val="nil"/>
              <w:left w:val="nil"/>
              <w:bottom w:val="single" w:sz="4" w:space="0" w:color="auto"/>
              <w:right w:val="single" w:sz="4" w:space="0" w:color="auto"/>
            </w:tcBorders>
            <w:noWrap/>
            <w:vAlign w:val="bottom"/>
            <w:hideMark/>
          </w:tcPr>
          <w:p w14:paraId="362484EA"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320BE6A4"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782764">
              <w:rPr>
                <w:rFonts w:ascii="Calibri" w:hAnsi="Calibri" w:cs="Calibri"/>
                <w:color w:val="000000"/>
                <w:lang w:val="en-IN" w:eastAsia="en-IN"/>
              </w:rPr>
              <w:t>DK</w:t>
            </w:r>
          </w:p>
        </w:tc>
        <w:tc>
          <w:tcPr>
            <w:tcW w:w="1560" w:type="dxa"/>
            <w:tcBorders>
              <w:top w:val="nil"/>
              <w:left w:val="nil"/>
              <w:bottom w:val="single" w:sz="4" w:space="0" w:color="auto"/>
              <w:right w:val="single" w:sz="4" w:space="0" w:color="auto"/>
            </w:tcBorders>
            <w:noWrap/>
            <w:vAlign w:val="bottom"/>
            <w:hideMark/>
          </w:tcPr>
          <w:p w14:paraId="0D9BEF0F"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Commodity fee</w:t>
            </w:r>
          </w:p>
        </w:tc>
        <w:tc>
          <w:tcPr>
            <w:tcW w:w="1340" w:type="dxa"/>
            <w:tcBorders>
              <w:top w:val="nil"/>
              <w:left w:val="nil"/>
              <w:bottom w:val="single" w:sz="4" w:space="0" w:color="auto"/>
              <w:right w:val="single" w:sz="4" w:space="0" w:color="auto"/>
            </w:tcBorders>
            <w:noWrap/>
            <w:vAlign w:val="bottom"/>
            <w:hideMark/>
          </w:tcPr>
          <w:p w14:paraId="322EBEE2" w14:textId="4A01EDE2"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12" w:author="AASHUTOSH" w:date="2025-06-18T17:24:00Z">
              <w:r w:rsidRPr="00782764" w:rsidDel="006C370A">
                <w:rPr>
                  <w:rFonts w:ascii="Calibri" w:hAnsi="Calibri" w:cs="Calibri"/>
                  <w:color w:val="000000"/>
                  <w:sz w:val="22"/>
                  <w:szCs w:val="22"/>
                  <w:lang w:val="en-IN" w:eastAsia="en-IN"/>
                </w:rPr>
                <w:delText>THE</w:delText>
              </w:r>
            </w:del>
            <w:ins w:id="913" w:author="AASHUTOSH" w:date="2025-06-18T17:24:00Z">
              <w:r w:rsidR="006C370A">
                <w:rPr>
                  <w:rFonts w:ascii="Calibri" w:hAnsi="Calibri" w:cs="Calibri"/>
                  <w:color w:val="000000"/>
                  <w:sz w:val="22"/>
                  <w:szCs w:val="22"/>
                  <w:lang w:val="en-IN" w:eastAsia="en-IN"/>
                </w:rPr>
                <w:t>ETF</w:t>
              </w:r>
            </w:ins>
          </w:p>
        </w:tc>
        <w:tc>
          <w:tcPr>
            <w:tcW w:w="1060" w:type="dxa"/>
            <w:tcBorders>
              <w:top w:val="nil"/>
              <w:left w:val="nil"/>
              <w:bottom w:val="single" w:sz="4" w:space="0" w:color="auto"/>
              <w:right w:val="single" w:sz="4" w:space="0" w:color="auto"/>
            </w:tcBorders>
            <w:noWrap/>
            <w:vAlign w:val="bottom"/>
            <w:hideMark/>
          </w:tcPr>
          <w:p w14:paraId="465DB2ED" w14:textId="77777777" w:rsidR="00782764" w:rsidRPr="00782764" w:rsidRDefault="00782764" w:rsidP="0078276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EUR/MWh</w:t>
            </w:r>
          </w:p>
        </w:tc>
        <w:tc>
          <w:tcPr>
            <w:tcW w:w="1180" w:type="dxa"/>
            <w:tcBorders>
              <w:top w:val="nil"/>
              <w:left w:val="nil"/>
              <w:bottom w:val="single" w:sz="4" w:space="0" w:color="auto"/>
              <w:right w:val="single" w:sz="4" w:space="0" w:color="auto"/>
            </w:tcBorders>
            <w:noWrap/>
            <w:vAlign w:val="center"/>
            <w:hideMark/>
          </w:tcPr>
          <w:p w14:paraId="13A60B3D" w14:textId="77777777" w:rsidR="00782764" w:rsidRPr="00782764" w:rsidRDefault="00782764" w:rsidP="0078276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782764">
              <w:rPr>
                <w:rFonts w:ascii="Calibri" w:hAnsi="Calibri" w:cs="Calibri"/>
                <w:color w:val="000000"/>
                <w:sz w:val="22"/>
                <w:szCs w:val="22"/>
                <w:lang w:val="en-IN" w:eastAsia="en-IN"/>
              </w:rPr>
              <w:t>X</w:t>
            </w:r>
          </w:p>
        </w:tc>
      </w:tr>
    </w:tbl>
    <w:p w14:paraId="3FB831DE" w14:textId="77777777" w:rsidR="00667E59" w:rsidRDefault="00667E59" w:rsidP="004470F3">
      <w:pPr>
        <w:ind w:left="0"/>
        <w:rPr>
          <w:b/>
          <w:bCs/>
        </w:rPr>
      </w:pPr>
    </w:p>
    <w:p w14:paraId="77F1389B" w14:textId="77777777" w:rsidR="00CC44D0" w:rsidRDefault="00CC44D0" w:rsidP="00CC44D0">
      <w:pPr>
        <w:keepLines w:val="0"/>
        <w:overflowPunct/>
        <w:autoSpaceDE/>
        <w:autoSpaceDN/>
        <w:adjustRightInd/>
        <w:spacing w:before="0" w:after="0"/>
        <w:ind w:left="0"/>
        <w:textAlignment w:val="auto"/>
        <w:rPr>
          <w:rFonts w:ascii="Calibri" w:hAnsi="Calibri" w:cs="Calibri"/>
          <w:color w:val="000000"/>
          <w:sz w:val="24"/>
          <w:szCs w:val="24"/>
          <w:lang w:val="en-IN" w:eastAsia="en-IN"/>
        </w:rPr>
      </w:pPr>
    </w:p>
    <w:p w14:paraId="47381DCB" w14:textId="602EEFF1" w:rsidR="00CC44D0" w:rsidRPr="00CC44D0" w:rsidRDefault="00CC44D0" w:rsidP="00CC44D0">
      <w:pPr>
        <w:keepLines w:val="0"/>
        <w:overflowPunct/>
        <w:autoSpaceDE/>
        <w:autoSpaceDN/>
        <w:adjustRightInd/>
        <w:spacing w:before="0" w:after="0"/>
        <w:ind w:left="0"/>
        <w:textAlignment w:val="auto"/>
        <w:rPr>
          <w:rFonts w:ascii="Calibri" w:hAnsi="Calibri" w:cs="Calibri"/>
          <w:color w:val="000000"/>
          <w:sz w:val="24"/>
          <w:szCs w:val="24"/>
          <w:lang w:val="en-IN" w:eastAsia="en-IN"/>
        </w:rPr>
      </w:pPr>
      <w:r>
        <w:rPr>
          <w:rFonts w:ascii="Calibri" w:hAnsi="Calibri" w:cs="Calibri"/>
          <w:color w:val="000000"/>
          <w:sz w:val="24"/>
          <w:szCs w:val="24"/>
          <w:lang w:val="en-IN" w:eastAsia="en-IN"/>
        </w:rPr>
        <w:t xml:space="preserve">NOTE: </w:t>
      </w:r>
      <w:r w:rsidRPr="00CC44D0">
        <w:rPr>
          <w:rFonts w:ascii="Calibri" w:hAnsi="Calibri" w:cs="Calibri"/>
          <w:color w:val="000000"/>
          <w:sz w:val="24"/>
          <w:szCs w:val="24"/>
          <w:lang w:val="en-IN" w:eastAsia="en-IN"/>
        </w:rPr>
        <w:t>X=DK</w:t>
      </w:r>
      <w:r>
        <w:rPr>
          <w:rFonts w:ascii="Calibri" w:hAnsi="Calibri" w:cs="Calibri"/>
          <w:color w:val="000000"/>
          <w:sz w:val="24"/>
          <w:szCs w:val="24"/>
          <w:lang w:val="en-IN" w:eastAsia="en-IN"/>
        </w:rPr>
        <w:t>(Denmark)</w:t>
      </w:r>
      <w:r w:rsidR="006642E2">
        <w:rPr>
          <w:rFonts w:ascii="Calibri" w:hAnsi="Calibri" w:cs="Calibri"/>
          <w:color w:val="000000"/>
          <w:sz w:val="24"/>
          <w:szCs w:val="24"/>
          <w:lang w:val="en-IN" w:eastAsia="en-IN"/>
        </w:rPr>
        <w:t xml:space="preserve"> </w:t>
      </w:r>
      <w:r w:rsidRPr="00CC44D0">
        <w:rPr>
          <w:rFonts w:ascii="Calibri" w:hAnsi="Calibri" w:cs="Calibri"/>
          <w:color w:val="000000"/>
          <w:sz w:val="24"/>
          <w:szCs w:val="24"/>
          <w:lang w:val="en-IN" w:eastAsia="en-IN"/>
        </w:rPr>
        <w:t>and</w:t>
      </w:r>
      <w:r w:rsidRPr="00CC44D0">
        <w:rPr>
          <w:rFonts w:ascii="Calibri" w:hAnsi="Calibri" w:cs="Calibri"/>
          <w:color w:val="FF0000"/>
          <w:sz w:val="24"/>
          <w:szCs w:val="24"/>
          <w:lang w:val="en-IN" w:eastAsia="en-IN"/>
        </w:rPr>
        <w:t xml:space="preserve"> X=SE</w:t>
      </w:r>
      <w:r w:rsidR="006642E2">
        <w:rPr>
          <w:rFonts w:ascii="Calibri" w:hAnsi="Calibri" w:cs="Calibri"/>
          <w:color w:val="FF0000"/>
          <w:sz w:val="24"/>
          <w:szCs w:val="24"/>
          <w:lang w:val="en-IN" w:eastAsia="en-IN"/>
        </w:rPr>
        <w:t>(Sweden)</w:t>
      </w:r>
    </w:p>
    <w:p w14:paraId="6B81D178" w14:textId="77777777" w:rsidR="00375A0E" w:rsidRDefault="00375A0E" w:rsidP="004470F3">
      <w:pPr>
        <w:ind w:left="0"/>
        <w:rPr>
          <w:b/>
          <w:bCs/>
        </w:rPr>
      </w:pPr>
    </w:p>
    <w:p w14:paraId="374B0D05" w14:textId="77777777" w:rsidR="00CC44D0" w:rsidRDefault="00CC44D0" w:rsidP="004470F3">
      <w:pPr>
        <w:ind w:left="0"/>
        <w:rPr>
          <w:b/>
          <w:bCs/>
        </w:rPr>
      </w:pPr>
    </w:p>
    <w:p w14:paraId="3490D041" w14:textId="5006D9B7" w:rsidR="00342E74" w:rsidRPr="00FC1276" w:rsidRDefault="00782764" w:rsidP="004470F3">
      <w:pPr>
        <w:ind w:left="0"/>
        <w:rPr>
          <w:b/>
          <w:bCs/>
        </w:rPr>
      </w:pPr>
      <w:proofErr w:type="spellStart"/>
      <w:r w:rsidRPr="00FC1276">
        <w:rPr>
          <w:b/>
          <w:bCs/>
        </w:rPr>
        <w:t>Fastpris</w:t>
      </w:r>
      <w:proofErr w:type="spellEnd"/>
      <w:r w:rsidRPr="00FC1276">
        <w:rPr>
          <w:b/>
          <w:bCs/>
        </w:rPr>
        <w:t xml:space="preserve"> Kombi </w:t>
      </w:r>
      <w:r w:rsidR="00D61822" w:rsidRPr="00FC1276">
        <w:rPr>
          <w:b/>
          <w:bCs/>
        </w:rPr>
        <w:t>THE</w:t>
      </w:r>
    </w:p>
    <w:p w14:paraId="705F5791" w14:textId="77777777" w:rsidR="00D61822" w:rsidRDefault="00D61822" w:rsidP="004470F3">
      <w:pPr>
        <w:ind w:left="0"/>
        <w:rPr>
          <w:b/>
          <w:bCs/>
        </w:rPr>
      </w:pPr>
    </w:p>
    <w:tbl>
      <w:tblPr>
        <w:tblW w:w="9840" w:type="dxa"/>
        <w:jc w:val="center"/>
        <w:tblLook w:val="04A0" w:firstRow="1" w:lastRow="0" w:firstColumn="1" w:lastColumn="0" w:noHBand="0" w:noVBand="1"/>
      </w:tblPr>
      <w:tblGrid>
        <w:gridCol w:w="997"/>
        <w:gridCol w:w="1200"/>
        <w:gridCol w:w="1340"/>
        <w:gridCol w:w="1012"/>
        <w:gridCol w:w="1560"/>
        <w:gridCol w:w="1340"/>
        <w:gridCol w:w="1169"/>
        <w:gridCol w:w="1560"/>
      </w:tblGrid>
      <w:tr w:rsidR="00D61822" w:rsidRPr="00D61822" w14:paraId="42D8F806" w14:textId="77777777" w:rsidTr="00D61822">
        <w:trPr>
          <w:trHeight w:val="630"/>
          <w:jc w:val="center"/>
        </w:trPr>
        <w:tc>
          <w:tcPr>
            <w:tcW w:w="84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44F260F"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61822">
              <w:rPr>
                <w:rFonts w:ascii="Calibri" w:hAnsi="Calibri" w:cs="Calibri"/>
                <w:b/>
                <w:bCs/>
                <w:color w:val="000000"/>
                <w:sz w:val="24"/>
                <w:szCs w:val="24"/>
                <w:lang w:val="en-IN" w:eastAsia="en-IN"/>
              </w:rPr>
              <w:t>ID</w:t>
            </w:r>
          </w:p>
        </w:tc>
        <w:tc>
          <w:tcPr>
            <w:tcW w:w="1200" w:type="dxa"/>
            <w:tcBorders>
              <w:top w:val="single" w:sz="4" w:space="0" w:color="auto"/>
              <w:left w:val="nil"/>
              <w:bottom w:val="single" w:sz="4" w:space="0" w:color="auto"/>
              <w:right w:val="single" w:sz="4" w:space="0" w:color="auto"/>
            </w:tcBorders>
            <w:shd w:val="clear" w:color="000000" w:fill="BDD7EE"/>
            <w:vAlign w:val="center"/>
            <w:hideMark/>
          </w:tcPr>
          <w:p w14:paraId="3B73BDB4"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61822">
              <w:rPr>
                <w:rFonts w:ascii="Calibri" w:hAnsi="Calibri" w:cs="Calibri"/>
                <w:b/>
                <w:bCs/>
                <w:color w:val="000000"/>
                <w:sz w:val="24"/>
                <w:szCs w:val="24"/>
                <w:lang w:val="en-IN" w:eastAsia="en-IN"/>
              </w:rPr>
              <w:t>Value 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62417B54"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61822">
              <w:rPr>
                <w:rFonts w:ascii="Calibri" w:hAnsi="Calibri" w:cs="Calibri"/>
                <w:b/>
                <w:bCs/>
                <w:color w:val="000000"/>
                <w:sz w:val="24"/>
                <w:szCs w:val="24"/>
                <w:lang w:val="en-IN" w:eastAsia="en-IN"/>
              </w:rPr>
              <w:t>Period Type</w:t>
            </w:r>
          </w:p>
        </w:tc>
        <w:tc>
          <w:tcPr>
            <w:tcW w:w="940" w:type="dxa"/>
            <w:tcBorders>
              <w:top w:val="single" w:sz="4" w:space="0" w:color="auto"/>
              <w:left w:val="nil"/>
              <w:bottom w:val="single" w:sz="4" w:space="0" w:color="auto"/>
              <w:right w:val="single" w:sz="4" w:space="0" w:color="auto"/>
            </w:tcBorders>
            <w:shd w:val="clear" w:color="000000" w:fill="BDD7EE"/>
            <w:vAlign w:val="center"/>
            <w:hideMark/>
          </w:tcPr>
          <w:p w14:paraId="052536A9"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61822">
              <w:rPr>
                <w:rFonts w:ascii="Calibri" w:hAnsi="Calibri" w:cs="Calibri"/>
                <w:b/>
                <w:bCs/>
                <w:color w:val="000000"/>
                <w:sz w:val="24"/>
                <w:szCs w:val="24"/>
                <w:lang w:val="en-IN" w:eastAsia="en-IN"/>
              </w:rPr>
              <w:t>Country</w:t>
            </w:r>
          </w:p>
        </w:tc>
        <w:tc>
          <w:tcPr>
            <w:tcW w:w="1560" w:type="dxa"/>
            <w:tcBorders>
              <w:top w:val="single" w:sz="4" w:space="0" w:color="auto"/>
              <w:left w:val="nil"/>
              <w:bottom w:val="single" w:sz="4" w:space="0" w:color="auto"/>
              <w:right w:val="single" w:sz="4" w:space="0" w:color="auto"/>
            </w:tcBorders>
            <w:shd w:val="clear" w:color="000000" w:fill="BDD7EE"/>
            <w:vAlign w:val="center"/>
            <w:hideMark/>
          </w:tcPr>
          <w:p w14:paraId="7FAEAF82"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61822">
              <w:rPr>
                <w:rFonts w:ascii="Calibri" w:hAnsi="Calibri" w:cs="Calibri"/>
                <w:b/>
                <w:bCs/>
                <w:color w:val="000000"/>
                <w:sz w:val="24"/>
                <w:szCs w:val="24"/>
                <w:lang w:val="en-IN" w:eastAsia="en-IN"/>
              </w:rPr>
              <w:t>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6B8FFE51"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61822">
              <w:rPr>
                <w:rFonts w:ascii="Calibri" w:hAnsi="Calibri" w:cs="Calibri"/>
                <w:b/>
                <w:bCs/>
                <w:color w:val="000000"/>
                <w:sz w:val="24"/>
                <w:szCs w:val="24"/>
                <w:lang w:val="en-IN" w:eastAsia="en-IN"/>
              </w:rPr>
              <w:t>Name (tool)</w:t>
            </w:r>
          </w:p>
        </w:tc>
        <w:tc>
          <w:tcPr>
            <w:tcW w:w="1060" w:type="dxa"/>
            <w:tcBorders>
              <w:top w:val="single" w:sz="4" w:space="0" w:color="auto"/>
              <w:left w:val="nil"/>
              <w:bottom w:val="single" w:sz="4" w:space="0" w:color="auto"/>
              <w:right w:val="single" w:sz="4" w:space="0" w:color="auto"/>
            </w:tcBorders>
            <w:shd w:val="clear" w:color="000000" w:fill="BDD7EE"/>
            <w:vAlign w:val="center"/>
            <w:hideMark/>
          </w:tcPr>
          <w:p w14:paraId="0E1C5F71"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D61822">
              <w:rPr>
                <w:rFonts w:ascii="Calibri" w:hAnsi="Calibri" w:cs="Calibri"/>
                <w:b/>
                <w:bCs/>
                <w:color w:val="000000"/>
                <w:sz w:val="24"/>
                <w:szCs w:val="24"/>
                <w:lang w:val="en-IN" w:eastAsia="en-IN"/>
              </w:rPr>
              <w:t xml:space="preserve">Unit </w:t>
            </w:r>
          </w:p>
        </w:tc>
        <w:tc>
          <w:tcPr>
            <w:tcW w:w="1560" w:type="dxa"/>
            <w:tcBorders>
              <w:top w:val="single" w:sz="4" w:space="0" w:color="auto"/>
              <w:left w:val="nil"/>
              <w:bottom w:val="single" w:sz="4" w:space="0" w:color="auto"/>
              <w:right w:val="single" w:sz="4" w:space="0" w:color="auto"/>
            </w:tcBorders>
            <w:shd w:val="clear" w:color="000000" w:fill="BDD7EE"/>
            <w:vAlign w:val="center"/>
            <w:hideMark/>
          </w:tcPr>
          <w:p w14:paraId="718628D2"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proofErr w:type="spellStart"/>
            <w:r w:rsidRPr="00D61822">
              <w:rPr>
                <w:rFonts w:ascii="Calibri" w:hAnsi="Calibri" w:cs="Calibri"/>
                <w:b/>
                <w:bCs/>
                <w:color w:val="000000"/>
                <w:sz w:val="24"/>
                <w:szCs w:val="24"/>
                <w:lang w:val="en-IN" w:eastAsia="en-IN"/>
              </w:rPr>
              <w:t>Fastpris</w:t>
            </w:r>
            <w:proofErr w:type="spellEnd"/>
            <w:r w:rsidRPr="00D61822">
              <w:rPr>
                <w:rFonts w:ascii="Calibri" w:hAnsi="Calibri" w:cs="Calibri"/>
                <w:b/>
                <w:bCs/>
                <w:color w:val="000000"/>
                <w:sz w:val="24"/>
                <w:szCs w:val="24"/>
                <w:lang w:val="en-IN" w:eastAsia="en-IN"/>
              </w:rPr>
              <w:t xml:space="preserve"> Kombi THE</w:t>
            </w:r>
          </w:p>
        </w:tc>
      </w:tr>
      <w:tr w:rsidR="00D61822" w:rsidRPr="00D61822" w14:paraId="78FCEC12" w14:textId="77777777" w:rsidTr="00D61822">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49AD9C47" w14:textId="5528EC3D" w:rsidR="006B37D0" w:rsidRDefault="006B37D0" w:rsidP="00D61822">
            <w:pPr>
              <w:keepLines w:val="0"/>
              <w:overflowPunct/>
              <w:autoSpaceDE/>
              <w:autoSpaceDN/>
              <w:adjustRightInd/>
              <w:spacing w:before="0" w:after="0"/>
              <w:ind w:left="0"/>
              <w:jc w:val="left"/>
              <w:textAlignment w:val="auto"/>
              <w:rPr>
                <w:ins w:id="914" w:author="Susanne Nielsen" w:date="2025-07-01T16:08:00Z"/>
                <w:rFonts w:ascii="Calibri" w:hAnsi="Calibri" w:cs="Calibri"/>
                <w:color w:val="000000"/>
                <w:sz w:val="22"/>
                <w:szCs w:val="22"/>
                <w:lang w:val="en-IN" w:eastAsia="en-IN"/>
              </w:rPr>
            </w:pPr>
            <w:ins w:id="915" w:author="Susanne Nielsen" w:date="2025-07-01T16:08:00Z">
              <w:r w:rsidRPr="00782764">
                <w:rPr>
                  <w:rFonts w:ascii="Calibri" w:hAnsi="Calibri" w:cs="Calibri"/>
                  <w:color w:val="000000"/>
                  <w:sz w:val="22"/>
                  <w:szCs w:val="22"/>
                  <w:lang w:val="en-IN" w:eastAsia="en-IN"/>
                </w:rPr>
                <w:t>1571481</w:t>
              </w:r>
            </w:ins>
          </w:p>
          <w:p w14:paraId="18AFE236" w14:textId="14DFB680"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16" w:author="Susanne Nielsen" w:date="2025-07-01T16:10:00Z">
              <w:r w:rsidRPr="00D61822" w:rsidDel="004C70DA">
                <w:rPr>
                  <w:rFonts w:ascii="Calibri" w:hAnsi="Calibri" w:cs="Calibri"/>
                  <w:color w:val="000000"/>
                  <w:sz w:val="22"/>
                  <w:szCs w:val="22"/>
                  <w:lang w:val="en-IN" w:eastAsia="en-IN"/>
                </w:rPr>
                <w:delText>1571601</w:delText>
              </w:r>
            </w:del>
          </w:p>
        </w:tc>
        <w:tc>
          <w:tcPr>
            <w:tcW w:w="1200" w:type="dxa"/>
            <w:tcBorders>
              <w:top w:val="nil"/>
              <w:left w:val="nil"/>
              <w:bottom w:val="single" w:sz="4" w:space="0" w:color="auto"/>
              <w:right w:val="single" w:sz="4" w:space="0" w:color="auto"/>
            </w:tcBorders>
            <w:noWrap/>
            <w:vAlign w:val="bottom"/>
            <w:hideMark/>
          </w:tcPr>
          <w:p w14:paraId="2E85F7E7"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Bid</w:t>
            </w:r>
          </w:p>
        </w:tc>
        <w:tc>
          <w:tcPr>
            <w:tcW w:w="1340" w:type="dxa"/>
            <w:tcBorders>
              <w:top w:val="nil"/>
              <w:left w:val="nil"/>
              <w:bottom w:val="single" w:sz="4" w:space="0" w:color="auto"/>
              <w:right w:val="single" w:sz="4" w:space="0" w:color="auto"/>
            </w:tcBorders>
            <w:noWrap/>
            <w:vAlign w:val="bottom"/>
            <w:hideMark/>
          </w:tcPr>
          <w:p w14:paraId="64841AEE"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3B09F746"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color w:val="000000"/>
                <w:lang w:val="en-IN" w:eastAsia="en-IN"/>
              </w:rPr>
            </w:pPr>
            <w:r w:rsidRPr="00D61822">
              <w:rPr>
                <w:rFonts w:ascii="Calibri" w:hAnsi="Calibri" w:cs="Calibri"/>
                <w:color w:val="000000"/>
                <w:lang w:val="en-IN" w:eastAsia="en-IN"/>
              </w:rPr>
              <w:t>DK</w:t>
            </w:r>
          </w:p>
        </w:tc>
        <w:tc>
          <w:tcPr>
            <w:tcW w:w="1560" w:type="dxa"/>
            <w:tcBorders>
              <w:top w:val="nil"/>
              <w:left w:val="nil"/>
              <w:bottom w:val="single" w:sz="4" w:space="0" w:color="auto"/>
              <w:right w:val="single" w:sz="4" w:space="0" w:color="auto"/>
            </w:tcBorders>
            <w:noWrap/>
            <w:vAlign w:val="bottom"/>
            <w:hideMark/>
          </w:tcPr>
          <w:p w14:paraId="086017F8"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Commodity fee</w:t>
            </w:r>
          </w:p>
        </w:tc>
        <w:tc>
          <w:tcPr>
            <w:tcW w:w="1340" w:type="dxa"/>
            <w:tcBorders>
              <w:top w:val="nil"/>
              <w:left w:val="nil"/>
              <w:bottom w:val="single" w:sz="4" w:space="0" w:color="auto"/>
              <w:right w:val="single" w:sz="4" w:space="0" w:color="auto"/>
            </w:tcBorders>
            <w:noWrap/>
            <w:vAlign w:val="bottom"/>
            <w:hideMark/>
          </w:tcPr>
          <w:p w14:paraId="698428E8" w14:textId="667F3B35"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17" w:author="AASHUTOSH" w:date="2025-06-18T17:25:00Z">
              <w:r w:rsidRPr="00D61822" w:rsidDel="006C370A">
                <w:rPr>
                  <w:rFonts w:ascii="Calibri" w:hAnsi="Calibri" w:cs="Calibri"/>
                  <w:color w:val="000000"/>
                  <w:sz w:val="22"/>
                  <w:szCs w:val="22"/>
                  <w:lang w:val="en-IN" w:eastAsia="en-IN"/>
                </w:rPr>
                <w:delText>ETF</w:delText>
              </w:r>
            </w:del>
            <w:ins w:id="918" w:author="AASHUTOSH" w:date="2025-06-18T17:25:00Z">
              <w:r w:rsidR="006C370A">
                <w:rPr>
                  <w:rFonts w:ascii="Calibri" w:hAnsi="Calibri" w:cs="Calibri"/>
                  <w:color w:val="000000"/>
                  <w:sz w:val="22"/>
                  <w:szCs w:val="22"/>
                  <w:lang w:val="en-IN" w:eastAsia="en-IN"/>
                </w:rPr>
                <w:t>THE</w:t>
              </w:r>
            </w:ins>
          </w:p>
        </w:tc>
        <w:tc>
          <w:tcPr>
            <w:tcW w:w="1060" w:type="dxa"/>
            <w:tcBorders>
              <w:top w:val="nil"/>
              <w:left w:val="nil"/>
              <w:bottom w:val="single" w:sz="4" w:space="0" w:color="auto"/>
              <w:right w:val="single" w:sz="4" w:space="0" w:color="auto"/>
            </w:tcBorders>
            <w:noWrap/>
            <w:vAlign w:val="bottom"/>
            <w:hideMark/>
          </w:tcPr>
          <w:p w14:paraId="0E2245BE"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EUR/MWh</w:t>
            </w:r>
          </w:p>
        </w:tc>
        <w:tc>
          <w:tcPr>
            <w:tcW w:w="1560" w:type="dxa"/>
            <w:tcBorders>
              <w:top w:val="nil"/>
              <w:left w:val="nil"/>
              <w:bottom w:val="single" w:sz="4" w:space="0" w:color="auto"/>
              <w:right w:val="single" w:sz="4" w:space="0" w:color="auto"/>
            </w:tcBorders>
            <w:noWrap/>
            <w:vAlign w:val="center"/>
            <w:hideMark/>
          </w:tcPr>
          <w:p w14:paraId="53DA4E5B"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X</w:t>
            </w:r>
          </w:p>
        </w:tc>
      </w:tr>
      <w:tr w:rsidR="00D61822" w:rsidRPr="00D61822" w14:paraId="77C79890" w14:textId="77777777" w:rsidTr="00D61822">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01B19447" w14:textId="02BEA2C4" w:rsidR="006B37D0" w:rsidRDefault="006B37D0" w:rsidP="00D61822">
            <w:pPr>
              <w:keepLines w:val="0"/>
              <w:overflowPunct/>
              <w:autoSpaceDE/>
              <w:autoSpaceDN/>
              <w:adjustRightInd/>
              <w:spacing w:before="0" w:after="0"/>
              <w:ind w:left="0"/>
              <w:jc w:val="left"/>
              <w:textAlignment w:val="auto"/>
              <w:rPr>
                <w:ins w:id="919" w:author="Susanne Nielsen" w:date="2025-07-01T16:08:00Z"/>
                <w:rFonts w:ascii="Calibri" w:hAnsi="Calibri" w:cs="Calibri"/>
                <w:color w:val="000000"/>
                <w:sz w:val="22"/>
                <w:szCs w:val="22"/>
                <w:lang w:val="en-IN" w:eastAsia="en-IN"/>
              </w:rPr>
            </w:pPr>
            <w:ins w:id="920" w:author="Susanne Nielsen" w:date="2025-07-01T16:08:00Z">
              <w:r w:rsidRPr="00782764">
                <w:rPr>
                  <w:rFonts w:ascii="Calibri" w:hAnsi="Calibri" w:cs="Calibri"/>
                  <w:color w:val="000000"/>
                  <w:sz w:val="22"/>
                  <w:szCs w:val="22"/>
                  <w:lang w:val="en-IN" w:eastAsia="en-IN"/>
                </w:rPr>
                <w:t>1571481</w:t>
              </w:r>
            </w:ins>
          </w:p>
          <w:p w14:paraId="19F967C7" w14:textId="2860E84B"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21" w:author="Susanne Nielsen" w:date="2025-07-01T16:10:00Z">
              <w:r w:rsidRPr="00D61822" w:rsidDel="004C70DA">
                <w:rPr>
                  <w:rFonts w:ascii="Calibri" w:hAnsi="Calibri" w:cs="Calibri"/>
                  <w:color w:val="000000"/>
                  <w:sz w:val="22"/>
                  <w:szCs w:val="22"/>
                  <w:lang w:val="en-IN" w:eastAsia="en-IN"/>
                </w:rPr>
                <w:delText>1571601</w:delText>
              </w:r>
            </w:del>
          </w:p>
        </w:tc>
        <w:tc>
          <w:tcPr>
            <w:tcW w:w="1200" w:type="dxa"/>
            <w:tcBorders>
              <w:top w:val="nil"/>
              <w:left w:val="nil"/>
              <w:bottom w:val="single" w:sz="4" w:space="0" w:color="auto"/>
              <w:right w:val="single" w:sz="4" w:space="0" w:color="auto"/>
            </w:tcBorders>
            <w:noWrap/>
            <w:vAlign w:val="bottom"/>
            <w:hideMark/>
          </w:tcPr>
          <w:p w14:paraId="100EECE0"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Ask</w:t>
            </w:r>
          </w:p>
        </w:tc>
        <w:tc>
          <w:tcPr>
            <w:tcW w:w="1340" w:type="dxa"/>
            <w:tcBorders>
              <w:top w:val="nil"/>
              <w:left w:val="nil"/>
              <w:bottom w:val="single" w:sz="4" w:space="0" w:color="auto"/>
              <w:right w:val="single" w:sz="4" w:space="0" w:color="auto"/>
            </w:tcBorders>
            <w:noWrap/>
            <w:vAlign w:val="bottom"/>
            <w:hideMark/>
          </w:tcPr>
          <w:p w14:paraId="27A20DF7"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0EFE863D"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color w:val="000000"/>
                <w:lang w:val="en-IN" w:eastAsia="en-IN"/>
              </w:rPr>
            </w:pPr>
            <w:r w:rsidRPr="00D61822">
              <w:rPr>
                <w:rFonts w:ascii="Calibri" w:hAnsi="Calibri" w:cs="Calibri"/>
                <w:color w:val="000000"/>
                <w:lang w:val="en-IN" w:eastAsia="en-IN"/>
              </w:rPr>
              <w:t>DK</w:t>
            </w:r>
          </w:p>
        </w:tc>
        <w:tc>
          <w:tcPr>
            <w:tcW w:w="1560" w:type="dxa"/>
            <w:tcBorders>
              <w:top w:val="nil"/>
              <w:left w:val="nil"/>
              <w:bottom w:val="single" w:sz="4" w:space="0" w:color="auto"/>
              <w:right w:val="single" w:sz="4" w:space="0" w:color="auto"/>
            </w:tcBorders>
            <w:noWrap/>
            <w:vAlign w:val="bottom"/>
            <w:hideMark/>
          </w:tcPr>
          <w:p w14:paraId="55708CE7"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Commodity fee</w:t>
            </w:r>
          </w:p>
        </w:tc>
        <w:tc>
          <w:tcPr>
            <w:tcW w:w="1340" w:type="dxa"/>
            <w:tcBorders>
              <w:top w:val="nil"/>
              <w:left w:val="nil"/>
              <w:bottom w:val="single" w:sz="4" w:space="0" w:color="auto"/>
              <w:right w:val="single" w:sz="4" w:space="0" w:color="auto"/>
            </w:tcBorders>
            <w:noWrap/>
            <w:vAlign w:val="bottom"/>
            <w:hideMark/>
          </w:tcPr>
          <w:p w14:paraId="59DA6357" w14:textId="1A392548"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del w:id="922" w:author="AASHUTOSH" w:date="2025-06-18T17:25:00Z">
              <w:r w:rsidRPr="00D61822" w:rsidDel="006C370A">
                <w:rPr>
                  <w:rFonts w:ascii="Calibri" w:hAnsi="Calibri" w:cs="Calibri"/>
                  <w:color w:val="000000"/>
                  <w:sz w:val="22"/>
                  <w:szCs w:val="22"/>
                  <w:lang w:val="en-IN" w:eastAsia="en-IN"/>
                </w:rPr>
                <w:delText>ETF</w:delText>
              </w:r>
            </w:del>
            <w:ins w:id="923" w:author="AASHUTOSH" w:date="2025-06-18T17:25:00Z">
              <w:r w:rsidR="006C370A">
                <w:rPr>
                  <w:rFonts w:ascii="Calibri" w:hAnsi="Calibri" w:cs="Calibri"/>
                  <w:color w:val="000000"/>
                  <w:sz w:val="22"/>
                  <w:szCs w:val="22"/>
                  <w:lang w:val="en-IN" w:eastAsia="en-IN"/>
                </w:rPr>
                <w:t>THE</w:t>
              </w:r>
            </w:ins>
          </w:p>
        </w:tc>
        <w:tc>
          <w:tcPr>
            <w:tcW w:w="1060" w:type="dxa"/>
            <w:tcBorders>
              <w:top w:val="nil"/>
              <w:left w:val="nil"/>
              <w:bottom w:val="single" w:sz="4" w:space="0" w:color="auto"/>
              <w:right w:val="single" w:sz="4" w:space="0" w:color="auto"/>
            </w:tcBorders>
            <w:noWrap/>
            <w:vAlign w:val="bottom"/>
            <w:hideMark/>
          </w:tcPr>
          <w:p w14:paraId="2A21F040" w14:textId="77777777" w:rsidR="00D61822" w:rsidRPr="00D61822" w:rsidRDefault="00D61822" w:rsidP="00D61822">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EUR/MWh</w:t>
            </w:r>
          </w:p>
        </w:tc>
        <w:tc>
          <w:tcPr>
            <w:tcW w:w="1560" w:type="dxa"/>
            <w:tcBorders>
              <w:top w:val="nil"/>
              <w:left w:val="nil"/>
              <w:bottom w:val="single" w:sz="4" w:space="0" w:color="auto"/>
              <w:right w:val="single" w:sz="4" w:space="0" w:color="auto"/>
            </w:tcBorders>
            <w:noWrap/>
            <w:vAlign w:val="center"/>
            <w:hideMark/>
          </w:tcPr>
          <w:p w14:paraId="730A9373" w14:textId="77777777" w:rsidR="00D61822" w:rsidRPr="00D61822" w:rsidRDefault="00D61822" w:rsidP="00D61822">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D61822">
              <w:rPr>
                <w:rFonts w:ascii="Calibri" w:hAnsi="Calibri" w:cs="Calibri"/>
                <w:color w:val="000000"/>
                <w:sz w:val="22"/>
                <w:szCs w:val="22"/>
                <w:lang w:val="en-IN" w:eastAsia="en-IN"/>
              </w:rPr>
              <w:t>X</w:t>
            </w:r>
          </w:p>
        </w:tc>
      </w:tr>
    </w:tbl>
    <w:p w14:paraId="25700B35" w14:textId="77777777" w:rsidR="00D61822" w:rsidRDefault="00D61822" w:rsidP="004470F3">
      <w:pPr>
        <w:ind w:left="0"/>
        <w:rPr>
          <w:b/>
          <w:bCs/>
        </w:rPr>
      </w:pPr>
    </w:p>
    <w:p w14:paraId="29C178AE" w14:textId="77777777" w:rsidR="00342E74" w:rsidRDefault="00342E74" w:rsidP="004470F3">
      <w:pPr>
        <w:ind w:left="0"/>
        <w:rPr>
          <w:b/>
          <w:bCs/>
        </w:rPr>
      </w:pPr>
    </w:p>
    <w:p w14:paraId="285E8D4E" w14:textId="20A23718" w:rsidR="00684957" w:rsidRDefault="00684957" w:rsidP="004470F3">
      <w:pPr>
        <w:ind w:left="0"/>
        <w:rPr>
          <w:b/>
          <w:bCs/>
        </w:rPr>
      </w:pPr>
      <w:proofErr w:type="spellStart"/>
      <w:r w:rsidRPr="00684957">
        <w:rPr>
          <w:b/>
          <w:bCs/>
        </w:rPr>
        <w:t>Fastpris</w:t>
      </w:r>
      <w:proofErr w:type="spellEnd"/>
    </w:p>
    <w:p w14:paraId="4B536061" w14:textId="77777777" w:rsidR="00684957" w:rsidRDefault="00684957" w:rsidP="004470F3">
      <w:pPr>
        <w:ind w:left="0"/>
        <w:rPr>
          <w:b/>
          <w:bCs/>
        </w:rPr>
      </w:pPr>
    </w:p>
    <w:tbl>
      <w:tblPr>
        <w:tblW w:w="10120" w:type="dxa"/>
        <w:jc w:val="center"/>
        <w:tblLook w:val="04A0" w:firstRow="1" w:lastRow="0" w:firstColumn="1" w:lastColumn="0" w:noHBand="0" w:noVBand="1"/>
      </w:tblPr>
      <w:tblGrid>
        <w:gridCol w:w="997"/>
        <w:gridCol w:w="1330"/>
        <w:gridCol w:w="1340"/>
        <w:gridCol w:w="1012"/>
        <w:gridCol w:w="1560"/>
        <w:gridCol w:w="1340"/>
        <w:gridCol w:w="1454"/>
        <w:gridCol w:w="1560"/>
      </w:tblGrid>
      <w:tr w:rsidR="00CA6EB4" w:rsidRPr="00CA6EB4" w14:paraId="1B6CE0F5" w14:textId="77777777" w:rsidTr="00CA6EB4">
        <w:trPr>
          <w:trHeight w:val="315"/>
          <w:jc w:val="center"/>
        </w:trPr>
        <w:tc>
          <w:tcPr>
            <w:tcW w:w="84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7CD23C6"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CA6EB4">
              <w:rPr>
                <w:rFonts w:ascii="Calibri" w:hAnsi="Calibri" w:cs="Calibri"/>
                <w:b/>
                <w:bCs/>
                <w:color w:val="000000"/>
                <w:sz w:val="24"/>
                <w:szCs w:val="24"/>
                <w:lang w:val="en-IN" w:eastAsia="en-IN"/>
              </w:rPr>
              <w:t>ID</w:t>
            </w:r>
          </w:p>
        </w:tc>
        <w:tc>
          <w:tcPr>
            <w:tcW w:w="1200" w:type="dxa"/>
            <w:tcBorders>
              <w:top w:val="single" w:sz="4" w:space="0" w:color="auto"/>
              <w:left w:val="nil"/>
              <w:bottom w:val="single" w:sz="4" w:space="0" w:color="auto"/>
              <w:right w:val="single" w:sz="4" w:space="0" w:color="auto"/>
            </w:tcBorders>
            <w:shd w:val="clear" w:color="000000" w:fill="BDD7EE"/>
            <w:vAlign w:val="center"/>
            <w:hideMark/>
          </w:tcPr>
          <w:p w14:paraId="23E24FF4"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CA6EB4">
              <w:rPr>
                <w:rFonts w:ascii="Calibri" w:hAnsi="Calibri" w:cs="Calibri"/>
                <w:b/>
                <w:bCs/>
                <w:color w:val="000000"/>
                <w:sz w:val="24"/>
                <w:szCs w:val="24"/>
                <w:lang w:val="en-IN" w:eastAsia="en-IN"/>
              </w:rPr>
              <w:t>Value 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3C220222"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CA6EB4">
              <w:rPr>
                <w:rFonts w:ascii="Calibri" w:hAnsi="Calibri" w:cs="Calibri"/>
                <w:b/>
                <w:bCs/>
                <w:color w:val="000000"/>
                <w:sz w:val="24"/>
                <w:szCs w:val="24"/>
                <w:lang w:val="en-IN" w:eastAsia="en-IN"/>
              </w:rPr>
              <w:t>Period Type</w:t>
            </w:r>
          </w:p>
        </w:tc>
        <w:tc>
          <w:tcPr>
            <w:tcW w:w="940" w:type="dxa"/>
            <w:tcBorders>
              <w:top w:val="single" w:sz="4" w:space="0" w:color="auto"/>
              <w:left w:val="nil"/>
              <w:bottom w:val="single" w:sz="4" w:space="0" w:color="auto"/>
              <w:right w:val="single" w:sz="4" w:space="0" w:color="auto"/>
            </w:tcBorders>
            <w:shd w:val="clear" w:color="000000" w:fill="BDD7EE"/>
            <w:vAlign w:val="center"/>
            <w:hideMark/>
          </w:tcPr>
          <w:p w14:paraId="7FB8988E"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CA6EB4">
              <w:rPr>
                <w:rFonts w:ascii="Calibri" w:hAnsi="Calibri" w:cs="Calibri"/>
                <w:b/>
                <w:bCs/>
                <w:color w:val="000000"/>
                <w:sz w:val="24"/>
                <w:szCs w:val="24"/>
                <w:lang w:val="en-IN" w:eastAsia="en-IN"/>
              </w:rPr>
              <w:t>Country</w:t>
            </w:r>
          </w:p>
        </w:tc>
        <w:tc>
          <w:tcPr>
            <w:tcW w:w="1560" w:type="dxa"/>
            <w:tcBorders>
              <w:top w:val="single" w:sz="4" w:space="0" w:color="auto"/>
              <w:left w:val="nil"/>
              <w:bottom w:val="single" w:sz="4" w:space="0" w:color="auto"/>
              <w:right w:val="single" w:sz="4" w:space="0" w:color="auto"/>
            </w:tcBorders>
            <w:shd w:val="clear" w:color="000000" w:fill="BDD7EE"/>
            <w:vAlign w:val="center"/>
            <w:hideMark/>
          </w:tcPr>
          <w:p w14:paraId="67C1875B"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CA6EB4">
              <w:rPr>
                <w:rFonts w:ascii="Calibri" w:hAnsi="Calibri" w:cs="Calibri"/>
                <w:b/>
                <w:bCs/>
                <w:color w:val="000000"/>
                <w:sz w:val="24"/>
                <w:szCs w:val="24"/>
                <w:lang w:val="en-IN" w:eastAsia="en-IN"/>
              </w:rPr>
              <w:t>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06728CFF"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CA6EB4">
              <w:rPr>
                <w:rFonts w:ascii="Calibri" w:hAnsi="Calibri" w:cs="Calibri"/>
                <w:b/>
                <w:bCs/>
                <w:color w:val="000000"/>
                <w:sz w:val="24"/>
                <w:szCs w:val="24"/>
                <w:lang w:val="en-IN" w:eastAsia="en-IN"/>
              </w:rPr>
              <w:t>Name (tool)</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7397CB6E"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CA6EB4">
              <w:rPr>
                <w:rFonts w:ascii="Calibri" w:hAnsi="Calibri" w:cs="Calibri"/>
                <w:b/>
                <w:bCs/>
                <w:color w:val="000000"/>
                <w:sz w:val="24"/>
                <w:szCs w:val="24"/>
                <w:lang w:val="en-IN" w:eastAsia="en-IN"/>
              </w:rPr>
              <w:t xml:space="preserve">Unit </w:t>
            </w:r>
          </w:p>
        </w:tc>
        <w:tc>
          <w:tcPr>
            <w:tcW w:w="1560" w:type="dxa"/>
            <w:tcBorders>
              <w:top w:val="single" w:sz="4" w:space="0" w:color="auto"/>
              <w:left w:val="nil"/>
              <w:bottom w:val="single" w:sz="4" w:space="0" w:color="auto"/>
              <w:right w:val="single" w:sz="4" w:space="0" w:color="auto"/>
            </w:tcBorders>
            <w:shd w:val="clear" w:color="000000" w:fill="BDD7EE"/>
            <w:vAlign w:val="center"/>
            <w:hideMark/>
          </w:tcPr>
          <w:p w14:paraId="21642F07"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proofErr w:type="spellStart"/>
            <w:r w:rsidRPr="00CA6EB4">
              <w:rPr>
                <w:rFonts w:ascii="Calibri" w:hAnsi="Calibri" w:cs="Calibri"/>
                <w:b/>
                <w:bCs/>
                <w:color w:val="000000"/>
                <w:sz w:val="24"/>
                <w:szCs w:val="24"/>
                <w:lang w:val="en-IN" w:eastAsia="en-IN"/>
              </w:rPr>
              <w:t>Fastpris</w:t>
            </w:r>
            <w:proofErr w:type="spellEnd"/>
          </w:p>
        </w:tc>
      </w:tr>
      <w:tr w:rsidR="00CA6EB4" w:rsidRPr="00CA6EB4" w14:paraId="27697802" w14:textId="77777777" w:rsidTr="00CA6EB4">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3AFEE06F"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1571601</w:t>
            </w:r>
          </w:p>
        </w:tc>
        <w:tc>
          <w:tcPr>
            <w:tcW w:w="1200" w:type="dxa"/>
            <w:tcBorders>
              <w:top w:val="nil"/>
              <w:left w:val="nil"/>
              <w:bottom w:val="single" w:sz="4" w:space="0" w:color="auto"/>
              <w:right w:val="single" w:sz="4" w:space="0" w:color="auto"/>
            </w:tcBorders>
            <w:noWrap/>
            <w:vAlign w:val="bottom"/>
            <w:hideMark/>
          </w:tcPr>
          <w:p w14:paraId="5EF4DC76"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Bid</w:t>
            </w:r>
          </w:p>
        </w:tc>
        <w:tc>
          <w:tcPr>
            <w:tcW w:w="1340" w:type="dxa"/>
            <w:tcBorders>
              <w:top w:val="nil"/>
              <w:left w:val="nil"/>
              <w:bottom w:val="single" w:sz="4" w:space="0" w:color="auto"/>
              <w:right w:val="single" w:sz="4" w:space="0" w:color="auto"/>
            </w:tcBorders>
            <w:noWrap/>
            <w:vAlign w:val="bottom"/>
            <w:hideMark/>
          </w:tcPr>
          <w:p w14:paraId="72BA8869"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79101369"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DK</w:t>
            </w:r>
          </w:p>
        </w:tc>
        <w:tc>
          <w:tcPr>
            <w:tcW w:w="1560" w:type="dxa"/>
            <w:tcBorders>
              <w:top w:val="nil"/>
              <w:left w:val="nil"/>
              <w:bottom w:val="single" w:sz="4" w:space="0" w:color="auto"/>
              <w:right w:val="single" w:sz="4" w:space="0" w:color="auto"/>
            </w:tcBorders>
            <w:noWrap/>
            <w:vAlign w:val="bottom"/>
            <w:hideMark/>
          </w:tcPr>
          <w:p w14:paraId="78C5994E"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Commodity fee</w:t>
            </w:r>
          </w:p>
        </w:tc>
        <w:tc>
          <w:tcPr>
            <w:tcW w:w="1340" w:type="dxa"/>
            <w:tcBorders>
              <w:top w:val="nil"/>
              <w:left w:val="nil"/>
              <w:bottom w:val="single" w:sz="4" w:space="0" w:color="auto"/>
              <w:right w:val="single" w:sz="4" w:space="0" w:color="auto"/>
            </w:tcBorders>
            <w:noWrap/>
            <w:vAlign w:val="bottom"/>
            <w:hideMark/>
          </w:tcPr>
          <w:p w14:paraId="4F973068"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ETF</w:t>
            </w:r>
          </w:p>
        </w:tc>
        <w:tc>
          <w:tcPr>
            <w:tcW w:w="1340" w:type="dxa"/>
            <w:tcBorders>
              <w:top w:val="nil"/>
              <w:left w:val="nil"/>
              <w:bottom w:val="single" w:sz="4" w:space="0" w:color="auto"/>
              <w:right w:val="single" w:sz="4" w:space="0" w:color="auto"/>
            </w:tcBorders>
            <w:noWrap/>
            <w:vAlign w:val="bottom"/>
            <w:hideMark/>
          </w:tcPr>
          <w:p w14:paraId="7628F559"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EUR/MWh</w:t>
            </w:r>
          </w:p>
        </w:tc>
        <w:tc>
          <w:tcPr>
            <w:tcW w:w="1560" w:type="dxa"/>
            <w:tcBorders>
              <w:top w:val="nil"/>
              <w:left w:val="nil"/>
              <w:bottom w:val="single" w:sz="4" w:space="0" w:color="auto"/>
              <w:right w:val="single" w:sz="4" w:space="0" w:color="auto"/>
            </w:tcBorders>
            <w:noWrap/>
            <w:vAlign w:val="center"/>
            <w:hideMark/>
          </w:tcPr>
          <w:p w14:paraId="1C5942EE"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X</w:t>
            </w:r>
            <w:r w:rsidRPr="00CA6EB4">
              <w:rPr>
                <w:rFonts w:ascii="Calibri" w:hAnsi="Calibri" w:cs="Calibri"/>
                <w:color w:val="FF0000"/>
                <w:sz w:val="22"/>
                <w:szCs w:val="22"/>
                <w:lang w:val="en-IN" w:eastAsia="en-IN"/>
              </w:rPr>
              <w:t>X</w:t>
            </w:r>
          </w:p>
        </w:tc>
      </w:tr>
      <w:tr w:rsidR="00CA6EB4" w:rsidRPr="00CA6EB4" w14:paraId="05D50A3C" w14:textId="77777777" w:rsidTr="00CA6EB4">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142DAC83"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1571601</w:t>
            </w:r>
          </w:p>
        </w:tc>
        <w:tc>
          <w:tcPr>
            <w:tcW w:w="1200" w:type="dxa"/>
            <w:tcBorders>
              <w:top w:val="nil"/>
              <w:left w:val="nil"/>
              <w:bottom w:val="single" w:sz="4" w:space="0" w:color="auto"/>
              <w:right w:val="single" w:sz="4" w:space="0" w:color="auto"/>
            </w:tcBorders>
            <w:noWrap/>
            <w:vAlign w:val="bottom"/>
            <w:hideMark/>
          </w:tcPr>
          <w:p w14:paraId="373FD184"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Ask</w:t>
            </w:r>
          </w:p>
        </w:tc>
        <w:tc>
          <w:tcPr>
            <w:tcW w:w="1340" w:type="dxa"/>
            <w:tcBorders>
              <w:top w:val="nil"/>
              <w:left w:val="nil"/>
              <w:bottom w:val="single" w:sz="4" w:space="0" w:color="auto"/>
              <w:right w:val="single" w:sz="4" w:space="0" w:color="auto"/>
            </w:tcBorders>
            <w:noWrap/>
            <w:vAlign w:val="bottom"/>
            <w:hideMark/>
          </w:tcPr>
          <w:p w14:paraId="26558A13"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3A9EBB91"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DK</w:t>
            </w:r>
          </w:p>
        </w:tc>
        <w:tc>
          <w:tcPr>
            <w:tcW w:w="1560" w:type="dxa"/>
            <w:tcBorders>
              <w:top w:val="nil"/>
              <w:left w:val="nil"/>
              <w:bottom w:val="single" w:sz="4" w:space="0" w:color="auto"/>
              <w:right w:val="single" w:sz="4" w:space="0" w:color="auto"/>
            </w:tcBorders>
            <w:noWrap/>
            <w:vAlign w:val="bottom"/>
            <w:hideMark/>
          </w:tcPr>
          <w:p w14:paraId="768E7A25"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Commodity fee</w:t>
            </w:r>
          </w:p>
        </w:tc>
        <w:tc>
          <w:tcPr>
            <w:tcW w:w="1340" w:type="dxa"/>
            <w:tcBorders>
              <w:top w:val="nil"/>
              <w:left w:val="nil"/>
              <w:bottom w:val="single" w:sz="4" w:space="0" w:color="auto"/>
              <w:right w:val="single" w:sz="4" w:space="0" w:color="auto"/>
            </w:tcBorders>
            <w:noWrap/>
            <w:vAlign w:val="bottom"/>
            <w:hideMark/>
          </w:tcPr>
          <w:p w14:paraId="52F0E0CA"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ETF</w:t>
            </w:r>
          </w:p>
        </w:tc>
        <w:tc>
          <w:tcPr>
            <w:tcW w:w="1340" w:type="dxa"/>
            <w:tcBorders>
              <w:top w:val="nil"/>
              <w:left w:val="nil"/>
              <w:bottom w:val="single" w:sz="4" w:space="0" w:color="auto"/>
              <w:right w:val="single" w:sz="4" w:space="0" w:color="auto"/>
            </w:tcBorders>
            <w:noWrap/>
            <w:vAlign w:val="bottom"/>
            <w:hideMark/>
          </w:tcPr>
          <w:p w14:paraId="7DEC8F41"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EUR/MWh</w:t>
            </w:r>
          </w:p>
        </w:tc>
        <w:tc>
          <w:tcPr>
            <w:tcW w:w="1560" w:type="dxa"/>
            <w:tcBorders>
              <w:top w:val="nil"/>
              <w:left w:val="nil"/>
              <w:bottom w:val="single" w:sz="4" w:space="0" w:color="auto"/>
              <w:right w:val="single" w:sz="4" w:space="0" w:color="auto"/>
            </w:tcBorders>
            <w:noWrap/>
            <w:vAlign w:val="center"/>
            <w:hideMark/>
          </w:tcPr>
          <w:p w14:paraId="7740A3B3"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X</w:t>
            </w:r>
            <w:r w:rsidRPr="00CA6EB4">
              <w:rPr>
                <w:rFonts w:ascii="Calibri" w:hAnsi="Calibri" w:cs="Calibri"/>
                <w:color w:val="FF0000"/>
                <w:sz w:val="22"/>
                <w:szCs w:val="22"/>
                <w:lang w:val="en-IN" w:eastAsia="en-IN"/>
              </w:rPr>
              <w:t>X</w:t>
            </w:r>
          </w:p>
        </w:tc>
      </w:tr>
      <w:tr w:rsidR="00CA6EB4" w:rsidRPr="00CA6EB4" w14:paraId="25C38431" w14:textId="77777777" w:rsidTr="00CA6EB4">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58F64B2E"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1575441</w:t>
            </w:r>
          </w:p>
        </w:tc>
        <w:tc>
          <w:tcPr>
            <w:tcW w:w="1200" w:type="dxa"/>
            <w:tcBorders>
              <w:top w:val="nil"/>
              <w:left w:val="nil"/>
              <w:bottom w:val="single" w:sz="4" w:space="0" w:color="auto"/>
              <w:right w:val="single" w:sz="4" w:space="0" w:color="auto"/>
            </w:tcBorders>
            <w:noWrap/>
            <w:vAlign w:val="bottom"/>
            <w:hideMark/>
          </w:tcPr>
          <w:p w14:paraId="7BAF0411"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ProfileFee</w:t>
            </w:r>
            <w:proofErr w:type="spellEnd"/>
          </w:p>
        </w:tc>
        <w:tc>
          <w:tcPr>
            <w:tcW w:w="1340" w:type="dxa"/>
            <w:tcBorders>
              <w:top w:val="nil"/>
              <w:left w:val="nil"/>
              <w:bottom w:val="single" w:sz="4" w:space="0" w:color="auto"/>
              <w:right w:val="single" w:sz="4" w:space="0" w:color="auto"/>
            </w:tcBorders>
            <w:noWrap/>
            <w:vAlign w:val="bottom"/>
            <w:hideMark/>
          </w:tcPr>
          <w:p w14:paraId="043BF0A6"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0A8BB626"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DK</w:t>
            </w:r>
          </w:p>
        </w:tc>
        <w:tc>
          <w:tcPr>
            <w:tcW w:w="1560" w:type="dxa"/>
            <w:tcBorders>
              <w:top w:val="nil"/>
              <w:left w:val="nil"/>
              <w:bottom w:val="single" w:sz="4" w:space="0" w:color="auto"/>
              <w:right w:val="single" w:sz="4" w:space="0" w:color="auto"/>
            </w:tcBorders>
            <w:noWrap/>
            <w:vAlign w:val="bottom"/>
            <w:hideMark/>
          </w:tcPr>
          <w:p w14:paraId="2CD778DE"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Add on</w:t>
            </w:r>
          </w:p>
        </w:tc>
        <w:tc>
          <w:tcPr>
            <w:tcW w:w="1340" w:type="dxa"/>
            <w:tcBorders>
              <w:top w:val="nil"/>
              <w:left w:val="nil"/>
              <w:bottom w:val="single" w:sz="4" w:space="0" w:color="auto"/>
              <w:right w:val="single" w:sz="4" w:space="0" w:color="auto"/>
            </w:tcBorders>
            <w:noWrap/>
            <w:vAlign w:val="bottom"/>
            <w:hideMark/>
          </w:tcPr>
          <w:p w14:paraId="6144A4CD"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ETF Profile</w:t>
            </w:r>
          </w:p>
        </w:tc>
        <w:tc>
          <w:tcPr>
            <w:tcW w:w="1340" w:type="dxa"/>
            <w:tcBorders>
              <w:top w:val="nil"/>
              <w:left w:val="nil"/>
              <w:bottom w:val="single" w:sz="4" w:space="0" w:color="auto"/>
              <w:right w:val="single" w:sz="4" w:space="0" w:color="auto"/>
            </w:tcBorders>
            <w:noWrap/>
            <w:vAlign w:val="bottom"/>
            <w:hideMark/>
          </w:tcPr>
          <w:p w14:paraId="2173499B"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øre</w:t>
            </w:r>
            <w:proofErr w:type="spellEnd"/>
            <w:r w:rsidRPr="00CA6EB4">
              <w:rPr>
                <w:rFonts w:ascii="Calibri" w:hAnsi="Calibri" w:cs="Calibri"/>
                <w:color w:val="000000"/>
                <w:sz w:val="22"/>
                <w:szCs w:val="22"/>
                <w:lang w:val="en-IN" w:eastAsia="en-IN"/>
              </w:rPr>
              <w:t>/m3</w:t>
            </w:r>
          </w:p>
        </w:tc>
        <w:tc>
          <w:tcPr>
            <w:tcW w:w="1560" w:type="dxa"/>
            <w:tcBorders>
              <w:top w:val="nil"/>
              <w:left w:val="nil"/>
              <w:bottom w:val="single" w:sz="4" w:space="0" w:color="auto"/>
              <w:right w:val="single" w:sz="4" w:space="0" w:color="auto"/>
            </w:tcBorders>
            <w:noWrap/>
            <w:vAlign w:val="center"/>
            <w:hideMark/>
          </w:tcPr>
          <w:p w14:paraId="5EDB7FD2"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X</w:t>
            </w:r>
          </w:p>
        </w:tc>
      </w:tr>
      <w:tr w:rsidR="00CA6EB4" w:rsidRPr="00CA6EB4" w14:paraId="0DDB8938" w14:textId="77777777" w:rsidTr="00CA6EB4">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58B30AAA"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1570041</w:t>
            </w:r>
          </w:p>
        </w:tc>
        <w:tc>
          <w:tcPr>
            <w:tcW w:w="1200" w:type="dxa"/>
            <w:tcBorders>
              <w:top w:val="nil"/>
              <w:left w:val="nil"/>
              <w:bottom w:val="single" w:sz="4" w:space="0" w:color="auto"/>
              <w:right w:val="single" w:sz="4" w:space="0" w:color="auto"/>
            </w:tcBorders>
            <w:noWrap/>
            <w:vAlign w:val="bottom"/>
            <w:hideMark/>
          </w:tcPr>
          <w:p w14:paraId="67AD04CE"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PaymentFee</w:t>
            </w:r>
            <w:proofErr w:type="spellEnd"/>
          </w:p>
        </w:tc>
        <w:tc>
          <w:tcPr>
            <w:tcW w:w="1340" w:type="dxa"/>
            <w:tcBorders>
              <w:top w:val="nil"/>
              <w:left w:val="nil"/>
              <w:bottom w:val="single" w:sz="4" w:space="0" w:color="auto"/>
              <w:right w:val="single" w:sz="4" w:space="0" w:color="auto"/>
            </w:tcBorders>
            <w:noWrap/>
            <w:vAlign w:val="bottom"/>
            <w:hideMark/>
          </w:tcPr>
          <w:p w14:paraId="739E45FF"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19F04ECF"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DK</w:t>
            </w:r>
          </w:p>
        </w:tc>
        <w:tc>
          <w:tcPr>
            <w:tcW w:w="1560" w:type="dxa"/>
            <w:tcBorders>
              <w:top w:val="nil"/>
              <w:left w:val="nil"/>
              <w:bottom w:val="single" w:sz="4" w:space="0" w:color="auto"/>
              <w:right w:val="single" w:sz="4" w:space="0" w:color="auto"/>
            </w:tcBorders>
            <w:noWrap/>
            <w:vAlign w:val="bottom"/>
            <w:hideMark/>
          </w:tcPr>
          <w:p w14:paraId="330C28C0"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Add on</w:t>
            </w:r>
          </w:p>
        </w:tc>
        <w:tc>
          <w:tcPr>
            <w:tcW w:w="1340" w:type="dxa"/>
            <w:tcBorders>
              <w:top w:val="nil"/>
              <w:left w:val="nil"/>
              <w:bottom w:val="single" w:sz="4" w:space="0" w:color="auto"/>
              <w:right w:val="single" w:sz="4" w:space="0" w:color="auto"/>
            </w:tcBorders>
            <w:noWrap/>
            <w:vAlign w:val="bottom"/>
            <w:hideMark/>
          </w:tcPr>
          <w:p w14:paraId="74842783"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Payment fee</w:t>
            </w:r>
          </w:p>
        </w:tc>
        <w:tc>
          <w:tcPr>
            <w:tcW w:w="1340" w:type="dxa"/>
            <w:tcBorders>
              <w:top w:val="nil"/>
              <w:left w:val="nil"/>
              <w:bottom w:val="single" w:sz="4" w:space="0" w:color="auto"/>
              <w:right w:val="single" w:sz="4" w:space="0" w:color="auto"/>
            </w:tcBorders>
            <w:noWrap/>
            <w:vAlign w:val="bottom"/>
            <w:hideMark/>
          </w:tcPr>
          <w:p w14:paraId="0CECBDA9"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øre</w:t>
            </w:r>
            <w:proofErr w:type="spellEnd"/>
            <w:r w:rsidRPr="00CA6EB4">
              <w:rPr>
                <w:rFonts w:ascii="Calibri" w:hAnsi="Calibri" w:cs="Calibri"/>
                <w:color w:val="000000"/>
                <w:sz w:val="22"/>
                <w:szCs w:val="22"/>
                <w:lang w:val="en-IN" w:eastAsia="en-IN"/>
              </w:rPr>
              <w:t>/m3</w:t>
            </w:r>
          </w:p>
        </w:tc>
        <w:tc>
          <w:tcPr>
            <w:tcW w:w="1560" w:type="dxa"/>
            <w:tcBorders>
              <w:top w:val="nil"/>
              <w:left w:val="nil"/>
              <w:bottom w:val="single" w:sz="4" w:space="0" w:color="auto"/>
              <w:right w:val="single" w:sz="4" w:space="0" w:color="auto"/>
            </w:tcBorders>
            <w:noWrap/>
            <w:vAlign w:val="center"/>
            <w:hideMark/>
          </w:tcPr>
          <w:p w14:paraId="7134B39D"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X</w:t>
            </w:r>
          </w:p>
        </w:tc>
      </w:tr>
      <w:tr w:rsidR="00CA6EB4" w:rsidRPr="00CA6EB4" w14:paraId="4B9F7C9C" w14:textId="77777777" w:rsidTr="00CA6EB4">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3A2BF47F"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1575441</w:t>
            </w:r>
          </w:p>
        </w:tc>
        <w:tc>
          <w:tcPr>
            <w:tcW w:w="1200" w:type="dxa"/>
            <w:tcBorders>
              <w:top w:val="nil"/>
              <w:left w:val="nil"/>
              <w:bottom w:val="single" w:sz="4" w:space="0" w:color="auto"/>
              <w:right w:val="single" w:sz="4" w:space="0" w:color="auto"/>
            </w:tcBorders>
            <w:noWrap/>
            <w:vAlign w:val="bottom"/>
            <w:hideMark/>
          </w:tcPr>
          <w:p w14:paraId="434F8D18"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BalanceFee</w:t>
            </w:r>
            <w:proofErr w:type="spellEnd"/>
          </w:p>
        </w:tc>
        <w:tc>
          <w:tcPr>
            <w:tcW w:w="1340" w:type="dxa"/>
            <w:tcBorders>
              <w:top w:val="nil"/>
              <w:left w:val="nil"/>
              <w:bottom w:val="single" w:sz="4" w:space="0" w:color="auto"/>
              <w:right w:val="single" w:sz="4" w:space="0" w:color="auto"/>
            </w:tcBorders>
            <w:noWrap/>
            <w:vAlign w:val="bottom"/>
            <w:hideMark/>
          </w:tcPr>
          <w:p w14:paraId="5DE4AD34"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28D59BC7"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DK</w:t>
            </w:r>
          </w:p>
        </w:tc>
        <w:tc>
          <w:tcPr>
            <w:tcW w:w="1560" w:type="dxa"/>
            <w:tcBorders>
              <w:top w:val="nil"/>
              <w:left w:val="nil"/>
              <w:bottom w:val="single" w:sz="4" w:space="0" w:color="auto"/>
              <w:right w:val="single" w:sz="4" w:space="0" w:color="auto"/>
            </w:tcBorders>
            <w:noWrap/>
            <w:vAlign w:val="bottom"/>
            <w:hideMark/>
          </w:tcPr>
          <w:p w14:paraId="25C5ECBF"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Add on</w:t>
            </w:r>
          </w:p>
        </w:tc>
        <w:tc>
          <w:tcPr>
            <w:tcW w:w="1340" w:type="dxa"/>
            <w:tcBorders>
              <w:top w:val="nil"/>
              <w:left w:val="nil"/>
              <w:bottom w:val="single" w:sz="4" w:space="0" w:color="auto"/>
              <w:right w:val="single" w:sz="4" w:space="0" w:color="auto"/>
            </w:tcBorders>
            <w:noWrap/>
            <w:vAlign w:val="bottom"/>
            <w:hideMark/>
          </w:tcPr>
          <w:p w14:paraId="351831DB"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Imbalance</w:t>
            </w:r>
          </w:p>
        </w:tc>
        <w:tc>
          <w:tcPr>
            <w:tcW w:w="1340" w:type="dxa"/>
            <w:tcBorders>
              <w:top w:val="nil"/>
              <w:left w:val="nil"/>
              <w:bottom w:val="single" w:sz="4" w:space="0" w:color="auto"/>
              <w:right w:val="single" w:sz="4" w:space="0" w:color="auto"/>
            </w:tcBorders>
            <w:noWrap/>
            <w:vAlign w:val="bottom"/>
            <w:hideMark/>
          </w:tcPr>
          <w:p w14:paraId="7C3D698F"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øre</w:t>
            </w:r>
            <w:proofErr w:type="spellEnd"/>
            <w:r w:rsidRPr="00CA6EB4">
              <w:rPr>
                <w:rFonts w:ascii="Calibri" w:hAnsi="Calibri" w:cs="Calibri"/>
                <w:color w:val="000000"/>
                <w:sz w:val="22"/>
                <w:szCs w:val="22"/>
                <w:lang w:val="en-IN" w:eastAsia="en-IN"/>
              </w:rPr>
              <w:t>/m3</w:t>
            </w:r>
          </w:p>
        </w:tc>
        <w:tc>
          <w:tcPr>
            <w:tcW w:w="1560" w:type="dxa"/>
            <w:tcBorders>
              <w:top w:val="nil"/>
              <w:left w:val="nil"/>
              <w:bottom w:val="single" w:sz="4" w:space="0" w:color="auto"/>
              <w:right w:val="single" w:sz="4" w:space="0" w:color="auto"/>
            </w:tcBorders>
            <w:noWrap/>
            <w:vAlign w:val="center"/>
            <w:hideMark/>
          </w:tcPr>
          <w:p w14:paraId="5B078C55"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X</w:t>
            </w:r>
          </w:p>
        </w:tc>
      </w:tr>
      <w:tr w:rsidR="00CA6EB4" w:rsidRPr="00CA6EB4" w14:paraId="229A712B" w14:textId="77777777" w:rsidTr="00CA6EB4">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407C3D72"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1570051</w:t>
            </w:r>
          </w:p>
        </w:tc>
        <w:tc>
          <w:tcPr>
            <w:tcW w:w="1200" w:type="dxa"/>
            <w:tcBorders>
              <w:top w:val="nil"/>
              <w:left w:val="nil"/>
              <w:bottom w:val="single" w:sz="4" w:space="0" w:color="auto"/>
              <w:right w:val="single" w:sz="4" w:space="0" w:color="auto"/>
            </w:tcBorders>
            <w:shd w:val="clear" w:color="000000" w:fill="D9D9D9"/>
            <w:noWrap/>
            <w:vAlign w:val="bottom"/>
            <w:hideMark/>
          </w:tcPr>
          <w:p w14:paraId="794E10E8"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VAL1FEE</w:t>
            </w:r>
          </w:p>
        </w:tc>
        <w:tc>
          <w:tcPr>
            <w:tcW w:w="1340" w:type="dxa"/>
            <w:tcBorders>
              <w:top w:val="nil"/>
              <w:left w:val="nil"/>
              <w:bottom w:val="single" w:sz="4" w:space="0" w:color="auto"/>
              <w:right w:val="single" w:sz="4" w:space="0" w:color="auto"/>
            </w:tcBorders>
            <w:shd w:val="clear" w:color="000000" w:fill="D9D9D9"/>
            <w:noWrap/>
            <w:vAlign w:val="bottom"/>
            <w:hideMark/>
          </w:tcPr>
          <w:p w14:paraId="42EB93F6"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62980B9F"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SE</w:t>
            </w:r>
          </w:p>
        </w:tc>
        <w:tc>
          <w:tcPr>
            <w:tcW w:w="1560" w:type="dxa"/>
            <w:tcBorders>
              <w:top w:val="nil"/>
              <w:left w:val="nil"/>
              <w:bottom w:val="single" w:sz="4" w:space="0" w:color="auto"/>
              <w:right w:val="single" w:sz="4" w:space="0" w:color="auto"/>
            </w:tcBorders>
            <w:shd w:val="clear" w:color="000000" w:fill="D9D9D9"/>
            <w:noWrap/>
            <w:vAlign w:val="bottom"/>
            <w:hideMark/>
          </w:tcPr>
          <w:p w14:paraId="7E02C8FF"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Add on</w:t>
            </w:r>
          </w:p>
        </w:tc>
        <w:tc>
          <w:tcPr>
            <w:tcW w:w="1340" w:type="dxa"/>
            <w:tcBorders>
              <w:top w:val="nil"/>
              <w:left w:val="nil"/>
              <w:bottom w:val="single" w:sz="4" w:space="0" w:color="auto"/>
              <w:right w:val="single" w:sz="4" w:space="0" w:color="auto"/>
            </w:tcBorders>
            <w:shd w:val="clear" w:color="000000" w:fill="D9D9D9"/>
            <w:noWrap/>
            <w:vAlign w:val="bottom"/>
            <w:hideMark/>
          </w:tcPr>
          <w:p w14:paraId="4BE5D09A"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Validity</w:t>
            </w:r>
          </w:p>
        </w:tc>
        <w:tc>
          <w:tcPr>
            <w:tcW w:w="1340" w:type="dxa"/>
            <w:tcBorders>
              <w:top w:val="nil"/>
              <w:left w:val="nil"/>
              <w:bottom w:val="single" w:sz="4" w:space="0" w:color="auto"/>
              <w:right w:val="single" w:sz="4" w:space="0" w:color="auto"/>
            </w:tcBorders>
            <w:shd w:val="clear" w:color="000000" w:fill="D9D9D9"/>
            <w:noWrap/>
            <w:vAlign w:val="bottom"/>
            <w:hideMark/>
          </w:tcPr>
          <w:p w14:paraId="4A80886D"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SEKøre</w:t>
            </w:r>
            <w:proofErr w:type="spellEnd"/>
            <w:r w:rsidRPr="00CA6EB4">
              <w:rPr>
                <w:rFonts w:ascii="Calibri" w:hAnsi="Calibri" w:cs="Calibri"/>
                <w:color w:val="000000"/>
                <w:sz w:val="22"/>
                <w:szCs w:val="22"/>
                <w:lang w:val="en-IN" w:eastAsia="en-IN"/>
              </w:rPr>
              <w:t>/</w:t>
            </w:r>
            <w:proofErr w:type="spellStart"/>
            <w:r w:rsidRPr="00CA6EB4">
              <w:rPr>
                <w:rFonts w:ascii="Calibri" w:hAnsi="Calibri" w:cs="Calibri"/>
                <w:color w:val="000000"/>
                <w:sz w:val="22"/>
                <w:szCs w:val="22"/>
                <w:lang w:val="en-IN" w:eastAsia="en-IN"/>
              </w:rPr>
              <w:t>kWhn</w:t>
            </w:r>
            <w:proofErr w:type="spellEnd"/>
          </w:p>
        </w:tc>
        <w:tc>
          <w:tcPr>
            <w:tcW w:w="1560" w:type="dxa"/>
            <w:tcBorders>
              <w:top w:val="nil"/>
              <w:left w:val="nil"/>
              <w:bottom w:val="single" w:sz="4" w:space="0" w:color="auto"/>
              <w:right w:val="single" w:sz="4" w:space="0" w:color="auto"/>
            </w:tcBorders>
            <w:shd w:val="clear" w:color="000000" w:fill="D9D9D9"/>
            <w:noWrap/>
            <w:vAlign w:val="center"/>
            <w:hideMark/>
          </w:tcPr>
          <w:p w14:paraId="3FFE8754"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FF0000"/>
                <w:sz w:val="22"/>
                <w:szCs w:val="22"/>
                <w:lang w:val="en-IN" w:eastAsia="en-IN"/>
              </w:rPr>
            </w:pPr>
            <w:r w:rsidRPr="00CA6EB4">
              <w:rPr>
                <w:rFonts w:ascii="Calibri" w:hAnsi="Calibri" w:cs="Calibri"/>
                <w:color w:val="FF0000"/>
                <w:sz w:val="22"/>
                <w:szCs w:val="22"/>
                <w:lang w:val="en-IN" w:eastAsia="en-IN"/>
              </w:rPr>
              <w:t>X</w:t>
            </w:r>
          </w:p>
        </w:tc>
      </w:tr>
      <w:tr w:rsidR="00CA6EB4" w:rsidRPr="00CA6EB4" w14:paraId="542EF774" w14:textId="77777777" w:rsidTr="00CA6EB4">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19F43552"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1570051</w:t>
            </w:r>
          </w:p>
        </w:tc>
        <w:tc>
          <w:tcPr>
            <w:tcW w:w="1200" w:type="dxa"/>
            <w:tcBorders>
              <w:top w:val="nil"/>
              <w:left w:val="nil"/>
              <w:bottom w:val="single" w:sz="4" w:space="0" w:color="auto"/>
              <w:right w:val="single" w:sz="4" w:space="0" w:color="auto"/>
            </w:tcBorders>
            <w:shd w:val="clear" w:color="000000" w:fill="D9D9D9"/>
            <w:noWrap/>
            <w:vAlign w:val="bottom"/>
            <w:hideMark/>
          </w:tcPr>
          <w:p w14:paraId="48AE5531"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PaymentFee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630720CD"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238236CF"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SE</w:t>
            </w:r>
          </w:p>
        </w:tc>
        <w:tc>
          <w:tcPr>
            <w:tcW w:w="1560" w:type="dxa"/>
            <w:tcBorders>
              <w:top w:val="nil"/>
              <w:left w:val="nil"/>
              <w:bottom w:val="single" w:sz="4" w:space="0" w:color="auto"/>
              <w:right w:val="single" w:sz="4" w:space="0" w:color="auto"/>
            </w:tcBorders>
            <w:shd w:val="clear" w:color="000000" w:fill="D9D9D9"/>
            <w:noWrap/>
            <w:vAlign w:val="bottom"/>
            <w:hideMark/>
          </w:tcPr>
          <w:p w14:paraId="557D70F9"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Add on</w:t>
            </w:r>
          </w:p>
        </w:tc>
        <w:tc>
          <w:tcPr>
            <w:tcW w:w="1340" w:type="dxa"/>
            <w:tcBorders>
              <w:top w:val="nil"/>
              <w:left w:val="nil"/>
              <w:bottom w:val="single" w:sz="4" w:space="0" w:color="auto"/>
              <w:right w:val="single" w:sz="4" w:space="0" w:color="auto"/>
            </w:tcBorders>
            <w:shd w:val="clear" w:color="000000" w:fill="D9D9D9"/>
            <w:noWrap/>
            <w:vAlign w:val="bottom"/>
            <w:hideMark/>
          </w:tcPr>
          <w:p w14:paraId="4863EF20"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Payment fee</w:t>
            </w:r>
          </w:p>
        </w:tc>
        <w:tc>
          <w:tcPr>
            <w:tcW w:w="1340" w:type="dxa"/>
            <w:tcBorders>
              <w:top w:val="nil"/>
              <w:left w:val="nil"/>
              <w:bottom w:val="single" w:sz="4" w:space="0" w:color="auto"/>
              <w:right w:val="single" w:sz="4" w:space="0" w:color="auto"/>
            </w:tcBorders>
            <w:shd w:val="clear" w:color="000000" w:fill="D9D9D9"/>
            <w:noWrap/>
            <w:vAlign w:val="bottom"/>
            <w:hideMark/>
          </w:tcPr>
          <w:p w14:paraId="3CD98354"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SEKøre</w:t>
            </w:r>
            <w:proofErr w:type="spellEnd"/>
            <w:r w:rsidRPr="00CA6EB4">
              <w:rPr>
                <w:rFonts w:ascii="Calibri" w:hAnsi="Calibri" w:cs="Calibri"/>
                <w:color w:val="000000"/>
                <w:sz w:val="22"/>
                <w:szCs w:val="22"/>
                <w:lang w:val="en-IN" w:eastAsia="en-IN"/>
              </w:rPr>
              <w:t>/</w:t>
            </w:r>
            <w:proofErr w:type="spellStart"/>
            <w:r w:rsidRPr="00CA6EB4">
              <w:rPr>
                <w:rFonts w:ascii="Calibri" w:hAnsi="Calibri" w:cs="Calibri"/>
                <w:color w:val="000000"/>
                <w:sz w:val="22"/>
                <w:szCs w:val="22"/>
                <w:lang w:val="en-IN" w:eastAsia="en-IN"/>
              </w:rPr>
              <w:t>kWhn</w:t>
            </w:r>
            <w:proofErr w:type="spellEnd"/>
          </w:p>
        </w:tc>
        <w:tc>
          <w:tcPr>
            <w:tcW w:w="1560" w:type="dxa"/>
            <w:tcBorders>
              <w:top w:val="nil"/>
              <w:left w:val="nil"/>
              <w:bottom w:val="single" w:sz="4" w:space="0" w:color="auto"/>
              <w:right w:val="single" w:sz="4" w:space="0" w:color="auto"/>
            </w:tcBorders>
            <w:shd w:val="clear" w:color="000000" w:fill="D9D9D9"/>
            <w:noWrap/>
            <w:vAlign w:val="center"/>
            <w:hideMark/>
          </w:tcPr>
          <w:p w14:paraId="7F900C26"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FF0000"/>
                <w:sz w:val="22"/>
                <w:szCs w:val="22"/>
                <w:lang w:val="en-IN" w:eastAsia="en-IN"/>
              </w:rPr>
            </w:pPr>
            <w:r w:rsidRPr="00CA6EB4">
              <w:rPr>
                <w:rFonts w:ascii="Calibri" w:hAnsi="Calibri" w:cs="Calibri"/>
                <w:color w:val="FF0000"/>
                <w:sz w:val="22"/>
                <w:szCs w:val="22"/>
                <w:lang w:val="en-IN" w:eastAsia="en-IN"/>
              </w:rPr>
              <w:t>X</w:t>
            </w:r>
          </w:p>
        </w:tc>
      </w:tr>
      <w:tr w:rsidR="00CA6EB4" w:rsidRPr="00CA6EB4" w14:paraId="446A739B" w14:textId="77777777" w:rsidTr="00CA6EB4">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28D7FB7A"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1570051</w:t>
            </w:r>
          </w:p>
        </w:tc>
        <w:tc>
          <w:tcPr>
            <w:tcW w:w="1200" w:type="dxa"/>
            <w:tcBorders>
              <w:top w:val="nil"/>
              <w:left w:val="nil"/>
              <w:bottom w:val="single" w:sz="4" w:space="0" w:color="auto"/>
              <w:right w:val="single" w:sz="4" w:space="0" w:color="auto"/>
            </w:tcBorders>
            <w:shd w:val="clear" w:color="000000" w:fill="D9D9D9"/>
            <w:noWrap/>
            <w:vAlign w:val="bottom"/>
            <w:hideMark/>
          </w:tcPr>
          <w:p w14:paraId="00D7451A"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CURRISKFEE</w:t>
            </w:r>
          </w:p>
        </w:tc>
        <w:tc>
          <w:tcPr>
            <w:tcW w:w="1340" w:type="dxa"/>
            <w:tcBorders>
              <w:top w:val="nil"/>
              <w:left w:val="nil"/>
              <w:bottom w:val="single" w:sz="4" w:space="0" w:color="auto"/>
              <w:right w:val="single" w:sz="4" w:space="0" w:color="auto"/>
            </w:tcBorders>
            <w:shd w:val="clear" w:color="000000" w:fill="D9D9D9"/>
            <w:noWrap/>
            <w:vAlign w:val="bottom"/>
            <w:hideMark/>
          </w:tcPr>
          <w:p w14:paraId="5D829863"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761CF2AB"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SE</w:t>
            </w:r>
          </w:p>
        </w:tc>
        <w:tc>
          <w:tcPr>
            <w:tcW w:w="1560" w:type="dxa"/>
            <w:tcBorders>
              <w:top w:val="nil"/>
              <w:left w:val="nil"/>
              <w:bottom w:val="single" w:sz="4" w:space="0" w:color="auto"/>
              <w:right w:val="single" w:sz="4" w:space="0" w:color="auto"/>
            </w:tcBorders>
            <w:shd w:val="clear" w:color="000000" w:fill="D9D9D9"/>
            <w:noWrap/>
            <w:vAlign w:val="bottom"/>
            <w:hideMark/>
          </w:tcPr>
          <w:p w14:paraId="4F967438"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Add on</w:t>
            </w:r>
          </w:p>
        </w:tc>
        <w:tc>
          <w:tcPr>
            <w:tcW w:w="1340" w:type="dxa"/>
            <w:tcBorders>
              <w:top w:val="nil"/>
              <w:left w:val="nil"/>
              <w:bottom w:val="single" w:sz="4" w:space="0" w:color="auto"/>
              <w:right w:val="single" w:sz="4" w:space="0" w:color="auto"/>
            </w:tcBorders>
            <w:shd w:val="clear" w:color="000000" w:fill="D9D9D9"/>
            <w:noWrap/>
            <w:vAlign w:val="bottom"/>
            <w:hideMark/>
          </w:tcPr>
          <w:p w14:paraId="59F569F9"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Currency risk</w:t>
            </w:r>
          </w:p>
        </w:tc>
        <w:tc>
          <w:tcPr>
            <w:tcW w:w="1340" w:type="dxa"/>
            <w:tcBorders>
              <w:top w:val="nil"/>
              <w:left w:val="nil"/>
              <w:bottom w:val="single" w:sz="4" w:space="0" w:color="auto"/>
              <w:right w:val="single" w:sz="4" w:space="0" w:color="auto"/>
            </w:tcBorders>
            <w:shd w:val="clear" w:color="000000" w:fill="D9D9D9"/>
            <w:noWrap/>
            <w:vAlign w:val="bottom"/>
            <w:hideMark/>
          </w:tcPr>
          <w:p w14:paraId="36EF694C"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SEKøre</w:t>
            </w:r>
            <w:proofErr w:type="spellEnd"/>
            <w:r w:rsidRPr="00CA6EB4">
              <w:rPr>
                <w:rFonts w:ascii="Calibri" w:hAnsi="Calibri" w:cs="Calibri"/>
                <w:color w:val="000000"/>
                <w:sz w:val="22"/>
                <w:szCs w:val="22"/>
                <w:lang w:val="en-IN" w:eastAsia="en-IN"/>
              </w:rPr>
              <w:t>/</w:t>
            </w:r>
            <w:proofErr w:type="spellStart"/>
            <w:r w:rsidRPr="00CA6EB4">
              <w:rPr>
                <w:rFonts w:ascii="Calibri" w:hAnsi="Calibri" w:cs="Calibri"/>
                <w:color w:val="000000"/>
                <w:sz w:val="22"/>
                <w:szCs w:val="22"/>
                <w:lang w:val="en-IN" w:eastAsia="en-IN"/>
              </w:rPr>
              <w:t>kWhn</w:t>
            </w:r>
            <w:proofErr w:type="spellEnd"/>
          </w:p>
        </w:tc>
        <w:tc>
          <w:tcPr>
            <w:tcW w:w="1560" w:type="dxa"/>
            <w:tcBorders>
              <w:top w:val="nil"/>
              <w:left w:val="nil"/>
              <w:bottom w:val="single" w:sz="4" w:space="0" w:color="auto"/>
              <w:right w:val="single" w:sz="4" w:space="0" w:color="auto"/>
            </w:tcBorders>
            <w:shd w:val="clear" w:color="000000" w:fill="D9D9D9"/>
            <w:noWrap/>
            <w:vAlign w:val="center"/>
            <w:hideMark/>
          </w:tcPr>
          <w:p w14:paraId="19A75B68"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FF0000"/>
                <w:sz w:val="22"/>
                <w:szCs w:val="22"/>
                <w:lang w:val="en-IN" w:eastAsia="en-IN"/>
              </w:rPr>
            </w:pPr>
            <w:r w:rsidRPr="00CA6EB4">
              <w:rPr>
                <w:rFonts w:ascii="Calibri" w:hAnsi="Calibri" w:cs="Calibri"/>
                <w:color w:val="FF0000"/>
                <w:sz w:val="22"/>
                <w:szCs w:val="22"/>
                <w:lang w:val="en-IN" w:eastAsia="en-IN"/>
              </w:rPr>
              <w:t>X</w:t>
            </w:r>
          </w:p>
        </w:tc>
      </w:tr>
      <w:tr w:rsidR="00CA6EB4" w:rsidRPr="00CA6EB4" w14:paraId="51916955" w14:textId="77777777" w:rsidTr="00CA6EB4">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42E1DE72"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1570051</w:t>
            </w:r>
          </w:p>
        </w:tc>
        <w:tc>
          <w:tcPr>
            <w:tcW w:w="1200" w:type="dxa"/>
            <w:tcBorders>
              <w:top w:val="nil"/>
              <w:left w:val="nil"/>
              <w:bottom w:val="single" w:sz="4" w:space="0" w:color="auto"/>
              <w:right w:val="single" w:sz="4" w:space="0" w:color="auto"/>
            </w:tcBorders>
            <w:shd w:val="clear" w:color="000000" w:fill="D9D9D9"/>
            <w:noWrap/>
            <w:vAlign w:val="bottom"/>
            <w:hideMark/>
          </w:tcPr>
          <w:p w14:paraId="6E1F8CC9"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BalanceFee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4B68DEE6"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113BFC58"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SE</w:t>
            </w:r>
          </w:p>
        </w:tc>
        <w:tc>
          <w:tcPr>
            <w:tcW w:w="1560" w:type="dxa"/>
            <w:tcBorders>
              <w:top w:val="nil"/>
              <w:left w:val="nil"/>
              <w:bottom w:val="single" w:sz="4" w:space="0" w:color="auto"/>
              <w:right w:val="single" w:sz="4" w:space="0" w:color="auto"/>
            </w:tcBorders>
            <w:shd w:val="clear" w:color="000000" w:fill="D9D9D9"/>
            <w:noWrap/>
            <w:vAlign w:val="bottom"/>
            <w:hideMark/>
          </w:tcPr>
          <w:p w14:paraId="454C66D4"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Add on</w:t>
            </w:r>
          </w:p>
        </w:tc>
        <w:tc>
          <w:tcPr>
            <w:tcW w:w="1340" w:type="dxa"/>
            <w:tcBorders>
              <w:top w:val="nil"/>
              <w:left w:val="nil"/>
              <w:bottom w:val="single" w:sz="4" w:space="0" w:color="auto"/>
              <w:right w:val="single" w:sz="4" w:space="0" w:color="auto"/>
            </w:tcBorders>
            <w:shd w:val="clear" w:color="000000" w:fill="D9D9D9"/>
            <w:noWrap/>
            <w:vAlign w:val="bottom"/>
            <w:hideMark/>
          </w:tcPr>
          <w:p w14:paraId="1F11A8F6"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CA6EB4">
              <w:rPr>
                <w:rFonts w:ascii="Calibri" w:hAnsi="Calibri" w:cs="Calibri"/>
                <w:color w:val="000000"/>
                <w:sz w:val="22"/>
                <w:szCs w:val="22"/>
                <w:lang w:val="en-IN" w:eastAsia="en-IN"/>
              </w:rPr>
              <w:t>Imbalance</w:t>
            </w:r>
          </w:p>
        </w:tc>
        <w:tc>
          <w:tcPr>
            <w:tcW w:w="1340" w:type="dxa"/>
            <w:tcBorders>
              <w:top w:val="nil"/>
              <w:left w:val="nil"/>
              <w:bottom w:val="single" w:sz="4" w:space="0" w:color="auto"/>
              <w:right w:val="single" w:sz="4" w:space="0" w:color="auto"/>
            </w:tcBorders>
            <w:shd w:val="clear" w:color="000000" w:fill="D9D9D9"/>
            <w:noWrap/>
            <w:vAlign w:val="bottom"/>
            <w:hideMark/>
          </w:tcPr>
          <w:p w14:paraId="038BA5F6" w14:textId="77777777" w:rsidR="00CA6EB4" w:rsidRPr="00CA6EB4" w:rsidRDefault="00CA6EB4" w:rsidP="00CA6EB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CA6EB4">
              <w:rPr>
                <w:rFonts w:ascii="Calibri" w:hAnsi="Calibri" w:cs="Calibri"/>
                <w:color w:val="000000"/>
                <w:sz w:val="22"/>
                <w:szCs w:val="22"/>
                <w:lang w:val="en-IN" w:eastAsia="en-IN"/>
              </w:rPr>
              <w:t>SEKøre</w:t>
            </w:r>
            <w:proofErr w:type="spellEnd"/>
            <w:r w:rsidRPr="00CA6EB4">
              <w:rPr>
                <w:rFonts w:ascii="Calibri" w:hAnsi="Calibri" w:cs="Calibri"/>
                <w:color w:val="000000"/>
                <w:sz w:val="22"/>
                <w:szCs w:val="22"/>
                <w:lang w:val="en-IN" w:eastAsia="en-IN"/>
              </w:rPr>
              <w:t>/</w:t>
            </w:r>
            <w:proofErr w:type="spellStart"/>
            <w:r w:rsidRPr="00CA6EB4">
              <w:rPr>
                <w:rFonts w:ascii="Calibri" w:hAnsi="Calibri" w:cs="Calibri"/>
                <w:color w:val="000000"/>
                <w:sz w:val="22"/>
                <w:szCs w:val="22"/>
                <w:lang w:val="en-IN" w:eastAsia="en-IN"/>
              </w:rPr>
              <w:t>kWhn</w:t>
            </w:r>
            <w:proofErr w:type="spellEnd"/>
          </w:p>
        </w:tc>
        <w:tc>
          <w:tcPr>
            <w:tcW w:w="1560" w:type="dxa"/>
            <w:tcBorders>
              <w:top w:val="nil"/>
              <w:left w:val="nil"/>
              <w:bottom w:val="single" w:sz="4" w:space="0" w:color="auto"/>
              <w:right w:val="single" w:sz="4" w:space="0" w:color="auto"/>
            </w:tcBorders>
            <w:shd w:val="clear" w:color="000000" w:fill="D9D9D9"/>
            <w:noWrap/>
            <w:vAlign w:val="center"/>
            <w:hideMark/>
          </w:tcPr>
          <w:p w14:paraId="1F6A7183" w14:textId="77777777" w:rsidR="00CA6EB4" w:rsidRPr="00CA6EB4" w:rsidRDefault="00CA6EB4" w:rsidP="00CA6EB4">
            <w:pPr>
              <w:keepLines w:val="0"/>
              <w:overflowPunct/>
              <w:autoSpaceDE/>
              <w:autoSpaceDN/>
              <w:adjustRightInd/>
              <w:spacing w:before="0" w:after="0"/>
              <w:ind w:left="0"/>
              <w:jc w:val="center"/>
              <w:textAlignment w:val="auto"/>
              <w:rPr>
                <w:rFonts w:ascii="Calibri" w:hAnsi="Calibri" w:cs="Calibri"/>
                <w:color w:val="FF0000"/>
                <w:sz w:val="22"/>
                <w:szCs w:val="22"/>
                <w:lang w:val="en-IN" w:eastAsia="en-IN"/>
              </w:rPr>
            </w:pPr>
            <w:r w:rsidRPr="00CA6EB4">
              <w:rPr>
                <w:rFonts w:ascii="Calibri" w:hAnsi="Calibri" w:cs="Calibri"/>
                <w:color w:val="FF0000"/>
                <w:sz w:val="22"/>
                <w:szCs w:val="22"/>
                <w:lang w:val="en-IN" w:eastAsia="en-IN"/>
              </w:rPr>
              <w:t>X</w:t>
            </w:r>
          </w:p>
        </w:tc>
      </w:tr>
    </w:tbl>
    <w:p w14:paraId="59894B3A" w14:textId="77777777" w:rsidR="00684957" w:rsidRDefault="00684957" w:rsidP="004470F3">
      <w:pPr>
        <w:ind w:left="0"/>
        <w:rPr>
          <w:b/>
          <w:bCs/>
        </w:rPr>
      </w:pPr>
    </w:p>
    <w:p w14:paraId="7F6A16A2" w14:textId="6B0F131E" w:rsidR="00CA6EB4" w:rsidRDefault="008A03D3" w:rsidP="004470F3">
      <w:pPr>
        <w:ind w:left="0"/>
        <w:rPr>
          <w:b/>
          <w:bCs/>
        </w:rPr>
      </w:pPr>
      <w:r w:rsidRPr="008A03D3">
        <w:rPr>
          <w:b/>
          <w:bCs/>
        </w:rPr>
        <w:t xml:space="preserve">THE </w:t>
      </w:r>
      <w:proofErr w:type="spellStart"/>
      <w:r w:rsidRPr="008A03D3">
        <w:rPr>
          <w:b/>
          <w:bCs/>
        </w:rPr>
        <w:t>Dagspris</w:t>
      </w:r>
      <w:proofErr w:type="spellEnd"/>
    </w:p>
    <w:p w14:paraId="630F28A0" w14:textId="77777777" w:rsidR="008A03D3" w:rsidRDefault="008A03D3" w:rsidP="004470F3">
      <w:pPr>
        <w:ind w:left="0"/>
        <w:rPr>
          <w:b/>
          <w:bCs/>
        </w:rPr>
      </w:pPr>
    </w:p>
    <w:tbl>
      <w:tblPr>
        <w:tblW w:w="10880" w:type="dxa"/>
        <w:jc w:val="center"/>
        <w:tblLook w:val="04A0" w:firstRow="1" w:lastRow="0" w:firstColumn="1" w:lastColumn="0" w:noHBand="0" w:noVBand="1"/>
      </w:tblPr>
      <w:tblGrid>
        <w:gridCol w:w="997"/>
        <w:gridCol w:w="1330"/>
        <w:gridCol w:w="1340"/>
        <w:gridCol w:w="1012"/>
        <w:gridCol w:w="1440"/>
        <w:gridCol w:w="2220"/>
        <w:gridCol w:w="1454"/>
        <w:gridCol w:w="1420"/>
      </w:tblGrid>
      <w:tr w:rsidR="00515819" w:rsidRPr="00515819" w14:paraId="0367832F" w14:textId="77777777" w:rsidTr="00515819">
        <w:trPr>
          <w:trHeight w:val="315"/>
          <w:jc w:val="center"/>
        </w:trPr>
        <w:tc>
          <w:tcPr>
            <w:tcW w:w="84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40CC03B"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ID</w:t>
            </w:r>
          </w:p>
        </w:tc>
        <w:tc>
          <w:tcPr>
            <w:tcW w:w="1280" w:type="dxa"/>
            <w:tcBorders>
              <w:top w:val="single" w:sz="4" w:space="0" w:color="auto"/>
              <w:left w:val="nil"/>
              <w:bottom w:val="single" w:sz="4" w:space="0" w:color="auto"/>
              <w:right w:val="single" w:sz="4" w:space="0" w:color="auto"/>
            </w:tcBorders>
            <w:shd w:val="clear" w:color="000000" w:fill="BDD7EE"/>
            <w:vAlign w:val="center"/>
            <w:hideMark/>
          </w:tcPr>
          <w:p w14:paraId="78374C7B"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Value 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7C7DFB99"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Period Type</w:t>
            </w:r>
          </w:p>
        </w:tc>
        <w:tc>
          <w:tcPr>
            <w:tcW w:w="940" w:type="dxa"/>
            <w:tcBorders>
              <w:top w:val="single" w:sz="4" w:space="0" w:color="auto"/>
              <w:left w:val="nil"/>
              <w:bottom w:val="single" w:sz="4" w:space="0" w:color="auto"/>
              <w:right w:val="single" w:sz="4" w:space="0" w:color="auto"/>
            </w:tcBorders>
            <w:shd w:val="clear" w:color="000000" w:fill="BDD7EE"/>
            <w:vAlign w:val="center"/>
            <w:hideMark/>
          </w:tcPr>
          <w:p w14:paraId="082A1299"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Country</w:t>
            </w:r>
          </w:p>
        </w:tc>
        <w:tc>
          <w:tcPr>
            <w:tcW w:w="1440" w:type="dxa"/>
            <w:tcBorders>
              <w:top w:val="single" w:sz="4" w:space="0" w:color="auto"/>
              <w:left w:val="nil"/>
              <w:bottom w:val="single" w:sz="4" w:space="0" w:color="auto"/>
              <w:right w:val="single" w:sz="4" w:space="0" w:color="auto"/>
            </w:tcBorders>
            <w:shd w:val="clear" w:color="000000" w:fill="BDD7EE"/>
            <w:vAlign w:val="center"/>
            <w:hideMark/>
          </w:tcPr>
          <w:p w14:paraId="51182E5B"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Type</w:t>
            </w:r>
          </w:p>
        </w:tc>
        <w:tc>
          <w:tcPr>
            <w:tcW w:w="2220" w:type="dxa"/>
            <w:tcBorders>
              <w:top w:val="single" w:sz="4" w:space="0" w:color="auto"/>
              <w:left w:val="nil"/>
              <w:bottom w:val="single" w:sz="4" w:space="0" w:color="auto"/>
              <w:right w:val="single" w:sz="4" w:space="0" w:color="auto"/>
            </w:tcBorders>
            <w:shd w:val="clear" w:color="000000" w:fill="BDD7EE"/>
            <w:vAlign w:val="center"/>
            <w:hideMark/>
          </w:tcPr>
          <w:p w14:paraId="27B72A6F"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Name (tool)</w:t>
            </w:r>
          </w:p>
        </w:tc>
        <w:tc>
          <w:tcPr>
            <w:tcW w:w="1400" w:type="dxa"/>
            <w:tcBorders>
              <w:top w:val="single" w:sz="4" w:space="0" w:color="auto"/>
              <w:left w:val="nil"/>
              <w:bottom w:val="single" w:sz="4" w:space="0" w:color="auto"/>
              <w:right w:val="single" w:sz="4" w:space="0" w:color="auto"/>
            </w:tcBorders>
            <w:shd w:val="clear" w:color="000000" w:fill="BDD7EE"/>
            <w:vAlign w:val="center"/>
            <w:hideMark/>
          </w:tcPr>
          <w:p w14:paraId="38E3A1D7"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 xml:space="preserve">Unit </w:t>
            </w:r>
          </w:p>
        </w:tc>
        <w:tc>
          <w:tcPr>
            <w:tcW w:w="1420" w:type="dxa"/>
            <w:tcBorders>
              <w:top w:val="single" w:sz="4" w:space="0" w:color="auto"/>
              <w:left w:val="nil"/>
              <w:bottom w:val="single" w:sz="4" w:space="0" w:color="auto"/>
              <w:right w:val="single" w:sz="4" w:space="0" w:color="auto"/>
            </w:tcBorders>
            <w:shd w:val="clear" w:color="000000" w:fill="BDD7EE"/>
            <w:vAlign w:val="center"/>
            <w:hideMark/>
          </w:tcPr>
          <w:p w14:paraId="0FC493D1"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15819">
              <w:rPr>
                <w:rFonts w:ascii="Calibri" w:hAnsi="Calibri" w:cs="Calibri"/>
                <w:b/>
                <w:bCs/>
                <w:color w:val="000000"/>
                <w:sz w:val="24"/>
                <w:szCs w:val="24"/>
                <w:lang w:val="en-IN" w:eastAsia="en-IN"/>
              </w:rPr>
              <w:t xml:space="preserve">THE </w:t>
            </w:r>
            <w:proofErr w:type="spellStart"/>
            <w:r w:rsidRPr="00515819">
              <w:rPr>
                <w:rFonts w:ascii="Calibri" w:hAnsi="Calibri" w:cs="Calibri"/>
                <w:b/>
                <w:bCs/>
                <w:color w:val="000000"/>
                <w:sz w:val="24"/>
                <w:szCs w:val="24"/>
                <w:lang w:val="en-IN" w:eastAsia="en-IN"/>
              </w:rPr>
              <w:t>Dagspris</w:t>
            </w:r>
            <w:proofErr w:type="spellEnd"/>
          </w:p>
        </w:tc>
      </w:tr>
      <w:tr w:rsidR="00515819" w:rsidRPr="00515819" w14:paraId="39AB3B7F"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352055C7"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1570041</w:t>
            </w:r>
          </w:p>
        </w:tc>
        <w:tc>
          <w:tcPr>
            <w:tcW w:w="1280" w:type="dxa"/>
            <w:tcBorders>
              <w:top w:val="nil"/>
              <w:left w:val="nil"/>
              <w:bottom w:val="single" w:sz="4" w:space="0" w:color="auto"/>
              <w:right w:val="single" w:sz="4" w:space="0" w:color="auto"/>
            </w:tcBorders>
            <w:noWrap/>
            <w:vAlign w:val="bottom"/>
            <w:hideMark/>
          </w:tcPr>
          <w:p w14:paraId="34877382"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AreaFee</w:t>
            </w:r>
            <w:proofErr w:type="spellEnd"/>
          </w:p>
        </w:tc>
        <w:tc>
          <w:tcPr>
            <w:tcW w:w="1340" w:type="dxa"/>
            <w:tcBorders>
              <w:top w:val="nil"/>
              <w:left w:val="nil"/>
              <w:bottom w:val="single" w:sz="4" w:space="0" w:color="auto"/>
              <w:right w:val="single" w:sz="4" w:space="0" w:color="auto"/>
            </w:tcBorders>
            <w:noWrap/>
            <w:vAlign w:val="bottom"/>
            <w:hideMark/>
          </w:tcPr>
          <w:p w14:paraId="4B670F41"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4BC0FFF6"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462867E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noWrap/>
            <w:vAlign w:val="bottom"/>
            <w:hideMark/>
          </w:tcPr>
          <w:p w14:paraId="17277D4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ETF-THE spread</w:t>
            </w:r>
          </w:p>
        </w:tc>
        <w:tc>
          <w:tcPr>
            <w:tcW w:w="1400" w:type="dxa"/>
            <w:tcBorders>
              <w:top w:val="nil"/>
              <w:left w:val="nil"/>
              <w:bottom w:val="single" w:sz="4" w:space="0" w:color="auto"/>
              <w:right w:val="single" w:sz="4" w:space="0" w:color="auto"/>
            </w:tcBorders>
            <w:noWrap/>
            <w:vAlign w:val="bottom"/>
            <w:hideMark/>
          </w:tcPr>
          <w:p w14:paraId="60FD337A"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6CACBBBD"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34002B78"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79163819"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1570041</w:t>
            </w:r>
          </w:p>
        </w:tc>
        <w:tc>
          <w:tcPr>
            <w:tcW w:w="1280" w:type="dxa"/>
            <w:tcBorders>
              <w:top w:val="nil"/>
              <w:left w:val="nil"/>
              <w:bottom w:val="single" w:sz="4" w:space="0" w:color="auto"/>
              <w:right w:val="single" w:sz="4" w:space="0" w:color="auto"/>
            </w:tcBorders>
            <w:noWrap/>
            <w:vAlign w:val="bottom"/>
            <w:hideMark/>
          </w:tcPr>
          <w:p w14:paraId="6473036D"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IndexFee</w:t>
            </w:r>
            <w:proofErr w:type="spellEnd"/>
          </w:p>
        </w:tc>
        <w:tc>
          <w:tcPr>
            <w:tcW w:w="1340" w:type="dxa"/>
            <w:tcBorders>
              <w:top w:val="nil"/>
              <w:left w:val="nil"/>
              <w:bottom w:val="single" w:sz="4" w:space="0" w:color="auto"/>
              <w:right w:val="single" w:sz="4" w:space="0" w:color="auto"/>
            </w:tcBorders>
            <w:noWrap/>
            <w:vAlign w:val="bottom"/>
            <w:hideMark/>
          </w:tcPr>
          <w:p w14:paraId="2B575F9D"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51FBDCE8"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4656861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noWrap/>
            <w:vAlign w:val="bottom"/>
            <w:hideMark/>
          </w:tcPr>
          <w:p w14:paraId="00625FE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THE index</w:t>
            </w:r>
          </w:p>
        </w:tc>
        <w:tc>
          <w:tcPr>
            <w:tcW w:w="1400" w:type="dxa"/>
            <w:tcBorders>
              <w:top w:val="nil"/>
              <w:left w:val="nil"/>
              <w:bottom w:val="single" w:sz="4" w:space="0" w:color="auto"/>
              <w:right w:val="single" w:sz="4" w:space="0" w:color="auto"/>
            </w:tcBorders>
            <w:noWrap/>
            <w:vAlign w:val="bottom"/>
            <w:hideMark/>
          </w:tcPr>
          <w:p w14:paraId="59068C1E"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6B3A3B41"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5FB582B4"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05906201"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1570621</w:t>
            </w:r>
          </w:p>
        </w:tc>
        <w:tc>
          <w:tcPr>
            <w:tcW w:w="1280" w:type="dxa"/>
            <w:tcBorders>
              <w:top w:val="nil"/>
              <w:left w:val="nil"/>
              <w:bottom w:val="single" w:sz="4" w:space="0" w:color="auto"/>
              <w:right w:val="single" w:sz="4" w:space="0" w:color="auto"/>
            </w:tcBorders>
            <w:noWrap/>
            <w:vAlign w:val="bottom"/>
            <w:hideMark/>
          </w:tcPr>
          <w:p w14:paraId="0F0C77D0"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ProfileFee</w:t>
            </w:r>
            <w:proofErr w:type="spellEnd"/>
          </w:p>
        </w:tc>
        <w:tc>
          <w:tcPr>
            <w:tcW w:w="1340" w:type="dxa"/>
            <w:tcBorders>
              <w:top w:val="nil"/>
              <w:left w:val="nil"/>
              <w:bottom w:val="single" w:sz="4" w:space="0" w:color="auto"/>
              <w:right w:val="single" w:sz="4" w:space="0" w:color="auto"/>
            </w:tcBorders>
            <w:noWrap/>
            <w:vAlign w:val="bottom"/>
            <w:hideMark/>
          </w:tcPr>
          <w:p w14:paraId="6C5D29E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4D1E27E3"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18ED11B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noWrap/>
            <w:vAlign w:val="bottom"/>
            <w:hideMark/>
          </w:tcPr>
          <w:p w14:paraId="59CCB886"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THE Profile</w:t>
            </w:r>
          </w:p>
        </w:tc>
        <w:tc>
          <w:tcPr>
            <w:tcW w:w="1400" w:type="dxa"/>
            <w:tcBorders>
              <w:top w:val="nil"/>
              <w:left w:val="nil"/>
              <w:bottom w:val="single" w:sz="4" w:space="0" w:color="auto"/>
              <w:right w:val="single" w:sz="4" w:space="0" w:color="auto"/>
            </w:tcBorders>
            <w:noWrap/>
            <w:vAlign w:val="bottom"/>
            <w:hideMark/>
          </w:tcPr>
          <w:p w14:paraId="1DCFC4DF"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46C070D5"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4FDE3700"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51641FB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1570041</w:t>
            </w:r>
          </w:p>
        </w:tc>
        <w:tc>
          <w:tcPr>
            <w:tcW w:w="1280" w:type="dxa"/>
            <w:tcBorders>
              <w:top w:val="nil"/>
              <w:left w:val="nil"/>
              <w:bottom w:val="single" w:sz="4" w:space="0" w:color="auto"/>
              <w:right w:val="single" w:sz="4" w:space="0" w:color="auto"/>
            </w:tcBorders>
            <w:noWrap/>
            <w:vAlign w:val="bottom"/>
            <w:hideMark/>
          </w:tcPr>
          <w:p w14:paraId="0922622A"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PaymentFee</w:t>
            </w:r>
            <w:proofErr w:type="spellEnd"/>
          </w:p>
        </w:tc>
        <w:tc>
          <w:tcPr>
            <w:tcW w:w="1340" w:type="dxa"/>
            <w:tcBorders>
              <w:top w:val="nil"/>
              <w:left w:val="nil"/>
              <w:bottom w:val="single" w:sz="4" w:space="0" w:color="auto"/>
              <w:right w:val="single" w:sz="4" w:space="0" w:color="auto"/>
            </w:tcBorders>
            <w:noWrap/>
            <w:vAlign w:val="bottom"/>
            <w:hideMark/>
          </w:tcPr>
          <w:p w14:paraId="071CAA32"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71B9F7D5"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0665A50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noWrap/>
            <w:vAlign w:val="bottom"/>
            <w:hideMark/>
          </w:tcPr>
          <w:p w14:paraId="047816A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Payment fee</w:t>
            </w:r>
          </w:p>
        </w:tc>
        <w:tc>
          <w:tcPr>
            <w:tcW w:w="1400" w:type="dxa"/>
            <w:tcBorders>
              <w:top w:val="nil"/>
              <w:left w:val="nil"/>
              <w:bottom w:val="single" w:sz="4" w:space="0" w:color="auto"/>
              <w:right w:val="single" w:sz="4" w:space="0" w:color="auto"/>
            </w:tcBorders>
            <w:noWrap/>
            <w:vAlign w:val="bottom"/>
            <w:hideMark/>
          </w:tcPr>
          <w:p w14:paraId="0E0A68E7"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40672409"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297DD315"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1AF0CAA7"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1575441</w:t>
            </w:r>
          </w:p>
        </w:tc>
        <w:tc>
          <w:tcPr>
            <w:tcW w:w="1280" w:type="dxa"/>
            <w:tcBorders>
              <w:top w:val="nil"/>
              <w:left w:val="nil"/>
              <w:bottom w:val="single" w:sz="4" w:space="0" w:color="auto"/>
              <w:right w:val="single" w:sz="4" w:space="0" w:color="auto"/>
            </w:tcBorders>
            <w:noWrap/>
            <w:vAlign w:val="bottom"/>
            <w:hideMark/>
          </w:tcPr>
          <w:p w14:paraId="229B1F5E"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BalanceFee</w:t>
            </w:r>
            <w:proofErr w:type="spellEnd"/>
          </w:p>
        </w:tc>
        <w:tc>
          <w:tcPr>
            <w:tcW w:w="1340" w:type="dxa"/>
            <w:tcBorders>
              <w:top w:val="nil"/>
              <w:left w:val="nil"/>
              <w:bottom w:val="single" w:sz="4" w:space="0" w:color="auto"/>
              <w:right w:val="single" w:sz="4" w:space="0" w:color="auto"/>
            </w:tcBorders>
            <w:noWrap/>
            <w:vAlign w:val="bottom"/>
            <w:hideMark/>
          </w:tcPr>
          <w:p w14:paraId="340F238E"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43D3C039"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2D82290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noWrap/>
            <w:vAlign w:val="bottom"/>
            <w:hideMark/>
          </w:tcPr>
          <w:p w14:paraId="756D58C5"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Imbalance</w:t>
            </w:r>
          </w:p>
        </w:tc>
        <w:tc>
          <w:tcPr>
            <w:tcW w:w="1400" w:type="dxa"/>
            <w:tcBorders>
              <w:top w:val="nil"/>
              <w:left w:val="nil"/>
              <w:bottom w:val="single" w:sz="4" w:space="0" w:color="auto"/>
              <w:right w:val="single" w:sz="4" w:space="0" w:color="auto"/>
            </w:tcBorders>
            <w:noWrap/>
            <w:vAlign w:val="bottom"/>
            <w:hideMark/>
          </w:tcPr>
          <w:p w14:paraId="7EF36C3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5B8C1E93"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7AEE0B1A"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5B1792C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1570441</w:t>
            </w:r>
          </w:p>
        </w:tc>
        <w:tc>
          <w:tcPr>
            <w:tcW w:w="1280" w:type="dxa"/>
            <w:tcBorders>
              <w:top w:val="nil"/>
              <w:left w:val="nil"/>
              <w:bottom w:val="single" w:sz="4" w:space="0" w:color="auto"/>
              <w:right w:val="single" w:sz="4" w:space="0" w:color="auto"/>
            </w:tcBorders>
            <w:noWrap/>
            <w:vAlign w:val="bottom"/>
            <w:hideMark/>
          </w:tcPr>
          <w:p w14:paraId="32661D48"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Set</w:t>
            </w:r>
          </w:p>
        </w:tc>
        <w:tc>
          <w:tcPr>
            <w:tcW w:w="1340" w:type="dxa"/>
            <w:tcBorders>
              <w:top w:val="nil"/>
              <w:left w:val="nil"/>
              <w:bottom w:val="single" w:sz="4" w:space="0" w:color="auto"/>
              <w:right w:val="single" w:sz="4" w:space="0" w:color="auto"/>
            </w:tcBorders>
            <w:noWrap/>
            <w:vAlign w:val="bottom"/>
            <w:hideMark/>
          </w:tcPr>
          <w:p w14:paraId="127E0FDA"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DY</w:t>
            </w:r>
          </w:p>
        </w:tc>
        <w:tc>
          <w:tcPr>
            <w:tcW w:w="940" w:type="dxa"/>
            <w:tcBorders>
              <w:top w:val="nil"/>
              <w:left w:val="nil"/>
              <w:bottom w:val="single" w:sz="4" w:space="0" w:color="auto"/>
              <w:right w:val="single" w:sz="4" w:space="0" w:color="auto"/>
            </w:tcBorders>
            <w:noWrap/>
            <w:vAlign w:val="center"/>
            <w:hideMark/>
          </w:tcPr>
          <w:p w14:paraId="0932D69F"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7E603C9E"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example</w:t>
            </w:r>
          </w:p>
        </w:tc>
        <w:tc>
          <w:tcPr>
            <w:tcW w:w="2220" w:type="dxa"/>
            <w:tcBorders>
              <w:top w:val="nil"/>
              <w:left w:val="nil"/>
              <w:bottom w:val="single" w:sz="4" w:space="0" w:color="auto"/>
              <w:right w:val="single" w:sz="4" w:space="0" w:color="auto"/>
            </w:tcBorders>
            <w:vAlign w:val="bottom"/>
            <w:hideMark/>
          </w:tcPr>
          <w:p w14:paraId="4D0275B4" w14:textId="77777777" w:rsidR="00515819" w:rsidRPr="00494210"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THE DA med valuta (in Midas)</w:t>
            </w:r>
          </w:p>
        </w:tc>
        <w:tc>
          <w:tcPr>
            <w:tcW w:w="1400" w:type="dxa"/>
            <w:tcBorders>
              <w:top w:val="nil"/>
              <w:left w:val="nil"/>
              <w:bottom w:val="single" w:sz="4" w:space="0" w:color="auto"/>
              <w:right w:val="single" w:sz="4" w:space="0" w:color="auto"/>
            </w:tcBorders>
            <w:noWrap/>
            <w:vAlign w:val="bottom"/>
            <w:hideMark/>
          </w:tcPr>
          <w:p w14:paraId="726A616A"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76281657"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5E53C463"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192CDC42"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1570461</w:t>
            </w:r>
          </w:p>
        </w:tc>
        <w:tc>
          <w:tcPr>
            <w:tcW w:w="1280" w:type="dxa"/>
            <w:tcBorders>
              <w:top w:val="nil"/>
              <w:left w:val="nil"/>
              <w:bottom w:val="single" w:sz="4" w:space="0" w:color="auto"/>
              <w:right w:val="single" w:sz="4" w:space="0" w:color="auto"/>
            </w:tcBorders>
            <w:noWrap/>
            <w:vAlign w:val="bottom"/>
            <w:hideMark/>
          </w:tcPr>
          <w:p w14:paraId="690A9489"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Set</w:t>
            </w:r>
          </w:p>
        </w:tc>
        <w:tc>
          <w:tcPr>
            <w:tcW w:w="1340" w:type="dxa"/>
            <w:tcBorders>
              <w:top w:val="nil"/>
              <w:left w:val="nil"/>
              <w:bottom w:val="single" w:sz="4" w:space="0" w:color="auto"/>
              <w:right w:val="single" w:sz="4" w:space="0" w:color="auto"/>
            </w:tcBorders>
            <w:noWrap/>
            <w:vAlign w:val="bottom"/>
            <w:hideMark/>
          </w:tcPr>
          <w:p w14:paraId="55F12D5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DY</w:t>
            </w:r>
          </w:p>
        </w:tc>
        <w:tc>
          <w:tcPr>
            <w:tcW w:w="940" w:type="dxa"/>
            <w:tcBorders>
              <w:top w:val="nil"/>
              <w:left w:val="nil"/>
              <w:bottom w:val="single" w:sz="4" w:space="0" w:color="auto"/>
              <w:right w:val="single" w:sz="4" w:space="0" w:color="auto"/>
            </w:tcBorders>
            <w:noWrap/>
            <w:vAlign w:val="center"/>
            <w:hideMark/>
          </w:tcPr>
          <w:p w14:paraId="2064B607"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52A7DB18"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example</w:t>
            </w:r>
          </w:p>
        </w:tc>
        <w:tc>
          <w:tcPr>
            <w:tcW w:w="2220" w:type="dxa"/>
            <w:tcBorders>
              <w:top w:val="nil"/>
              <w:left w:val="nil"/>
              <w:bottom w:val="single" w:sz="4" w:space="0" w:color="auto"/>
              <w:right w:val="single" w:sz="4" w:space="0" w:color="auto"/>
            </w:tcBorders>
            <w:vAlign w:val="bottom"/>
            <w:hideMark/>
          </w:tcPr>
          <w:p w14:paraId="0C8D1C89" w14:textId="77777777" w:rsidR="00515819" w:rsidRPr="00494210"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THE DA uden valuta (in Midas)</w:t>
            </w:r>
          </w:p>
        </w:tc>
        <w:tc>
          <w:tcPr>
            <w:tcW w:w="1400" w:type="dxa"/>
            <w:tcBorders>
              <w:top w:val="nil"/>
              <w:left w:val="nil"/>
              <w:bottom w:val="single" w:sz="4" w:space="0" w:color="auto"/>
              <w:right w:val="single" w:sz="4" w:space="0" w:color="auto"/>
            </w:tcBorders>
            <w:noWrap/>
            <w:vAlign w:val="bottom"/>
            <w:hideMark/>
          </w:tcPr>
          <w:p w14:paraId="1C8C6E11"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526741CA"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2B8C2454"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4EA1FA48"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1579851</w:t>
            </w:r>
          </w:p>
        </w:tc>
        <w:tc>
          <w:tcPr>
            <w:tcW w:w="1280" w:type="dxa"/>
            <w:tcBorders>
              <w:top w:val="nil"/>
              <w:left w:val="nil"/>
              <w:bottom w:val="single" w:sz="4" w:space="0" w:color="auto"/>
              <w:right w:val="single" w:sz="4" w:space="0" w:color="auto"/>
            </w:tcBorders>
            <w:noWrap/>
            <w:vAlign w:val="bottom"/>
            <w:hideMark/>
          </w:tcPr>
          <w:p w14:paraId="370B80B6"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CMDTYPrice</w:t>
            </w:r>
            <w:proofErr w:type="spellEnd"/>
          </w:p>
        </w:tc>
        <w:tc>
          <w:tcPr>
            <w:tcW w:w="1340" w:type="dxa"/>
            <w:tcBorders>
              <w:top w:val="nil"/>
              <w:left w:val="nil"/>
              <w:bottom w:val="single" w:sz="4" w:space="0" w:color="auto"/>
              <w:right w:val="single" w:sz="4" w:space="0" w:color="auto"/>
            </w:tcBorders>
            <w:noWrap/>
            <w:vAlign w:val="bottom"/>
            <w:hideMark/>
          </w:tcPr>
          <w:p w14:paraId="4F5596D0"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MO</w:t>
            </w:r>
          </w:p>
        </w:tc>
        <w:tc>
          <w:tcPr>
            <w:tcW w:w="940" w:type="dxa"/>
            <w:tcBorders>
              <w:top w:val="nil"/>
              <w:left w:val="nil"/>
              <w:bottom w:val="single" w:sz="4" w:space="0" w:color="auto"/>
              <w:right w:val="single" w:sz="4" w:space="0" w:color="auto"/>
            </w:tcBorders>
            <w:noWrap/>
            <w:vAlign w:val="center"/>
            <w:hideMark/>
          </w:tcPr>
          <w:p w14:paraId="21879B75"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6A638E9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example</w:t>
            </w:r>
          </w:p>
        </w:tc>
        <w:tc>
          <w:tcPr>
            <w:tcW w:w="2220" w:type="dxa"/>
            <w:tcBorders>
              <w:top w:val="nil"/>
              <w:left w:val="nil"/>
              <w:bottom w:val="single" w:sz="4" w:space="0" w:color="auto"/>
              <w:right w:val="single" w:sz="4" w:space="0" w:color="auto"/>
            </w:tcBorders>
            <w:vAlign w:val="bottom"/>
            <w:hideMark/>
          </w:tcPr>
          <w:p w14:paraId="08618AA7" w14:textId="77777777" w:rsidR="00515819" w:rsidRPr="00494210"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THE HUB med valuta (in Midas)</w:t>
            </w:r>
          </w:p>
        </w:tc>
        <w:tc>
          <w:tcPr>
            <w:tcW w:w="1400" w:type="dxa"/>
            <w:tcBorders>
              <w:top w:val="nil"/>
              <w:left w:val="nil"/>
              <w:bottom w:val="single" w:sz="4" w:space="0" w:color="auto"/>
              <w:right w:val="single" w:sz="4" w:space="0" w:color="auto"/>
            </w:tcBorders>
            <w:noWrap/>
            <w:vAlign w:val="bottom"/>
            <w:hideMark/>
          </w:tcPr>
          <w:p w14:paraId="2110D5B4"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1DE3143D"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16CA426B" w14:textId="77777777" w:rsidTr="00515819">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3A5A7EE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1570421</w:t>
            </w:r>
          </w:p>
        </w:tc>
        <w:tc>
          <w:tcPr>
            <w:tcW w:w="1280" w:type="dxa"/>
            <w:tcBorders>
              <w:top w:val="nil"/>
              <w:left w:val="nil"/>
              <w:bottom w:val="single" w:sz="4" w:space="0" w:color="auto"/>
              <w:right w:val="single" w:sz="4" w:space="0" w:color="auto"/>
            </w:tcBorders>
            <w:noWrap/>
            <w:vAlign w:val="bottom"/>
            <w:hideMark/>
          </w:tcPr>
          <w:p w14:paraId="3CC2922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Set</w:t>
            </w:r>
          </w:p>
        </w:tc>
        <w:tc>
          <w:tcPr>
            <w:tcW w:w="1340" w:type="dxa"/>
            <w:tcBorders>
              <w:top w:val="nil"/>
              <w:left w:val="nil"/>
              <w:bottom w:val="single" w:sz="4" w:space="0" w:color="auto"/>
              <w:right w:val="single" w:sz="4" w:space="0" w:color="auto"/>
            </w:tcBorders>
            <w:noWrap/>
            <w:vAlign w:val="bottom"/>
            <w:hideMark/>
          </w:tcPr>
          <w:p w14:paraId="0F6E754F"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MO</w:t>
            </w:r>
          </w:p>
        </w:tc>
        <w:tc>
          <w:tcPr>
            <w:tcW w:w="940" w:type="dxa"/>
            <w:tcBorders>
              <w:top w:val="nil"/>
              <w:left w:val="nil"/>
              <w:bottom w:val="single" w:sz="4" w:space="0" w:color="auto"/>
              <w:right w:val="single" w:sz="4" w:space="0" w:color="auto"/>
            </w:tcBorders>
            <w:noWrap/>
            <w:vAlign w:val="center"/>
            <w:hideMark/>
          </w:tcPr>
          <w:p w14:paraId="1B970A94"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0C7D900F"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example</w:t>
            </w:r>
          </w:p>
        </w:tc>
        <w:tc>
          <w:tcPr>
            <w:tcW w:w="2220" w:type="dxa"/>
            <w:tcBorders>
              <w:top w:val="nil"/>
              <w:left w:val="nil"/>
              <w:bottom w:val="single" w:sz="4" w:space="0" w:color="auto"/>
              <w:right w:val="single" w:sz="4" w:space="0" w:color="auto"/>
            </w:tcBorders>
            <w:vAlign w:val="bottom"/>
            <w:hideMark/>
          </w:tcPr>
          <w:p w14:paraId="480C3D15" w14:textId="77777777" w:rsidR="00515819" w:rsidRPr="00494210"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THE HUB uden valuta (in Midas)</w:t>
            </w:r>
          </w:p>
        </w:tc>
        <w:tc>
          <w:tcPr>
            <w:tcW w:w="1400" w:type="dxa"/>
            <w:tcBorders>
              <w:top w:val="nil"/>
              <w:left w:val="nil"/>
              <w:bottom w:val="single" w:sz="4" w:space="0" w:color="auto"/>
              <w:right w:val="single" w:sz="4" w:space="0" w:color="auto"/>
            </w:tcBorders>
            <w:noWrap/>
            <w:vAlign w:val="bottom"/>
            <w:hideMark/>
          </w:tcPr>
          <w:p w14:paraId="189019D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øre</w:t>
            </w:r>
            <w:proofErr w:type="spellEnd"/>
            <w:r w:rsidRPr="00515819">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center"/>
            <w:hideMark/>
          </w:tcPr>
          <w:p w14:paraId="6B3CCE7B"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X</w:t>
            </w:r>
          </w:p>
        </w:tc>
      </w:tr>
      <w:tr w:rsidR="00515819" w:rsidRPr="00515819" w14:paraId="242E2F6D"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6862AE8D"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2CCF5375"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AreaFee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28C16920"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1EEABE41"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2E917DF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vAlign w:val="bottom"/>
            <w:hideMark/>
          </w:tcPr>
          <w:p w14:paraId="1E9AF322"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ETF-THE spread</w:t>
            </w:r>
          </w:p>
        </w:tc>
        <w:tc>
          <w:tcPr>
            <w:tcW w:w="1400" w:type="dxa"/>
            <w:tcBorders>
              <w:top w:val="nil"/>
              <w:left w:val="nil"/>
              <w:bottom w:val="single" w:sz="4" w:space="0" w:color="auto"/>
              <w:right w:val="single" w:sz="4" w:space="0" w:color="auto"/>
            </w:tcBorders>
            <w:shd w:val="clear" w:color="000000" w:fill="D9D9D9"/>
            <w:noWrap/>
            <w:vAlign w:val="bottom"/>
            <w:hideMark/>
          </w:tcPr>
          <w:p w14:paraId="396E16E0"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center"/>
            <w:hideMark/>
          </w:tcPr>
          <w:p w14:paraId="4F7059B4"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r w:rsidR="00515819" w:rsidRPr="00515819" w14:paraId="3CC0AF20"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1ADE24B1"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573267B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PaymentFee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43C13038"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6563A74A"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3B159EA5"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vAlign w:val="bottom"/>
            <w:hideMark/>
          </w:tcPr>
          <w:p w14:paraId="4773F4D6"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Payment fee</w:t>
            </w:r>
          </w:p>
        </w:tc>
        <w:tc>
          <w:tcPr>
            <w:tcW w:w="1400" w:type="dxa"/>
            <w:tcBorders>
              <w:top w:val="nil"/>
              <w:left w:val="nil"/>
              <w:bottom w:val="single" w:sz="4" w:space="0" w:color="auto"/>
              <w:right w:val="single" w:sz="4" w:space="0" w:color="auto"/>
            </w:tcBorders>
            <w:shd w:val="clear" w:color="000000" w:fill="D9D9D9"/>
            <w:noWrap/>
            <w:vAlign w:val="bottom"/>
            <w:hideMark/>
          </w:tcPr>
          <w:p w14:paraId="468487DD"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center"/>
            <w:hideMark/>
          </w:tcPr>
          <w:p w14:paraId="655D061F"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r w:rsidR="00515819" w:rsidRPr="00515819" w14:paraId="14C6DB5C"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470B2CA0"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12BBD357"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ProfileFee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4AA76295"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127DCDE4"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7F505C8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vAlign w:val="bottom"/>
            <w:hideMark/>
          </w:tcPr>
          <w:p w14:paraId="48FB53F4"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THE Profile</w:t>
            </w:r>
          </w:p>
        </w:tc>
        <w:tc>
          <w:tcPr>
            <w:tcW w:w="1400" w:type="dxa"/>
            <w:tcBorders>
              <w:top w:val="nil"/>
              <w:left w:val="nil"/>
              <w:bottom w:val="single" w:sz="4" w:space="0" w:color="auto"/>
              <w:right w:val="single" w:sz="4" w:space="0" w:color="auto"/>
            </w:tcBorders>
            <w:shd w:val="clear" w:color="000000" w:fill="D9D9D9"/>
            <w:noWrap/>
            <w:vAlign w:val="bottom"/>
            <w:hideMark/>
          </w:tcPr>
          <w:p w14:paraId="6CD0A376"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center"/>
            <w:hideMark/>
          </w:tcPr>
          <w:p w14:paraId="1B1BCE52"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r w:rsidR="00515819" w:rsidRPr="00515819" w14:paraId="2C4A203A"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2BDA1B69"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695A4D74"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BalanceFee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485A51D4"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4C020111"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03EFB4D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vAlign w:val="bottom"/>
            <w:hideMark/>
          </w:tcPr>
          <w:p w14:paraId="1DF9FA92"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Imbalance</w:t>
            </w:r>
          </w:p>
        </w:tc>
        <w:tc>
          <w:tcPr>
            <w:tcW w:w="1400" w:type="dxa"/>
            <w:tcBorders>
              <w:top w:val="nil"/>
              <w:left w:val="nil"/>
              <w:bottom w:val="single" w:sz="4" w:space="0" w:color="auto"/>
              <w:right w:val="single" w:sz="4" w:space="0" w:color="auto"/>
            </w:tcBorders>
            <w:shd w:val="clear" w:color="000000" w:fill="D9D9D9"/>
            <w:noWrap/>
            <w:vAlign w:val="bottom"/>
            <w:hideMark/>
          </w:tcPr>
          <w:p w14:paraId="1A0E71AF"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372BF45B"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r w:rsidR="00515819" w:rsidRPr="00515819" w14:paraId="440910C5"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32C30A64"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7F727671"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MidAskFee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6536BE44"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002E223B"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04E3D7A7"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vAlign w:val="bottom"/>
            <w:hideMark/>
          </w:tcPr>
          <w:p w14:paraId="33D4C736"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MidAsk</w:t>
            </w:r>
            <w:proofErr w:type="spellEnd"/>
            <w:r w:rsidRPr="00515819">
              <w:rPr>
                <w:rFonts w:ascii="Calibri" w:hAnsi="Calibri" w:cs="Calibri"/>
                <w:color w:val="000000"/>
                <w:sz w:val="22"/>
                <w:szCs w:val="22"/>
                <w:lang w:val="en-IN" w:eastAsia="en-IN"/>
              </w:rPr>
              <w:t xml:space="preserve"> spread</w:t>
            </w:r>
          </w:p>
        </w:tc>
        <w:tc>
          <w:tcPr>
            <w:tcW w:w="1400" w:type="dxa"/>
            <w:tcBorders>
              <w:top w:val="nil"/>
              <w:left w:val="nil"/>
              <w:bottom w:val="single" w:sz="4" w:space="0" w:color="auto"/>
              <w:right w:val="single" w:sz="4" w:space="0" w:color="auto"/>
            </w:tcBorders>
            <w:shd w:val="clear" w:color="000000" w:fill="D9D9D9"/>
            <w:noWrap/>
            <w:vAlign w:val="bottom"/>
            <w:hideMark/>
          </w:tcPr>
          <w:p w14:paraId="04EB248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4BE5A573"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r w:rsidR="00515819" w:rsidRPr="00515819" w14:paraId="6509F708"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2AD52B96"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1608111</w:t>
            </w:r>
          </w:p>
        </w:tc>
        <w:tc>
          <w:tcPr>
            <w:tcW w:w="1280" w:type="dxa"/>
            <w:tcBorders>
              <w:top w:val="nil"/>
              <w:left w:val="nil"/>
              <w:bottom w:val="single" w:sz="4" w:space="0" w:color="auto"/>
              <w:right w:val="single" w:sz="4" w:space="0" w:color="auto"/>
            </w:tcBorders>
            <w:shd w:val="clear" w:color="000000" w:fill="D9D9D9"/>
            <w:noWrap/>
            <w:vAlign w:val="bottom"/>
            <w:hideMark/>
          </w:tcPr>
          <w:p w14:paraId="4EF5E10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CURRISKFEE</w:t>
            </w:r>
          </w:p>
        </w:tc>
        <w:tc>
          <w:tcPr>
            <w:tcW w:w="1340" w:type="dxa"/>
            <w:tcBorders>
              <w:top w:val="nil"/>
              <w:left w:val="nil"/>
              <w:bottom w:val="single" w:sz="4" w:space="0" w:color="auto"/>
              <w:right w:val="single" w:sz="4" w:space="0" w:color="auto"/>
            </w:tcBorders>
            <w:shd w:val="clear" w:color="000000" w:fill="D9D9D9"/>
            <w:noWrap/>
            <w:vAlign w:val="bottom"/>
            <w:hideMark/>
          </w:tcPr>
          <w:p w14:paraId="49C7751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03E46E4B"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6D67F2C8"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vAlign w:val="bottom"/>
            <w:hideMark/>
          </w:tcPr>
          <w:p w14:paraId="47D9E40F"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Currency THE</w:t>
            </w:r>
          </w:p>
        </w:tc>
        <w:tc>
          <w:tcPr>
            <w:tcW w:w="1400" w:type="dxa"/>
            <w:tcBorders>
              <w:top w:val="nil"/>
              <w:left w:val="nil"/>
              <w:bottom w:val="single" w:sz="4" w:space="0" w:color="auto"/>
              <w:right w:val="single" w:sz="4" w:space="0" w:color="auto"/>
            </w:tcBorders>
            <w:shd w:val="clear" w:color="000000" w:fill="D9D9D9"/>
            <w:noWrap/>
            <w:vAlign w:val="bottom"/>
            <w:hideMark/>
          </w:tcPr>
          <w:p w14:paraId="0D0EE19A"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0EF195BC"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r w:rsidR="00515819" w:rsidRPr="00515819" w14:paraId="02A6F55E"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center"/>
            <w:hideMark/>
          </w:tcPr>
          <w:p w14:paraId="4A56CE6A"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lang w:val="en-IN" w:eastAsia="en-IN"/>
              </w:rPr>
            </w:pPr>
            <w:r w:rsidRPr="00515819">
              <w:rPr>
                <w:rFonts w:ascii="Calibri" w:hAnsi="Calibri" w:cs="Calibri"/>
                <w:color w:val="000000"/>
                <w:lang w:val="en-IN" w:eastAsia="en-IN"/>
              </w:rPr>
              <w:t>1570311</w:t>
            </w:r>
          </w:p>
        </w:tc>
        <w:tc>
          <w:tcPr>
            <w:tcW w:w="1280" w:type="dxa"/>
            <w:tcBorders>
              <w:top w:val="nil"/>
              <w:left w:val="nil"/>
              <w:bottom w:val="single" w:sz="4" w:space="0" w:color="auto"/>
              <w:right w:val="single" w:sz="4" w:space="0" w:color="auto"/>
            </w:tcBorders>
            <w:shd w:val="clear" w:color="000000" w:fill="D9D9D9"/>
            <w:noWrap/>
            <w:vAlign w:val="center"/>
            <w:hideMark/>
          </w:tcPr>
          <w:p w14:paraId="7F39908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lang w:val="en-IN" w:eastAsia="en-IN"/>
              </w:rPr>
            </w:pPr>
            <w:r w:rsidRPr="00515819">
              <w:rPr>
                <w:rFonts w:ascii="Calibri" w:hAnsi="Calibri" w:cs="Calibri"/>
                <w:color w:val="000000"/>
                <w:lang w:val="en-IN" w:eastAsia="en-IN"/>
              </w:rPr>
              <w:t>Set</w:t>
            </w:r>
          </w:p>
        </w:tc>
        <w:tc>
          <w:tcPr>
            <w:tcW w:w="1340" w:type="dxa"/>
            <w:tcBorders>
              <w:top w:val="nil"/>
              <w:left w:val="nil"/>
              <w:bottom w:val="single" w:sz="4" w:space="0" w:color="auto"/>
              <w:right w:val="single" w:sz="4" w:space="0" w:color="auto"/>
            </w:tcBorders>
            <w:shd w:val="clear" w:color="000000" w:fill="D9D9D9"/>
            <w:noWrap/>
            <w:vAlign w:val="center"/>
            <w:hideMark/>
          </w:tcPr>
          <w:p w14:paraId="5E6B351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lang w:val="en-IN" w:eastAsia="en-IN"/>
              </w:rPr>
            </w:pPr>
            <w:r w:rsidRPr="00515819">
              <w:rPr>
                <w:rFonts w:ascii="Calibri" w:hAnsi="Calibri" w:cs="Calibri"/>
                <w:color w:val="000000"/>
                <w:lang w:val="en-IN" w:eastAsia="en-IN"/>
              </w:rPr>
              <w:t>DY</w:t>
            </w:r>
          </w:p>
        </w:tc>
        <w:tc>
          <w:tcPr>
            <w:tcW w:w="940" w:type="dxa"/>
            <w:tcBorders>
              <w:top w:val="nil"/>
              <w:left w:val="nil"/>
              <w:bottom w:val="single" w:sz="4" w:space="0" w:color="auto"/>
              <w:right w:val="single" w:sz="4" w:space="0" w:color="auto"/>
            </w:tcBorders>
            <w:shd w:val="clear" w:color="000000" w:fill="D9D9D9"/>
            <w:noWrap/>
            <w:vAlign w:val="center"/>
            <w:hideMark/>
          </w:tcPr>
          <w:p w14:paraId="51E13C87"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48DBDA37"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example</w:t>
            </w:r>
          </w:p>
        </w:tc>
        <w:tc>
          <w:tcPr>
            <w:tcW w:w="2220" w:type="dxa"/>
            <w:tcBorders>
              <w:top w:val="nil"/>
              <w:left w:val="nil"/>
              <w:bottom w:val="single" w:sz="4" w:space="0" w:color="auto"/>
              <w:right w:val="single" w:sz="4" w:space="0" w:color="auto"/>
            </w:tcBorders>
            <w:shd w:val="clear" w:color="000000" w:fill="D9D9D9"/>
            <w:vAlign w:val="bottom"/>
            <w:hideMark/>
          </w:tcPr>
          <w:p w14:paraId="354F3B49"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sample THE daily</w:t>
            </w:r>
          </w:p>
        </w:tc>
        <w:tc>
          <w:tcPr>
            <w:tcW w:w="1400" w:type="dxa"/>
            <w:tcBorders>
              <w:top w:val="nil"/>
              <w:left w:val="nil"/>
              <w:bottom w:val="single" w:sz="4" w:space="0" w:color="auto"/>
              <w:right w:val="single" w:sz="4" w:space="0" w:color="auto"/>
            </w:tcBorders>
            <w:shd w:val="clear" w:color="000000" w:fill="D9D9D9"/>
            <w:noWrap/>
            <w:vAlign w:val="bottom"/>
            <w:hideMark/>
          </w:tcPr>
          <w:p w14:paraId="3BA2280D"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56E74DF8"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r w:rsidR="00515819" w:rsidRPr="00515819" w14:paraId="5C8580C7" w14:textId="77777777" w:rsidTr="00515819">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center"/>
            <w:hideMark/>
          </w:tcPr>
          <w:p w14:paraId="5A1FDB8F"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lang w:val="en-IN" w:eastAsia="en-IN"/>
              </w:rPr>
            </w:pPr>
            <w:r w:rsidRPr="00515819">
              <w:rPr>
                <w:rFonts w:ascii="Calibri" w:hAnsi="Calibri" w:cs="Calibri"/>
                <w:color w:val="000000"/>
                <w:lang w:val="en-IN" w:eastAsia="en-IN"/>
              </w:rPr>
              <w:t>1570301</w:t>
            </w:r>
          </w:p>
        </w:tc>
        <w:tc>
          <w:tcPr>
            <w:tcW w:w="1280" w:type="dxa"/>
            <w:tcBorders>
              <w:top w:val="nil"/>
              <w:left w:val="nil"/>
              <w:bottom w:val="single" w:sz="4" w:space="0" w:color="auto"/>
              <w:right w:val="single" w:sz="4" w:space="0" w:color="auto"/>
            </w:tcBorders>
            <w:shd w:val="clear" w:color="000000" w:fill="D9D9D9"/>
            <w:noWrap/>
            <w:vAlign w:val="center"/>
            <w:hideMark/>
          </w:tcPr>
          <w:p w14:paraId="1336D093"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lang w:val="en-IN" w:eastAsia="en-IN"/>
              </w:rPr>
            </w:pPr>
            <w:r w:rsidRPr="00515819">
              <w:rPr>
                <w:rFonts w:ascii="Calibri" w:hAnsi="Calibri" w:cs="Calibri"/>
                <w:color w:val="000000"/>
                <w:lang w:val="en-IN" w:eastAsia="en-IN"/>
              </w:rPr>
              <w:t>Set</w:t>
            </w:r>
          </w:p>
        </w:tc>
        <w:tc>
          <w:tcPr>
            <w:tcW w:w="1340" w:type="dxa"/>
            <w:tcBorders>
              <w:top w:val="nil"/>
              <w:left w:val="nil"/>
              <w:bottom w:val="single" w:sz="4" w:space="0" w:color="auto"/>
              <w:right w:val="single" w:sz="4" w:space="0" w:color="auto"/>
            </w:tcBorders>
            <w:shd w:val="clear" w:color="000000" w:fill="D9D9D9"/>
            <w:noWrap/>
            <w:vAlign w:val="center"/>
            <w:hideMark/>
          </w:tcPr>
          <w:p w14:paraId="38EC56CB"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lang w:val="en-IN" w:eastAsia="en-IN"/>
              </w:rPr>
            </w:pPr>
            <w:r w:rsidRPr="00515819">
              <w:rPr>
                <w:rFonts w:ascii="Calibri" w:hAnsi="Calibri" w:cs="Calibri"/>
                <w:color w:val="000000"/>
                <w:lang w:val="en-IN" w:eastAsia="en-IN"/>
              </w:rPr>
              <w:t>MO</w:t>
            </w:r>
          </w:p>
        </w:tc>
        <w:tc>
          <w:tcPr>
            <w:tcW w:w="940" w:type="dxa"/>
            <w:tcBorders>
              <w:top w:val="nil"/>
              <w:left w:val="nil"/>
              <w:bottom w:val="single" w:sz="4" w:space="0" w:color="auto"/>
              <w:right w:val="single" w:sz="4" w:space="0" w:color="auto"/>
            </w:tcBorders>
            <w:shd w:val="clear" w:color="000000" w:fill="D9D9D9"/>
            <w:noWrap/>
            <w:vAlign w:val="center"/>
            <w:hideMark/>
          </w:tcPr>
          <w:p w14:paraId="5DCA76D9"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15819">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3B3E3926"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example</w:t>
            </w:r>
          </w:p>
        </w:tc>
        <w:tc>
          <w:tcPr>
            <w:tcW w:w="2220" w:type="dxa"/>
            <w:tcBorders>
              <w:top w:val="nil"/>
              <w:left w:val="nil"/>
              <w:bottom w:val="single" w:sz="4" w:space="0" w:color="auto"/>
              <w:right w:val="single" w:sz="4" w:space="0" w:color="auto"/>
            </w:tcBorders>
            <w:shd w:val="clear" w:color="000000" w:fill="D9D9D9"/>
            <w:vAlign w:val="bottom"/>
            <w:hideMark/>
          </w:tcPr>
          <w:p w14:paraId="5D234A3C"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15819">
              <w:rPr>
                <w:rFonts w:ascii="Calibri" w:hAnsi="Calibri" w:cs="Calibri"/>
                <w:color w:val="000000"/>
                <w:sz w:val="22"/>
                <w:szCs w:val="22"/>
                <w:lang w:val="en-IN" w:eastAsia="en-IN"/>
              </w:rPr>
              <w:t>Price sample THE monthly</w:t>
            </w:r>
          </w:p>
        </w:tc>
        <w:tc>
          <w:tcPr>
            <w:tcW w:w="1400" w:type="dxa"/>
            <w:tcBorders>
              <w:top w:val="nil"/>
              <w:left w:val="nil"/>
              <w:bottom w:val="single" w:sz="4" w:space="0" w:color="auto"/>
              <w:right w:val="single" w:sz="4" w:space="0" w:color="auto"/>
            </w:tcBorders>
            <w:shd w:val="clear" w:color="000000" w:fill="D9D9D9"/>
            <w:noWrap/>
            <w:vAlign w:val="bottom"/>
            <w:hideMark/>
          </w:tcPr>
          <w:p w14:paraId="2DE3BB10" w14:textId="77777777" w:rsidR="00515819" w:rsidRPr="00515819" w:rsidRDefault="00515819" w:rsidP="0051581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15819">
              <w:rPr>
                <w:rFonts w:ascii="Calibri" w:hAnsi="Calibri" w:cs="Calibri"/>
                <w:color w:val="000000"/>
                <w:sz w:val="22"/>
                <w:szCs w:val="22"/>
                <w:lang w:val="en-IN" w:eastAsia="en-IN"/>
              </w:rPr>
              <w:t>SEKøre</w:t>
            </w:r>
            <w:proofErr w:type="spellEnd"/>
            <w:r w:rsidRPr="00515819">
              <w:rPr>
                <w:rFonts w:ascii="Calibri" w:hAnsi="Calibri" w:cs="Calibri"/>
                <w:color w:val="000000"/>
                <w:sz w:val="22"/>
                <w:szCs w:val="22"/>
                <w:lang w:val="en-IN" w:eastAsia="en-IN"/>
              </w:rPr>
              <w:t>/</w:t>
            </w:r>
            <w:proofErr w:type="spellStart"/>
            <w:r w:rsidRPr="00515819">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148C116F" w14:textId="77777777" w:rsidR="00515819" w:rsidRPr="00515819" w:rsidRDefault="00515819" w:rsidP="0051581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15819">
              <w:rPr>
                <w:rFonts w:ascii="Calibri" w:hAnsi="Calibri" w:cs="Calibri"/>
                <w:color w:val="FF0000"/>
                <w:lang w:val="en-IN" w:eastAsia="en-IN"/>
              </w:rPr>
              <w:t>X</w:t>
            </w:r>
          </w:p>
        </w:tc>
      </w:tr>
    </w:tbl>
    <w:p w14:paraId="41CB1C71" w14:textId="77777777" w:rsidR="008A03D3" w:rsidRDefault="008A03D3" w:rsidP="004470F3">
      <w:pPr>
        <w:ind w:left="0"/>
        <w:rPr>
          <w:b/>
          <w:bCs/>
        </w:rPr>
      </w:pPr>
    </w:p>
    <w:p w14:paraId="3897661C" w14:textId="77777777" w:rsidR="00342E74" w:rsidRDefault="00342E74" w:rsidP="004470F3">
      <w:pPr>
        <w:ind w:left="0"/>
        <w:rPr>
          <w:b/>
          <w:bCs/>
        </w:rPr>
      </w:pPr>
    </w:p>
    <w:p w14:paraId="402CB93C" w14:textId="249CE539" w:rsidR="00342E74" w:rsidRDefault="00D96B25" w:rsidP="004470F3">
      <w:pPr>
        <w:ind w:left="0"/>
        <w:rPr>
          <w:b/>
          <w:bCs/>
        </w:rPr>
      </w:pPr>
      <w:r w:rsidRPr="00D96B25">
        <w:rPr>
          <w:b/>
          <w:bCs/>
        </w:rPr>
        <w:t xml:space="preserve">HUB </w:t>
      </w:r>
      <w:proofErr w:type="spellStart"/>
      <w:r w:rsidRPr="00D96B25">
        <w:rPr>
          <w:b/>
          <w:bCs/>
        </w:rPr>
        <w:t>Månedspris</w:t>
      </w:r>
      <w:proofErr w:type="spellEnd"/>
    </w:p>
    <w:p w14:paraId="5DF4330E" w14:textId="77777777" w:rsidR="00D96B25" w:rsidRDefault="00D96B25" w:rsidP="004470F3">
      <w:pPr>
        <w:ind w:left="0"/>
        <w:rPr>
          <w:b/>
          <w:bCs/>
        </w:rPr>
      </w:pPr>
    </w:p>
    <w:tbl>
      <w:tblPr>
        <w:tblW w:w="10880" w:type="dxa"/>
        <w:jc w:val="center"/>
        <w:tblLook w:val="04A0" w:firstRow="1" w:lastRow="0" w:firstColumn="1" w:lastColumn="0" w:noHBand="0" w:noVBand="1"/>
      </w:tblPr>
      <w:tblGrid>
        <w:gridCol w:w="997"/>
        <w:gridCol w:w="1330"/>
        <w:gridCol w:w="1039"/>
        <w:gridCol w:w="1012"/>
        <w:gridCol w:w="1369"/>
        <w:gridCol w:w="2880"/>
        <w:gridCol w:w="1454"/>
        <w:gridCol w:w="1388"/>
      </w:tblGrid>
      <w:tr w:rsidR="001474CD" w:rsidRPr="001474CD" w14:paraId="492FA6DA" w14:textId="77777777" w:rsidTr="001474CD">
        <w:trPr>
          <w:trHeight w:val="630"/>
          <w:jc w:val="center"/>
        </w:trPr>
        <w:tc>
          <w:tcPr>
            <w:tcW w:w="826"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6B506E7"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ID</w:t>
            </w:r>
          </w:p>
        </w:tc>
        <w:tc>
          <w:tcPr>
            <w:tcW w:w="1218" w:type="dxa"/>
            <w:tcBorders>
              <w:top w:val="single" w:sz="4" w:space="0" w:color="auto"/>
              <w:left w:val="nil"/>
              <w:bottom w:val="single" w:sz="4" w:space="0" w:color="auto"/>
              <w:right w:val="single" w:sz="4" w:space="0" w:color="auto"/>
            </w:tcBorders>
            <w:shd w:val="clear" w:color="000000" w:fill="BDD7EE"/>
            <w:vAlign w:val="center"/>
            <w:hideMark/>
          </w:tcPr>
          <w:p w14:paraId="59D697AB"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Value type</w:t>
            </w:r>
          </w:p>
        </w:tc>
        <w:tc>
          <w:tcPr>
            <w:tcW w:w="1039" w:type="dxa"/>
            <w:tcBorders>
              <w:top w:val="single" w:sz="4" w:space="0" w:color="auto"/>
              <w:left w:val="nil"/>
              <w:bottom w:val="single" w:sz="4" w:space="0" w:color="auto"/>
              <w:right w:val="single" w:sz="4" w:space="0" w:color="auto"/>
            </w:tcBorders>
            <w:shd w:val="clear" w:color="000000" w:fill="BDD7EE"/>
            <w:vAlign w:val="center"/>
            <w:hideMark/>
          </w:tcPr>
          <w:p w14:paraId="18856D77"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Period Type</w:t>
            </w:r>
          </w:p>
        </w:tc>
        <w:tc>
          <w:tcPr>
            <w:tcW w:w="888" w:type="dxa"/>
            <w:tcBorders>
              <w:top w:val="single" w:sz="4" w:space="0" w:color="auto"/>
              <w:left w:val="nil"/>
              <w:bottom w:val="single" w:sz="4" w:space="0" w:color="auto"/>
              <w:right w:val="single" w:sz="4" w:space="0" w:color="auto"/>
            </w:tcBorders>
            <w:shd w:val="clear" w:color="000000" w:fill="BDD7EE"/>
            <w:vAlign w:val="center"/>
            <w:hideMark/>
          </w:tcPr>
          <w:p w14:paraId="51C528C0"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Country</w:t>
            </w:r>
          </w:p>
        </w:tc>
        <w:tc>
          <w:tcPr>
            <w:tcW w:w="1369" w:type="dxa"/>
            <w:tcBorders>
              <w:top w:val="single" w:sz="4" w:space="0" w:color="auto"/>
              <w:left w:val="nil"/>
              <w:bottom w:val="single" w:sz="4" w:space="0" w:color="auto"/>
              <w:right w:val="single" w:sz="4" w:space="0" w:color="auto"/>
            </w:tcBorders>
            <w:shd w:val="clear" w:color="000000" w:fill="BDD7EE"/>
            <w:vAlign w:val="center"/>
            <w:hideMark/>
          </w:tcPr>
          <w:p w14:paraId="13B92246"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Type</w:t>
            </w:r>
          </w:p>
        </w:tc>
        <w:tc>
          <w:tcPr>
            <w:tcW w:w="2880" w:type="dxa"/>
            <w:tcBorders>
              <w:top w:val="single" w:sz="4" w:space="0" w:color="auto"/>
              <w:left w:val="nil"/>
              <w:bottom w:val="single" w:sz="4" w:space="0" w:color="auto"/>
              <w:right w:val="single" w:sz="4" w:space="0" w:color="auto"/>
            </w:tcBorders>
            <w:shd w:val="clear" w:color="000000" w:fill="BDD7EE"/>
            <w:vAlign w:val="center"/>
            <w:hideMark/>
          </w:tcPr>
          <w:p w14:paraId="406486B6"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Name (tool)</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6B90BF31"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 xml:space="preserve">Unit </w:t>
            </w:r>
          </w:p>
        </w:tc>
        <w:tc>
          <w:tcPr>
            <w:tcW w:w="1320" w:type="dxa"/>
            <w:tcBorders>
              <w:top w:val="single" w:sz="4" w:space="0" w:color="auto"/>
              <w:left w:val="nil"/>
              <w:bottom w:val="single" w:sz="4" w:space="0" w:color="auto"/>
              <w:right w:val="single" w:sz="4" w:space="0" w:color="auto"/>
            </w:tcBorders>
            <w:shd w:val="clear" w:color="000000" w:fill="BDD7EE"/>
            <w:vAlign w:val="center"/>
            <w:hideMark/>
          </w:tcPr>
          <w:p w14:paraId="2B03BB28"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1474CD">
              <w:rPr>
                <w:rFonts w:ascii="Calibri" w:hAnsi="Calibri" w:cs="Calibri"/>
                <w:b/>
                <w:bCs/>
                <w:color w:val="000000"/>
                <w:sz w:val="24"/>
                <w:szCs w:val="24"/>
                <w:lang w:val="en-IN" w:eastAsia="en-IN"/>
              </w:rPr>
              <w:t xml:space="preserve">HUB </w:t>
            </w:r>
            <w:proofErr w:type="spellStart"/>
            <w:r w:rsidRPr="001474CD">
              <w:rPr>
                <w:rFonts w:ascii="Calibri" w:hAnsi="Calibri" w:cs="Calibri"/>
                <w:b/>
                <w:bCs/>
                <w:color w:val="000000"/>
                <w:sz w:val="24"/>
                <w:szCs w:val="24"/>
                <w:lang w:val="en-IN" w:eastAsia="en-IN"/>
              </w:rPr>
              <w:t>Månedspris</w:t>
            </w:r>
            <w:proofErr w:type="spellEnd"/>
          </w:p>
        </w:tc>
      </w:tr>
      <w:tr w:rsidR="001474CD" w:rsidRPr="001474CD" w14:paraId="3D876FBC" w14:textId="77777777" w:rsidTr="001474CD">
        <w:trPr>
          <w:trHeight w:val="300"/>
          <w:jc w:val="center"/>
        </w:trPr>
        <w:tc>
          <w:tcPr>
            <w:tcW w:w="826" w:type="dxa"/>
            <w:tcBorders>
              <w:top w:val="nil"/>
              <w:left w:val="single" w:sz="4" w:space="0" w:color="auto"/>
              <w:bottom w:val="single" w:sz="4" w:space="0" w:color="auto"/>
              <w:right w:val="single" w:sz="4" w:space="0" w:color="auto"/>
            </w:tcBorders>
            <w:noWrap/>
            <w:vAlign w:val="bottom"/>
            <w:hideMark/>
          </w:tcPr>
          <w:p w14:paraId="4420D150"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1570041</w:t>
            </w:r>
          </w:p>
        </w:tc>
        <w:tc>
          <w:tcPr>
            <w:tcW w:w="1218" w:type="dxa"/>
            <w:tcBorders>
              <w:top w:val="nil"/>
              <w:left w:val="nil"/>
              <w:bottom w:val="single" w:sz="4" w:space="0" w:color="auto"/>
              <w:right w:val="single" w:sz="4" w:space="0" w:color="auto"/>
            </w:tcBorders>
            <w:noWrap/>
            <w:vAlign w:val="bottom"/>
            <w:hideMark/>
          </w:tcPr>
          <w:p w14:paraId="3A0AB4E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AreaFee</w:t>
            </w:r>
            <w:proofErr w:type="spellEnd"/>
          </w:p>
        </w:tc>
        <w:tc>
          <w:tcPr>
            <w:tcW w:w="1039" w:type="dxa"/>
            <w:tcBorders>
              <w:top w:val="nil"/>
              <w:left w:val="nil"/>
              <w:bottom w:val="single" w:sz="4" w:space="0" w:color="auto"/>
              <w:right w:val="single" w:sz="4" w:space="0" w:color="auto"/>
            </w:tcBorders>
            <w:noWrap/>
            <w:vAlign w:val="bottom"/>
            <w:hideMark/>
          </w:tcPr>
          <w:p w14:paraId="47CB6074"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noWrap/>
            <w:vAlign w:val="center"/>
            <w:hideMark/>
          </w:tcPr>
          <w:p w14:paraId="60402E1C"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DK</w:t>
            </w:r>
          </w:p>
        </w:tc>
        <w:tc>
          <w:tcPr>
            <w:tcW w:w="1369" w:type="dxa"/>
            <w:tcBorders>
              <w:top w:val="nil"/>
              <w:left w:val="nil"/>
              <w:bottom w:val="single" w:sz="4" w:space="0" w:color="auto"/>
              <w:right w:val="single" w:sz="4" w:space="0" w:color="auto"/>
            </w:tcBorders>
            <w:noWrap/>
            <w:vAlign w:val="bottom"/>
            <w:hideMark/>
          </w:tcPr>
          <w:p w14:paraId="1935DE90"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noWrap/>
            <w:vAlign w:val="bottom"/>
            <w:hideMark/>
          </w:tcPr>
          <w:p w14:paraId="42A7ED7D"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ETF-THE spread</w:t>
            </w:r>
          </w:p>
        </w:tc>
        <w:tc>
          <w:tcPr>
            <w:tcW w:w="1340" w:type="dxa"/>
            <w:tcBorders>
              <w:top w:val="nil"/>
              <w:left w:val="nil"/>
              <w:bottom w:val="single" w:sz="4" w:space="0" w:color="auto"/>
              <w:right w:val="single" w:sz="4" w:space="0" w:color="auto"/>
            </w:tcBorders>
            <w:noWrap/>
            <w:vAlign w:val="bottom"/>
            <w:hideMark/>
          </w:tcPr>
          <w:p w14:paraId="3F4EB093"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øre</w:t>
            </w:r>
            <w:proofErr w:type="spellEnd"/>
            <w:r w:rsidRPr="001474CD">
              <w:rPr>
                <w:rFonts w:ascii="Calibri" w:hAnsi="Calibri" w:cs="Calibri"/>
                <w:color w:val="000000"/>
                <w:sz w:val="22"/>
                <w:szCs w:val="22"/>
                <w:lang w:val="en-IN" w:eastAsia="en-IN"/>
              </w:rPr>
              <w:t>/m3</w:t>
            </w:r>
          </w:p>
        </w:tc>
        <w:tc>
          <w:tcPr>
            <w:tcW w:w="1320" w:type="dxa"/>
            <w:tcBorders>
              <w:top w:val="nil"/>
              <w:left w:val="nil"/>
              <w:bottom w:val="single" w:sz="4" w:space="0" w:color="auto"/>
              <w:right w:val="single" w:sz="4" w:space="0" w:color="auto"/>
            </w:tcBorders>
            <w:noWrap/>
            <w:vAlign w:val="center"/>
            <w:hideMark/>
          </w:tcPr>
          <w:p w14:paraId="48D8BAEA"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X</w:t>
            </w:r>
          </w:p>
        </w:tc>
      </w:tr>
      <w:tr w:rsidR="001474CD" w:rsidRPr="001474CD" w14:paraId="79395B6F" w14:textId="77777777" w:rsidTr="001474CD">
        <w:trPr>
          <w:trHeight w:val="300"/>
          <w:jc w:val="center"/>
        </w:trPr>
        <w:tc>
          <w:tcPr>
            <w:tcW w:w="826" w:type="dxa"/>
            <w:tcBorders>
              <w:top w:val="nil"/>
              <w:left w:val="single" w:sz="4" w:space="0" w:color="auto"/>
              <w:bottom w:val="single" w:sz="4" w:space="0" w:color="auto"/>
              <w:right w:val="single" w:sz="4" w:space="0" w:color="auto"/>
            </w:tcBorders>
            <w:noWrap/>
            <w:vAlign w:val="bottom"/>
            <w:hideMark/>
          </w:tcPr>
          <w:p w14:paraId="0FD65924"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1570041</w:t>
            </w:r>
          </w:p>
        </w:tc>
        <w:tc>
          <w:tcPr>
            <w:tcW w:w="1218" w:type="dxa"/>
            <w:tcBorders>
              <w:top w:val="nil"/>
              <w:left w:val="nil"/>
              <w:bottom w:val="single" w:sz="4" w:space="0" w:color="auto"/>
              <w:right w:val="single" w:sz="4" w:space="0" w:color="auto"/>
            </w:tcBorders>
            <w:noWrap/>
            <w:vAlign w:val="bottom"/>
            <w:hideMark/>
          </w:tcPr>
          <w:p w14:paraId="2D266563"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IndexFee</w:t>
            </w:r>
            <w:proofErr w:type="spellEnd"/>
          </w:p>
        </w:tc>
        <w:tc>
          <w:tcPr>
            <w:tcW w:w="1039" w:type="dxa"/>
            <w:tcBorders>
              <w:top w:val="nil"/>
              <w:left w:val="nil"/>
              <w:bottom w:val="single" w:sz="4" w:space="0" w:color="auto"/>
              <w:right w:val="single" w:sz="4" w:space="0" w:color="auto"/>
            </w:tcBorders>
            <w:noWrap/>
            <w:vAlign w:val="bottom"/>
            <w:hideMark/>
          </w:tcPr>
          <w:p w14:paraId="350C605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noWrap/>
            <w:vAlign w:val="center"/>
            <w:hideMark/>
          </w:tcPr>
          <w:p w14:paraId="36D95149"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DK</w:t>
            </w:r>
          </w:p>
        </w:tc>
        <w:tc>
          <w:tcPr>
            <w:tcW w:w="1369" w:type="dxa"/>
            <w:tcBorders>
              <w:top w:val="nil"/>
              <w:left w:val="nil"/>
              <w:bottom w:val="single" w:sz="4" w:space="0" w:color="auto"/>
              <w:right w:val="single" w:sz="4" w:space="0" w:color="auto"/>
            </w:tcBorders>
            <w:noWrap/>
            <w:vAlign w:val="bottom"/>
            <w:hideMark/>
          </w:tcPr>
          <w:p w14:paraId="4A10294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noWrap/>
            <w:vAlign w:val="bottom"/>
            <w:hideMark/>
          </w:tcPr>
          <w:p w14:paraId="690C2E68"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THE index</w:t>
            </w:r>
          </w:p>
        </w:tc>
        <w:tc>
          <w:tcPr>
            <w:tcW w:w="1340" w:type="dxa"/>
            <w:tcBorders>
              <w:top w:val="nil"/>
              <w:left w:val="nil"/>
              <w:bottom w:val="single" w:sz="4" w:space="0" w:color="auto"/>
              <w:right w:val="single" w:sz="4" w:space="0" w:color="auto"/>
            </w:tcBorders>
            <w:noWrap/>
            <w:vAlign w:val="bottom"/>
            <w:hideMark/>
          </w:tcPr>
          <w:p w14:paraId="135D2CA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øre</w:t>
            </w:r>
            <w:proofErr w:type="spellEnd"/>
            <w:r w:rsidRPr="001474CD">
              <w:rPr>
                <w:rFonts w:ascii="Calibri" w:hAnsi="Calibri" w:cs="Calibri"/>
                <w:color w:val="000000"/>
                <w:sz w:val="22"/>
                <w:szCs w:val="22"/>
                <w:lang w:val="en-IN" w:eastAsia="en-IN"/>
              </w:rPr>
              <w:t>/m3</w:t>
            </w:r>
          </w:p>
        </w:tc>
        <w:tc>
          <w:tcPr>
            <w:tcW w:w="1320" w:type="dxa"/>
            <w:tcBorders>
              <w:top w:val="nil"/>
              <w:left w:val="nil"/>
              <w:bottom w:val="single" w:sz="4" w:space="0" w:color="auto"/>
              <w:right w:val="single" w:sz="4" w:space="0" w:color="auto"/>
            </w:tcBorders>
            <w:noWrap/>
            <w:vAlign w:val="center"/>
            <w:hideMark/>
          </w:tcPr>
          <w:p w14:paraId="78874A46"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X</w:t>
            </w:r>
          </w:p>
        </w:tc>
      </w:tr>
      <w:tr w:rsidR="001474CD" w:rsidRPr="001474CD" w14:paraId="62B80EE0" w14:textId="77777777" w:rsidTr="001474CD">
        <w:trPr>
          <w:trHeight w:val="300"/>
          <w:jc w:val="center"/>
        </w:trPr>
        <w:tc>
          <w:tcPr>
            <w:tcW w:w="826" w:type="dxa"/>
            <w:tcBorders>
              <w:top w:val="nil"/>
              <w:left w:val="single" w:sz="4" w:space="0" w:color="auto"/>
              <w:bottom w:val="single" w:sz="4" w:space="0" w:color="auto"/>
              <w:right w:val="single" w:sz="4" w:space="0" w:color="auto"/>
            </w:tcBorders>
            <w:noWrap/>
            <w:vAlign w:val="bottom"/>
            <w:hideMark/>
          </w:tcPr>
          <w:p w14:paraId="2875A2D8"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1570621</w:t>
            </w:r>
          </w:p>
        </w:tc>
        <w:tc>
          <w:tcPr>
            <w:tcW w:w="1218" w:type="dxa"/>
            <w:tcBorders>
              <w:top w:val="nil"/>
              <w:left w:val="nil"/>
              <w:bottom w:val="single" w:sz="4" w:space="0" w:color="auto"/>
              <w:right w:val="single" w:sz="4" w:space="0" w:color="auto"/>
            </w:tcBorders>
            <w:noWrap/>
            <w:vAlign w:val="bottom"/>
            <w:hideMark/>
          </w:tcPr>
          <w:p w14:paraId="43F4F323"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ProfileFee</w:t>
            </w:r>
            <w:proofErr w:type="spellEnd"/>
          </w:p>
        </w:tc>
        <w:tc>
          <w:tcPr>
            <w:tcW w:w="1039" w:type="dxa"/>
            <w:tcBorders>
              <w:top w:val="nil"/>
              <w:left w:val="nil"/>
              <w:bottom w:val="single" w:sz="4" w:space="0" w:color="auto"/>
              <w:right w:val="single" w:sz="4" w:space="0" w:color="auto"/>
            </w:tcBorders>
            <w:noWrap/>
            <w:vAlign w:val="bottom"/>
            <w:hideMark/>
          </w:tcPr>
          <w:p w14:paraId="2720682C"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noWrap/>
            <w:vAlign w:val="center"/>
            <w:hideMark/>
          </w:tcPr>
          <w:p w14:paraId="21492D63"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DK</w:t>
            </w:r>
          </w:p>
        </w:tc>
        <w:tc>
          <w:tcPr>
            <w:tcW w:w="1369" w:type="dxa"/>
            <w:tcBorders>
              <w:top w:val="nil"/>
              <w:left w:val="nil"/>
              <w:bottom w:val="single" w:sz="4" w:space="0" w:color="auto"/>
              <w:right w:val="single" w:sz="4" w:space="0" w:color="auto"/>
            </w:tcBorders>
            <w:noWrap/>
            <w:vAlign w:val="bottom"/>
            <w:hideMark/>
          </w:tcPr>
          <w:p w14:paraId="0F5EFACC"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noWrap/>
            <w:vAlign w:val="bottom"/>
            <w:hideMark/>
          </w:tcPr>
          <w:p w14:paraId="49C810B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THE Profile</w:t>
            </w:r>
          </w:p>
        </w:tc>
        <w:tc>
          <w:tcPr>
            <w:tcW w:w="1340" w:type="dxa"/>
            <w:tcBorders>
              <w:top w:val="nil"/>
              <w:left w:val="nil"/>
              <w:bottom w:val="single" w:sz="4" w:space="0" w:color="auto"/>
              <w:right w:val="single" w:sz="4" w:space="0" w:color="auto"/>
            </w:tcBorders>
            <w:noWrap/>
            <w:vAlign w:val="bottom"/>
            <w:hideMark/>
          </w:tcPr>
          <w:p w14:paraId="1B35331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øre</w:t>
            </w:r>
            <w:proofErr w:type="spellEnd"/>
            <w:r w:rsidRPr="001474CD">
              <w:rPr>
                <w:rFonts w:ascii="Calibri" w:hAnsi="Calibri" w:cs="Calibri"/>
                <w:color w:val="000000"/>
                <w:sz w:val="22"/>
                <w:szCs w:val="22"/>
                <w:lang w:val="en-IN" w:eastAsia="en-IN"/>
              </w:rPr>
              <w:t>/m3</w:t>
            </w:r>
          </w:p>
        </w:tc>
        <w:tc>
          <w:tcPr>
            <w:tcW w:w="1320" w:type="dxa"/>
            <w:tcBorders>
              <w:top w:val="nil"/>
              <w:left w:val="nil"/>
              <w:bottom w:val="single" w:sz="4" w:space="0" w:color="auto"/>
              <w:right w:val="single" w:sz="4" w:space="0" w:color="auto"/>
            </w:tcBorders>
            <w:noWrap/>
            <w:vAlign w:val="center"/>
            <w:hideMark/>
          </w:tcPr>
          <w:p w14:paraId="62F4C1B4"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X</w:t>
            </w:r>
          </w:p>
        </w:tc>
      </w:tr>
      <w:tr w:rsidR="001474CD" w:rsidRPr="001474CD" w14:paraId="03B8E75C" w14:textId="77777777" w:rsidTr="001474CD">
        <w:trPr>
          <w:trHeight w:val="300"/>
          <w:jc w:val="center"/>
        </w:trPr>
        <w:tc>
          <w:tcPr>
            <w:tcW w:w="826" w:type="dxa"/>
            <w:tcBorders>
              <w:top w:val="nil"/>
              <w:left w:val="single" w:sz="4" w:space="0" w:color="auto"/>
              <w:bottom w:val="single" w:sz="4" w:space="0" w:color="auto"/>
              <w:right w:val="single" w:sz="4" w:space="0" w:color="auto"/>
            </w:tcBorders>
            <w:noWrap/>
            <w:vAlign w:val="bottom"/>
            <w:hideMark/>
          </w:tcPr>
          <w:p w14:paraId="4A1F843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1570041</w:t>
            </w:r>
          </w:p>
        </w:tc>
        <w:tc>
          <w:tcPr>
            <w:tcW w:w="1218" w:type="dxa"/>
            <w:tcBorders>
              <w:top w:val="nil"/>
              <w:left w:val="nil"/>
              <w:bottom w:val="single" w:sz="4" w:space="0" w:color="auto"/>
              <w:right w:val="single" w:sz="4" w:space="0" w:color="auto"/>
            </w:tcBorders>
            <w:noWrap/>
            <w:vAlign w:val="bottom"/>
            <w:hideMark/>
          </w:tcPr>
          <w:p w14:paraId="361FE77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PaymentFee</w:t>
            </w:r>
            <w:proofErr w:type="spellEnd"/>
          </w:p>
        </w:tc>
        <w:tc>
          <w:tcPr>
            <w:tcW w:w="1039" w:type="dxa"/>
            <w:tcBorders>
              <w:top w:val="nil"/>
              <w:left w:val="nil"/>
              <w:bottom w:val="single" w:sz="4" w:space="0" w:color="auto"/>
              <w:right w:val="single" w:sz="4" w:space="0" w:color="auto"/>
            </w:tcBorders>
            <w:noWrap/>
            <w:vAlign w:val="bottom"/>
            <w:hideMark/>
          </w:tcPr>
          <w:p w14:paraId="010027B0"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noWrap/>
            <w:vAlign w:val="center"/>
            <w:hideMark/>
          </w:tcPr>
          <w:p w14:paraId="7DFF41C8"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DK</w:t>
            </w:r>
          </w:p>
        </w:tc>
        <w:tc>
          <w:tcPr>
            <w:tcW w:w="1369" w:type="dxa"/>
            <w:tcBorders>
              <w:top w:val="nil"/>
              <w:left w:val="nil"/>
              <w:bottom w:val="single" w:sz="4" w:space="0" w:color="auto"/>
              <w:right w:val="single" w:sz="4" w:space="0" w:color="auto"/>
            </w:tcBorders>
            <w:noWrap/>
            <w:vAlign w:val="bottom"/>
            <w:hideMark/>
          </w:tcPr>
          <w:p w14:paraId="448B945C"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noWrap/>
            <w:vAlign w:val="bottom"/>
            <w:hideMark/>
          </w:tcPr>
          <w:p w14:paraId="39C778C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Payment fee</w:t>
            </w:r>
          </w:p>
        </w:tc>
        <w:tc>
          <w:tcPr>
            <w:tcW w:w="1340" w:type="dxa"/>
            <w:tcBorders>
              <w:top w:val="nil"/>
              <w:left w:val="nil"/>
              <w:bottom w:val="single" w:sz="4" w:space="0" w:color="auto"/>
              <w:right w:val="single" w:sz="4" w:space="0" w:color="auto"/>
            </w:tcBorders>
            <w:noWrap/>
            <w:vAlign w:val="bottom"/>
            <w:hideMark/>
          </w:tcPr>
          <w:p w14:paraId="3471E8C0"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øre</w:t>
            </w:r>
            <w:proofErr w:type="spellEnd"/>
            <w:r w:rsidRPr="001474CD">
              <w:rPr>
                <w:rFonts w:ascii="Calibri" w:hAnsi="Calibri" w:cs="Calibri"/>
                <w:color w:val="000000"/>
                <w:sz w:val="22"/>
                <w:szCs w:val="22"/>
                <w:lang w:val="en-IN" w:eastAsia="en-IN"/>
              </w:rPr>
              <w:t>/m3</w:t>
            </w:r>
          </w:p>
        </w:tc>
        <w:tc>
          <w:tcPr>
            <w:tcW w:w="1320" w:type="dxa"/>
            <w:tcBorders>
              <w:top w:val="nil"/>
              <w:left w:val="nil"/>
              <w:bottom w:val="single" w:sz="4" w:space="0" w:color="auto"/>
              <w:right w:val="single" w:sz="4" w:space="0" w:color="auto"/>
            </w:tcBorders>
            <w:noWrap/>
            <w:vAlign w:val="center"/>
            <w:hideMark/>
          </w:tcPr>
          <w:p w14:paraId="10FAE1E6"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X</w:t>
            </w:r>
          </w:p>
        </w:tc>
      </w:tr>
      <w:tr w:rsidR="001474CD" w:rsidRPr="001474CD" w14:paraId="4CCA304E" w14:textId="77777777" w:rsidTr="001474CD">
        <w:trPr>
          <w:trHeight w:val="300"/>
          <w:jc w:val="center"/>
        </w:trPr>
        <w:tc>
          <w:tcPr>
            <w:tcW w:w="826" w:type="dxa"/>
            <w:tcBorders>
              <w:top w:val="nil"/>
              <w:left w:val="single" w:sz="4" w:space="0" w:color="auto"/>
              <w:bottom w:val="single" w:sz="4" w:space="0" w:color="auto"/>
              <w:right w:val="single" w:sz="4" w:space="0" w:color="auto"/>
            </w:tcBorders>
            <w:noWrap/>
            <w:vAlign w:val="bottom"/>
            <w:hideMark/>
          </w:tcPr>
          <w:p w14:paraId="67906DBD"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1575441</w:t>
            </w:r>
          </w:p>
        </w:tc>
        <w:tc>
          <w:tcPr>
            <w:tcW w:w="1218" w:type="dxa"/>
            <w:tcBorders>
              <w:top w:val="nil"/>
              <w:left w:val="nil"/>
              <w:bottom w:val="single" w:sz="4" w:space="0" w:color="auto"/>
              <w:right w:val="single" w:sz="4" w:space="0" w:color="auto"/>
            </w:tcBorders>
            <w:noWrap/>
            <w:vAlign w:val="bottom"/>
            <w:hideMark/>
          </w:tcPr>
          <w:p w14:paraId="2ACEEA24"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BalanceFee</w:t>
            </w:r>
            <w:proofErr w:type="spellEnd"/>
          </w:p>
        </w:tc>
        <w:tc>
          <w:tcPr>
            <w:tcW w:w="1039" w:type="dxa"/>
            <w:tcBorders>
              <w:top w:val="nil"/>
              <w:left w:val="nil"/>
              <w:bottom w:val="single" w:sz="4" w:space="0" w:color="auto"/>
              <w:right w:val="single" w:sz="4" w:space="0" w:color="auto"/>
            </w:tcBorders>
            <w:noWrap/>
            <w:vAlign w:val="bottom"/>
            <w:hideMark/>
          </w:tcPr>
          <w:p w14:paraId="5EF931EE"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noWrap/>
            <w:vAlign w:val="center"/>
            <w:hideMark/>
          </w:tcPr>
          <w:p w14:paraId="18FD62E9"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DK</w:t>
            </w:r>
          </w:p>
        </w:tc>
        <w:tc>
          <w:tcPr>
            <w:tcW w:w="1369" w:type="dxa"/>
            <w:tcBorders>
              <w:top w:val="nil"/>
              <w:left w:val="nil"/>
              <w:bottom w:val="single" w:sz="4" w:space="0" w:color="auto"/>
              <w:right w:val="single" w:sz="4" w:space="0" w:color="auto"/>
            </w:tcBorders>
            <w:noWrap/>
            <w:vAlign w:val="bottom"/>
            <w:hideMark/>
          </w:tcPr>
          <w:p w14:paraId="4BC84A4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noWrap/>
            <w:vAlign w:val="bottom"/>
            <w:hideMark/>
          </w:tcPr>
          <w:p w14:paraId="5DD56FA3"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Imbalance</w:t>
            </w:r>
          </w:p>
        </w:tc>
        <w:tc>
          <w:tcPr>
            <w:tcW w:w="1340" w:type="dxa"/>
            <w:tcBorders>
              <w:top w:val="nil"/>
              <w:left w:val="nil"/>
              <w:bottom w:val="single" w:sz="4" w:space="0" w:color="auto"/>
              <w:right w:val="single" w:sz="4" w:space="0" w:color="auto"/>
            </w:tcBorders>
            <w:noWrap/>
            <w:vAlign w:val="bottom"/>
            <w:hideMark/>
          </w:tcPr>
          <w:p w14:paraId="602899C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øre</w:t>
            </w:r>
            <w:proofErr w:type="spellEnd"/>
            <w:r w:rsidRPr="001474CD">
              <w:rPr>
                <w:rFonts w:ascii="Calibri" w:hAnsi="Calibri" w:cs="Calibri"/>
                <w:color w:val="000000"/>
                <w:sz w:val="22"/>
                <w:szCs w:val="22"/>
                <w:lang w:val="en-IN" w:eastAsia="en-IN"/>
              </w:rPr>
              <w:t>/m3</w:t>
            </w:r>
          </w:p>
        </w:tc>
        <w:tc>
          <w:tcPr>
            <w:tcW w:w="1320" w:type="dxa"/>
            <w:tcBorders>
              <w:top w:val="nil"/>
              <w:left w:val="nil"/>
              <w:bottom w:val="single" w:sz="4" w:space="0" w:color="auto"/>
              <w:right w:val="single" w:sz="4" w:space="0" w:color="auto"/>
            </w:tcBorders>
            <w:noWrap/>
            <w:vAlign w:val="center"/>
            <w:hideMark/>
          </w:tcPr>
          <w:p w14:paraId="109F5D47"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X</w:t>
            </w:r>
          </w:p>
        </w:tc>
      </w:tr>
      <w:tr w:rsidR="001474CD" w:rsidRPr="001474CD" w14:paraId="2E3981FF" w14:textId="77777777" w:rsidTr="001474CD">
        <w:trPr>
          <w:trHeight w:val="300"/>
          <w:jc w:val="center"/>
        </w:trPr>
        <w:tc>
          <w:tcPr>
            <w:tcW w:w="826" w:type="dxa"/>
            <w:tcBorders>
              <w:top w:val="nil"/>
              <w:left w:val="single" w:sz="4" w:space="0" w:color="auto"/>
              <w:bottom w:val="single" w:sz="4" w:space="0" w:color="auto"/>
              <w:right w:val="single" w:sz="4" w:space="0" w:color="auto"/>
            </w:tcBorders>
            <w:noWrap/>
            <w:vAlign w:val="bottom"/>
            <w:hideMark/>
          </w:tcPr>
          <w:p w14:paraId="03ABED1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1579851</w:t>
            </w:r>
          </w:p>
        </w:tc>
        <w:tc>
          <w:tcPr>
            <w:tcW w:w="1218" w:type="dxa"/>
            <w:tcBorders>
              <w:top w:val="nil"/>
              <w:left w:val="nil"/>
              <w:bottom w:val="single" w:sz="4" w:space="0" w:color="auto"/>
              <w:right w:val="single" w:sz="4" w:space="0" w:color="auto"/>
            </w:tcBorders>
            <w:noWrap/>
            <w:vAlign w:val="bottom"/>
            <w:hideMark/>
          </w:tcPr>
          <w:p w14:paraId="75B258A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CMDTYPrice</w:t>
            </w:r>
            <w:proofErr w:type="spellEnd"/>
          </w:p>
        </w:tc>
        <w:tc>
          <w:tcPr>
            <w:tcW w:w="1039" w:type="dxa"/>
            <w:tcBorders>
              <w:top w:val="nil"/>
              <w:left w:val="nil"/>
              <w:bottom w:val="single" w:sz="4" w:space="0" w:color="auto"/>
              <w:right w:val="single" w:sz="4" w:space="0" w:color="auto"/>
            </w:tcBorders>
            <w:noWrap/>
            <w:vAlign w:val="bottom"/>
            <w:hideMark/>
          </w:tcPr>
          <w:p w14:paraId="55FFD057"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MO</w:t>
            </w:r>
          </w:p>
        </w:tc>
        <w:tc>
          <w:tcPr>
            <w:tcW w:w="888" w:type="dxa"/>
            <w:tcBorders>
              <w:top w:val="nil"/>
              <w:left w:val="nil"/>
              <w:bottom w:val="single" w:sz="4" w:space="0" w:color="auto"/>
              <w:right w:val="single" w:sz="4" w:space="0" w:color="auto"/>
            </w:tcBorders>
            <w:noWrap/>
            <w:vAlign w:val="center"/>
            <w:hideMark/>
          </w:tcPr>
          <w:p w14:paraId="51E87325"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DK</w:t>
            </w:r>
          </w:p>
        </w:tc>
        <w:tc>
          <w:tcPr>
            <w:tcW w:w="1369" w:type="dxa"/>
            <w:tcBorders>
              <w:top w:val="nil"/>
              <w:left w:val="nil"/>
              <w:bottom w:val="single" w:sz="4" w:space="0" w:color="auto"/>
              <w:right w:val="single" w:sz="4" w:space="0" w:color="auto"/>
            </w:tcBorders>
            <w:noWrap/>
            <w:vAlign w:val="bottom"/>
            <w:hideMark/>
          </w:tcPr>
          <w:p w14:paraId="5D962E9A"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Price example</w:t>
            </w:r>
          </w:p>
        </w:tc>
        <w:tc>
          <w:tcPr>
            <w:tcW w:w="2880" w:type="dxa"/>
            <w:tcBorders>
              <w:top w:val="nil"/>
              <w:left w:val="nil"/>
              <w:bottom w:val="single" w:sz="4" w:space="0" w:color="auto"/>
              <w:right w:val="single" w:sz="4" w:space="0" w:color="auto"/>
            </w:tcBorders>
            <w:noWrap/>
            <w:vAlign w:val="bottom"/>
            <w:hideMark/>
          </w:tcPr>
          <w:p w14:paraId="6586B3D1" w14:textId="77777777" w:rsidR="001474CD" w:rsidRPr="00494210"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THE HUB med valuta (in Midas)</w:t>
            </w:r>
          </w:p>
        </w:tc>
        <w:tc>
          <w:tcPr>
            <w:tcW w:w="1340" w:type="dxa"/>
            <w:tcBorders>
              <w:top w:val="nil"/>
              <w:left w:val="nil"/>
              <w:bottom w:val="single" w:sz="4" w:space="0" w:color="auto"/>
              <w:right w:val="single" w:sz="4" w:space="0" w:color="auto"/>
            </w:tcBorders>
            <w:noWrap/>
            <w:vAlign w:val="bottom"/>
            <w:hideMark/>
          </w:tcPr>
          <w:p w14:paraId="7BAD4C03"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øre</w:t>
            </w:r>
            <w:proofErr w:type="spellEnd"/>
            <w:r w:rsidRPr="001474CD">
              <w:rPr>
                <w:rFonts w:ascii="Calibri" w:hAnsi="Calibri" w:cs="Calibri"/>
                <w:color w:val="000000"/>
                <w:sz w:val="22"/>
                <w:szCs w:val="22"/>
                <w:lang w:val="en-IN" w:eastAsia="en-IN"/>
              </w:rPr>
              <w:t>/m3</w:t>
            </w:r>
          </w:p>
        </w:tc>
        <w:tc>
          <w:tcPr>
            <w:tcW w:w="1320" w:type="dxa"/>
            <w:tcBorders>
              <w:top w:val="nil"/>
              <w:left w:val="nil"/>
              <w:bottom w:val="single" w:sz="4" w:space="0" w:color="auto"/>
              <w:right w:val="single" w:sz="4" w:space="0" w:color="auto"/>
            </w:tcBorders>
            <w:noWrap/>
            <w:vAlign w:val="center"/>
            <w:hideMark/>
          </w:tcPr>
          <w:p w14:paraId="424A0F4B"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X</w:t>
            </w:r>
          </w:p>
        </w:tc>
      </w:tr>
      <w:tr w:rsidR="001474CD" w:rsidRPr="001474CD" w14:paraId="2A004E3B" w14:textId="77777777" w:rsidTr="001474CD">
        <w:trPr>
          <w:trHeight w:val="300"/>
          <w:jc w:val="center"/>
        </w:trPr>
        <w:tc>
          <w:tcPr>
            <w:tcW w:w="826" w:type="dxa"/>
            <w:tcBorders>
              <w:top w:val="nil"/>
              <w:left w:val="single" w:sz="4" w:space="0" w:color="auto"/>
              <w:bottom w:val="single" w:sz="4" w:space="0" w:color="auto"/>
              <w:right w:val="single" w:sz="4" w:space="0" w:color="auto"/>
            </w:tcBorders>
            <w:noWrap/>
            <w:vAlign w:val="bottom"/>
            <w:hideMark/>
          </w:tcPr>
          <w:p w14:paraId="6F3CCDA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1570421</w:t>
            </w:r>
          </w:p>
        </w:tc>
        <w:tc>
          <w:tcPr>
            <w:tcW w:w="1218" w:type="dxa"/>
            <w:tcBorders>
              <w:top w:val="nil"/>
              <w:left w:val="nil"/>
              <w:bottom w:val="single" w:sz="4" w:space="0" w:color="auto"/>
              <w:right w:val="single" w:sz="4" w:space="0" w:color="auto"/>
            </w:tcBorders>
            <w:noWrap/>
            <w:vAlign w:val="bottom"/>
            <w:hideMark/>
          </w:tcPr>
          <w:p w14:paraId="0AA989F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Set</w:t>
            </w:r>
          </w:p>
        </w:tc>
        <w:tc>
          <w:tcPr>
            <w:tcW w:w="1039" w:type="dxa"/>
            <w:tcBorders>
              <w:top w:val="nil"/>
              <w:left w:val="nil"/>
              <w:bottom w:val="single" w:sz="4" w:space="0" w:color="auto"/>
              <w:right w:val="single" w:sz="4" w:space="0" w:color="auto"/>
            </w:tcBorders>
            <w:noWrap/>
            <w:vAlign w:val="bottom"/>
            <w:hideMark/>
          </w:tcPr>
          <w:p w14:paraId="251E4835"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MO</w:t>
            </w:r>
          </w:p>
        </w:tc>
        <w:tc>
          <w:tcPr>
            <w:tcW w:w="888" w:type="dxa"/>
            <w:tcBorders>
              <w:top w:val="nil"/>
              <w:left w:val="nil"/>
              <w:bottom w:val="single" w:sz="4" w:space="0" w:color="auto"/>
              <w:right w:val="single" w:sz="4" w:space="0" w:color="auto"/>
            </w:tcBorders>
            <w:noWrap/>
            <w:vAlign w:val="center"/>
            <w:hideMark/>
          </w:tcPr>
          <w:p w14:paraId="15C4E8AE"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DK</w:t>
            </w:r>
          </w:p>
        </w:tc>
        <w:tc>
          <w:tcPr>
            <w:tcW w:w="1369" w:type="dxa"/>
            <w:tcBorders>
              <w:top w:val="nil"/>
              <w:left w:val="nil"/>
              <w:bottom w:val="single" w:sz="4" w:space="0" w:color="auto"/>
              <w:right w:val="single" w:sz="4" w:space="0" w:color="auto"/>
            </w:tcBorders>
            <w:noWrap/>
            <w:vAlign w:val="bottom"/>
            <w:hideMark/>
          </w:tcPr>
          <w:p w14:paraId="3E1F235E"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Price example</w:t>
            </w:r>
          </w:p>
        </w:tc>
        <w:tc>
          <w:tcPr>
            <w:tcW w:w="2880" w:type="dxa"/>
            <w:tcBorders>
              <w:top w:val="nil"/>
              <w:left w:val="nil"/>
              <w:bottom w:val="single" w:sz="4" w:space="0" w:color="auto"/>
              <w:right w:val="single" w:sz="4" w:space="0" w:color="auto"/>
            </w:tcBorders>
            <w:noWrap/>
            <w:vAlign w:val="bottom"/>
            <w:hideMark/>
          </w:tcPr>
          <w:p w14:paraId="4B9CA3EA" w14:textId="77777777" w:rsidR="001474CD" w:rsidRPr="00494210"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THE HUB uden valuta (in Midas)</w:t>
            </w:r>
          </w:p>
        </w:tc>
        <w:tc>
          <w:tcPr>
            <w:tcW w:w="1340" w:type="dxa"/>
            <w:tcBorders>
              <w:top w:val="nil"/>
              <w:left w:val="nil"/>
              <w:bottom w:val="single" w:sz="4" w:space="0" w:color="auto"/>
              <w:right w:val="single" w:sz="4" w:space="0" w:color="auto"/>
            </w:tcBorders>
            <w:noWrap/>
            <w:vAlign w:val="bottom"/>
            <w:hideMark/>
          </w:tcPr>
          <w:p w14:paraId="53492EE2"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øre</w:t>
            </w:r>
            <w:proofErr w:type="spellEnd"/>
            <w:r w:rsidRPr="001474CD">
              <w:rPr>
                <w:rFonts w:ascii="Calibri" w:hAnsi="Calibri" w:cs="Calibri"/>
                <w:color w:val="000000"/>
                <w:sz w:val="22"/>
                <w:szCs w:val="22"/>
                <w:lang w:val="en-IN" w:eastAsia="en-IN"/>
              </w:rPr>
              <w:t>/m3</w:t>
            </w:r>
          </w:p>
        </w:tc>
        <w:tc>
          <w:tcPr>
            <w:tcW w:w="1320" w:type="dxa"/>
            <w:tcBorders>
              <w:top w:val="nil"/>
              <w:left w:val="nil"/>
              <w:bottom w:val="single" w:sz="4" w:space="0" w:color="auto"/>
              <w:right w:val="single" w:sz="4" w:space="0" w:color="auto"/>
            </w:tcBorders>
            <w:noWrap/>
            <w:vAlign w:val="center"/>
            <w:hideMark/>
          </w:tcPr>
          <w:p w14:paraId="39987D00"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X</w:t>
            </w:r>
          </w:p>
        </w:tc>
      </w:tr>
      <w:tr w:rsidR="001474CD" w:rsidRPr="001474CD" w14:paraId="651AB311" w14:textId="77777777" w:rsidTr="001474CD">
        <w:trPr>
          <w:trHeight w:val="300"/>
          <w:jc w:val="center"/>
        </w:trPr>
        <w:tc>
          <w:tcPr>
            <w:tcW w:w="826" w:type="dxa"/>
            <w:tcBorders>
              <w:top w:val="nil"/>
              <w:left w:val="single" w:sz="4" w:space="0" w:color="auto"/>
              <w:bottom w:val="single" w:sz="4" w:space="0" w:color="auto"/>
              <w:right w:val="single" w:sz="4" w:space="0" w:color="auto"/>
            </w:tcBorders>
            <w:shd w:val="clear" w:color="000000" w:fill="D9D9D9"/>
            <w:noWrap/>
            <w:vAlign w:val="bottom"/>
            <w:hideMark/>
          </w:tcPr>
          <w:p w14:paraId="68C5F01E"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1570051</w:t>
            </w:r>
          </w:p>
        </w:tc>
        <w:tc>
          <w:tcPr>
            <w:tcW w:w="1218" w:type="dxa"/>
            <w:tcBorders>
              <w:top w:val="nil"/>
              <w:left w:val="nil"/>
              <w:bottom w:val="single" w:sz="4" w:space="0" w:color="auto"/>
              <w:right w:val="single" w:sz="4" w:space="0" w:color="auto"/>
            </w:tcBorders>
            <w:shd w:val="clear" w:color="000000" w:fill="D9D9D9"/>
            <w:noWrap/>
            <w:vAlign w:val="bottom"/>
            <w:hideMark/>
          </w:tcPr>
          <w:p w14:paraId="0C99A21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AreaFee</w:t>
            </w:r>
            <w:proofErr w:type="spellEnd"/>
          </w:p>
        </w:tc>
        <w:tc>
          <w:tcPr>
            <w:tcW w:w="1039" w:type="dxa"/>
            <w:tcBorders>
              <w:top w:val="nil"/>
              <w:left w:val="nil"/>
              <w:bottom w:val="single" w:sz="4" w:space="0" w:color="auto"/>
              <w:right w:val="single" w:sz="4" w:space="0" w:color="auto"/>
            </w:tcBorders>
            <w:shd w:val="clear" w:color="000000" w:fill="D9D9D9"/>
            <w:noWrap/>
            <w:vAlign w:val="bottom"/>
            <w:hideMark/>
          </w:tcPr>
          <w:p w14:paraId="7CEB209E"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shd w:val="clear" w:color="000000" w:fill="D9D9D9"/>
            <w:noWrap/>
            <w:vAlign w:val="center"/>
            <w:hideMark/>
          </w:tcPr>
          <w:p w14:paraId="634F4150"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SE</w:t>
            </w:r>
          </w:p>
        </w:tc>
        <w:tc>
          <w:tcPr>
            <w:tcW w:w="1369" w:type="dxa"/>
            <w:tcBorders>
              <w:top w:val="nil"/>
              <w:left w:val="nil"/>
              <w:bottom w:val="single" w:sz="4" w:space="0" w:color="auto"/>
              <w:right w:val="single" w:sz="4" w:space="0" w:color="auto"/>
            </w:tcBorders>
            <w:shd w:val="clear" w:color="000000" w:fill="D9D9D9"/>
            <w:noWrap/>
            <w:vAlign w:val="bottom"/>
            <w:hideMark/>
          </w:tcPr>
          <w:p w14:paraId="728973E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shd w:val="clear" w:color="000000" w:fill="D9D9D9"/>
            <w:noWrap/>
            <w:vAlign w:val="bottom"/>
            <w:hideMark/>
          </w:tcPr>
          <w:p w14:paraId="1E303698"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ETF-THE spread</w:t>
            </w:r>
          </w:p>
        </w:tc>
        <w:tc>
          <w:tcPr>
            <w:tcW w:w="1340" w:type="dxa"/>
            <w:tcBorders>
              <w:top w:val="nil"/>
              <w:left w:val="nil"/>
              <w:bottom w:val="single" w:sz="4" w:space="0" w:color="auto"/>
              <w:right w:val="single" w:sz="4" w:space="0" w:color="auto"/>
            </w:tcBorders>
            <w:shd w:val="clear" w:color="000000" w:fill="D9D9D9"/>
            <w:noWrap/>
            <w:vAlign w:val="bottom"/>
            <w:hideMark/>
          </w:tcPr>
          <w:p w14:paraId="3AAB1865"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SEKøre</w:t>
            </w:r>
            <w:proofErr w:type="spellEnd"/>
            <w:r w:rsidRPr="001474CD">
              <w:rPr>
                <w:rFonts w:ascii="Calibri" w:hAnsi="Calibri" w:cs="Calibri"/>
                <w:color w:val="000000"/>
                <w:sz w:val="22"/>
                <w:szCs w:val="22"/>
                <w:lang w:val="en-IN" w:eastAsia="en-IN"/>
              </w:rPr>
              <w:t>/</w:t>
            </w:r>
            <w:proofErr w:type="spellStart"/>
            <w:r w:rsidRPr="001474CD">
              <w:rPr>
                <w:rFonts w:ascii="Calibri" w:hAnsi="Calibri" w:cs="Calibri"/>
                <w:color w:val="000000"/>
                <w:sz w:val="22"/>
                <w:szCs w:val="22"/>
                <w:lang w:val="en-IN" w:eastAsia="en-IN"/>
              </w:rPr>
              <w:t>kWhn</w:t>
            </w:r>
            <w:proofErr w:type="spellEnd"/>
          </w:p>
        </w:tc>
        <w:tc>
          <w:tcPr>
            <w:tcW w:w="1320" w:type="dxa"/>
            <w:tcBorders>
              <w:top w:val="nil"/>
              <w:left w:val="nil"/>
              <w:bottom w:val="single" w:sz="4" w:space="0" w:color="auto"/>
              <w:right w:val="single" w:sz="4" w:space="0" w:color="auto"/>
            </w:tcBorders>
            <w:shd w:val="clear" w:color="000000" w:fill="D9D9D9"/>
            <w:noWrap/>
            <w:vAlign w:val="center"/>
            <w:hideMark/>
          </w:tcPr>
          <w:p w14:paraId="50D3B6DA"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FF0000"/>
                <w:lang w:val="en-IN" w:eastAsia="en-IN"/>
              </w:rPr>
            </w:pPr>
            <w:r w:rsidRPr="001474CD">
              <w:rPr>
                <w:rFonts w:ascii="Calibri" w:hAnsi="Calibri" w:cs="Calibri"/>
                <w:color w:val="FF0000"/>
                <w:lang w:val="en-IN" w:eastAsia="en-IN"/>
              </w:rPr>
              <w:t>X</w:t>
            </w:r>
          </w:p>
        </w:tc>
      </w:tr>
      <w:tr w:rsidR="001474CD" w:rsidRPr="001474CD" w14:paraId="1FD2F58D" w14:textId="77777777" w:rsidTr="001474CD">
        <w:trPr>
          <w:trHeight w:val="300"/>
          <w:jc w:val="center"/>
        </w:trPr>
        <w:tc>
          <w:tcPr>
            <w:tcW w:w="826" w:type="dxa"/>
            <w:tcBorders>
              <w:top w:val="nil"/>
              <w:left w:val="single" w:sz="4" w:space="0" w:color="auto"/>
              <w:bottom w:val="single" w:sz="4" w:space="0" w:color="auto"/>
              <w:right w:val="single" w:sz="4" w:space="0" w:color="auto"/>
            </w:tcBorders>
            <w:shd w:val="clear" w:color="000000" w:fill="D9D9D9"/>
            <w:noWrap/>
            <w:vAlign w:val="bottom"/>
            <w:hideMark/>
          </w:tcPr>
          <w:p w14:paraId="4C548644"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1570051</w:t>
            </w:r>
          </w:p>
        </w:tc>
        <w:tc>
          <w:tcPr>
            <w:tcW w:w="1218" w:type="dxa"/>
            <w:tcBorders>
              <w:top w:val="nil"/>
              <w:left w:val="nil"/>
              <w:bottom w:val="single" w:sz="4" w:space="0" w:color="auto"/>
              <w:right w:val="single" w:sz="4" w:space="0" w:color="auto"/>
            </w:tcBorders>
            <w:shd w:val="clear" w:color="000000" w:fill="D9D9D9"/>
            <w:noWrap/>
            <w:vAlign w:val="bottom"/>
            <w:hideMark/>
          </w:tcPr>
          <w:p w14:paraId="61AFB88A"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PaymentFee</w:t>
            </w:r>
            <w:proofErr w:type="spellEnd"/>
          </w:p>
        </w:tc>
        <w:tc>
          <w:tcPr>
            <w:tcW w:w="1039" w:type="dxa"/>
            <w:tcBorders>
              <w:top w:val="nil"/>
              <w:left w:val="nil"/>
              <w:bottom w:val="single" w:sz="4" w:space="0" w:color="auto"/>
              <w:right w:val="single" w:sz="4" w:space="0" w:color="auto"/>
            </w:tcBorders>
            <w:shd w:val="clear" w:color="000000" w:fill="D9D9D9"/>
            <w:noWrap/>
            <w:vAlign w:val="bottom"/>
            <w:hideMark/>
          </w:tcPr>
          <w:p w14:paraId="2D477E2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shd w:val="clear" w:color="000000" w:fill="D9D9D9"/>
            <w:noWrap/>
            <w:vAlign w:val="center"/>
            <w:hideMark/>
          </w:tcPr>
          <w:p w14:paraId="2AC01103"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SE</w:t>
            </w:r>
          </w:p>
        </w:tc>
        <w:tc>
          <w:tcPr>
            <w:tcW w:w="1369" w:type="dxa"/>
            <w:tcBorders>
              <w:top w:val="nil"/>
              <w:left w:val="nil"/>
              <w:bottom w:val="single" w:sz="4" w:space="0" w:color="auto"/>
              <w:right w:val="single" w:sz="4" w:space="0" w:color="auto"/>
            </w:tcBorders>
            <w:shd w:val="clear" w:color="000000" w:fill="D9D9D9"/>
            <w:noWrap/>
            <w:vAlign w:val="bottom"/>
            <w:hideMark/>
          </w:tcPr>
          <w:p w14:paraId="25596E5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shd w:val="clear" w:color="000000" w:fill="D9D9D9"/>
            <w:noWrap/>
            <w:vAlign w:val="bottom"/>
            <w:hideMark/>
          </w:tcPr>
          <w:p w14:paraId="72E9E52D"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Payment fee</w:t>
            </w:r>
          </w:p>
        </w:tc>
        <w:tc>
          <w:tcPr>
            <w:tcW w:w="1340" w:type="dxa"/>
            <w:tcBorders>
              <w:top w:val="nil"/>
              <w:left w:val="nil"/>
              <w:bottom w:val="single" w:sz="4" w:space="0" w:color="auto"/>
              <w:right w:val="single" w:sz="4" w:space="0" w:color="auto"/>
            </w:tcBorders>
            <w:shd w:val="clear" w:color="000000" w:fill="D9D9D9"/>
            <w:noWrap/>
            <w:vAlign w:val="bottom"/>
            <w:hideMark/>
          </w:tcPr>
          <w:p w14:paraId="1209E1B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SEKøre</w:t>
            </w:r>
            <w:proofErr w:type="spellEnd"/>
            <w:r w:rsidRPr="001474CD">
              <w:rPr>
                <w:rFonts w:ascii="Calibri" w:hAnsi="Calibri" w:cs="Calibri"/>
                <w:color w:val="000000"/>
                <w:sz w:val="22"/>
                <w:szCs w:val="22"/>
                <w:lang w:val="en-IN" w:eastAsia="en-IN"/>
              </w:rPr>
              <w:t>/</w:t>
            </w:r>
            <w:proofErr w:type="spellStart"/>
            <w:r w:rsidRPr="001474CD">
              <w:rPr>
                <w:rFonts w:ascii="Calibri" w:hAnsi="Calibri" w:cs="Calibri"/>
                <w:color w:val="000000"/>
                <w:sz w:val="22"/>
                <w:szCs w:val="22"/>
                <w:lang w:val="en-IN" w:eastAsia="en-IN"/>
              </w:rPr>
              <w:t>kWhn</w:t>
            </w:r>
            <w:proofErr w:type="spellEnd"/>
          </w:p>
        </w:tc>
        <w:tc>
          <w:tcPr>
            <w:tcW w:w="1320" w:type="dxa"/>
            <w:tcBorders>
              <w:top w:val="nil"/>
              <w:left w:val="nil"/>
              <w:bottom w:val="single" w:sz="4" w:space="0" w:color="auto"/>
              <w:right w:val="single" w:sz="4" w:space="0" w:color="auto"/>
            </w:tcBorders>
            <w:shd w:val="clear" w:color="000000" w:fill="D9D9D9"/>
            <w:noWrap/>
            <w:vAlign w:val="center"/>
            <w:hideMark/>
          </w:tcPr>
          <w:p w14:paraId="2023FDF9"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FF0000"/>
                <w:lang w:val="en-IN" w:eastAsia="en-IN"/>
              </w:rPr>
            </w:pPr>
            <w:r w:rsidRPr="001474CD">
              <w:rPr>
                <w:rFonts w:ascii="Calibri" w:hAnsi="Calibri" w:cs="Calibri"/>
                <w:color w:val="FF0000"/>
                <w:lang w:val="en-IN" w:eastAsia="en-IN"/>
              </w:rPr>
              <w:t>X</w:t>
            </w:r>
          </w:p>
        </w:tc>
      </w:tr>
      <w:tr w:rsidR="001474CD" w:rsidRPr="001474CD" w14:paraId="1AA16204" w14:textId="77777777" w:rsidTr="001474CD">
        <w:trPr>
          <w:trHeight w:val="300"/>
          <w:jc w:val="center"/>
        </w:trPr>
        <w:tc>
          <w:tcPr>
            <w:tcW w:w="826" w:type="dxa"/>
            <w:tcBorders>
              <w:top w:val="nil"/>
              <w:left w:val="single" w:sz="4" w:space="0" w:color="auto"/>
              <w:bottom w:val="single" w:sz="4" w:space="0" w:color="auto"/>
              <w:right w:val="single" w:sz="4" w:space="0" w:color="auto"/>
            </w:tcBorders>
            <w:shd w:val="clear" w:color="000000" w:fill="D9D9D9"/>
            <w:noWrap/>
            <w:vAlign w:val="bottom"/>
            <w:hideMark/>
          </w:tcPr>
          <w:p w14:paraId="7B22EF9F"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lastRenderedPageBreak/>
              <w:t>1570051</w:t>
            </w:r>
          </w:p>
        </w:tc>
        <w:tc>
          <w:tcPr>
            <w:tcW w:w="1218" w:type="dxa"/>
            <w:tcBorders>
              <w:top w:val="nil"/>
              <w:left w:val="nil"/>
              <w:bottom w:val="single" w:sz="4" w:space="0" w:color="auto"/>
              <w:right w:val="single" w:sz="4" w:space="0" w:color="auto"/>
            </w:tcBorders>
            <w:shd w:val="clear" w:color="000000" w:fill="D9D9D9"/>
            <w:noWrap/>
            <w:vAlign w:val="bottom"/>
            <w:hideMark/>
          </w:tcPr>
          <w:p w14:paraId="064F98F5"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ProfileFee</w:t>
            </w:r>
            <w:proofErr w:type="spellEnd"/>
          </w:p>
        </w:tc>
        <w:tc>
          <w:tcPr>
            <w:tcW w:w="1039" w:type="dxa"/>
            <w:tcBorders>
              <w:top w:val="nil"/>
              <w:left w:val="nil"/>
              <w:bottom w:val="single" w:sz="4" w:space="0" w:color="auto"/>
              <w:right w:val="single" w:sz="4" w:space="0" w:color="auto"/>
            </w:tcBorders>
            <w:shd w:val="clear" w:color="000000" w:fill="D9D9D9"/>
            <w:noWrap/>
            <w:vAlign w:val="bottom"/>
            <w:hideMark/>
          </w:tcPr>
          <w:p w14:paraId="36AB9B9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shd w:val="clear" w:color="000000" w:fill="D9D9D9"/>
            <w:noWrap/>
            <w:vAlign w:val="center"/>
            <w:hideMark/>
          </w:tcPr>
          <w:p w14:paraId="707CA640"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SE</w:t>
            </w:r>
          </w:p>
        </w:tc>
        <w:tc>
          <w:tcPr>
            <w:tcW w:w="1369" w:type="dxa"/>
            <w:tcBorders>
              <w:top w:val="nil"/>
              <w:left w:val="nil"/>
              <w:bottom w:val="single" w:sz="4" w:space="0" w:color="auto"/>
              <w:right w:val="single" w:sz="4" w:space="0" w:color="auto"/>
            </w:tcBorders>
            <w:shd w:val="clear" w:color="000000" w:fill="D9D9D9"/>
            <w:noWrap/>
            <w:vAlign w:val="bottom"/>
            <w:hideMark/>
          </w:tcPr>
          <w:p w14:paraId="7902E08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shd w:val="clear" w:color="000000" w:fill="D9D9D9"/>
            <w:noWrap/>
            <w:vAlign w:val="bottom"/>
            <w:hideMark/>
          </w:tcPr>
          <w:p w14:paraId="7E6BAD6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THE Profile</w:t>
            </w:r>
          </w:p>
        </w:tc>
        <w:tc>
          <w:tcPr>
            <w:tcW w:w="1340" w:type="dxa"/>
            <w:tcBorders>
              <w:top w:val="nil"/>
              <w:left w:val="nil"/>
              <w:bottom w:val="single" w:sz="4" w:space="0" w:color="auto"/>
              <w:right w:val="single" w:sz="4" w:space="0" w:color="auto"/>
            </w:tcBorders>
            <w:shd w:val="clear" w:color="000000" w:fill="D9D9D9"/>
            <w:noWrap/>
            <w:vAlign w:val="bottom"/>
            <w:hideMark/>
          </w:tcPr>
          <w:p w14:paraId="03E8EC1E"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SEKøre</w:t>
            </w:r>
            <w:proofErr w:type="spellEnd"/>
            <w:r w:rsidRPr="001474CD">
              <w:rPr>
                <w:rFonts w:ascii="Calibri" w:hAnsi="Calibri" w:cs="Calibri"/>
                <w:color w:val="000000"/>
                <w:sz w:val="22"/>
                <w:szCs w:val="22"/>
                <w:lang w:val="en-IN" w:eastAsia="en-IN"/>
              </w:rPr>
              <w:t>/</w:t>
            </w:r>
            <w:proofErr w:type="spellStart"/>
            <w:r w:rsidRPr="001474CD">
              <w:rPr>
                <w:rFonts w:ascii="Calibri" w:hAnsi="Calibri" w:cs="Calibri"/>
                <w:color w:val="000000"/>
                <w:sz w:val="22"/>
                <w:szCs w:val="22"/>
                <w:lang w:val="en-IN" w:eastAsia="en-IN"/>
              </w:rPr>
              <w:t>kWhn</w:t>
            </w:r>
            <w:proofErr w:type="spellEnd"/>
          </w:p>
        </w:tc>
        <w:tc>
          <w:tcPr>
            <w:tcW w:w="1320" w:type="dxa"/>
            <w:tcBorders>
              <w:top w:val="nil"/>
              <w:left w:val="nil"/>
              <w:bottom w:val="single" w:sz="4" w:space="0" w:color="auto"/>
              <w:right w:val="single" w:sz="4" w:space="0" w:color="auto"/>
            </w:tcBorders>
            <w:shd w:val="clear" w:color="000000" w:fill="D9D9D9"/>
            <w:noWrap/>
            <w:vAlign w:val="center"/>
            <w:hideMark/>
          </w:tcPr>
          <w:p w14:paraId="19B6F352"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FF0000"/>
                <w:lang w:val="en-IN" w:eastAsia="en-IN"/>
              </w:rPr>
            </w:pPr>
            <w:r w:rsidRPr="001474CD">
              <w:rPr>
                <w:rFonts w:ascii="Calibri" w:hAnsi="Calibri" w:cs="Calibri"/>
                <w:color w:val="FF0000"/>
                <w:lang w:val="en-IN" w:eastAsia="en-IN"/>
              </w:rPr>
              <w:t>X</w:t>
            </w:r>
          </w:p>
        </w:tc>
      </w:tr>
      <w:tr w:rsidR="001474CD" w:rsidRPr="001474CD" w14:paraId="512D229E" w14:textId="77777777" w:rsidTr="001474CD">
        <w:trPr>
          <w:trHeight w:val="300"/>
          <w:jc w:val="center"/>
        </w:trPr>
        <w:tc>
          <w:tcPr>
            <w:tcW w:w="826" w:type="dxa"/>
            <w:tcBorders>
              <w:top w:val="nil"/>
              <w:left w:val="single" w:sz="4" w:space="0" w:color="auto"/>
              <w:bottom w:val="single" w:sz="4" w:space="0" w:color="auto"/>
              <w:right w:val="single" w:sz="4" w:space="0" w:color="auto"/>
            </w:tcBorders>
            <w:shd w:val="clear" w:color="000000" w:fill="D9D9D9"/>
            <w:noWrap/>
            <w:vAlign w:val="bottom"/>
            <w:hideMark/>
          </w:tcPr>
          <w:p w14:paraId="3C39E308"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1570051</w:t>
            </w:r>
          </w:p>
        </w:tc>
        <w:tc>
          <w:tcPr>
            <w:tcW w:w="1218" w:type="dxa"/>
            <w:tcBorders>
              <w:top w:val="nil"/>
              <w:left w:val="nil"/>
              <w:bottom w:val="single" w:sz="4" w:space="0" w:color="auto"/>
              <w:right w:val="single" w:sz="4" w:space="0" w:color="auto"/>
            </w:tcBorders>
            <w:shd w:val="clear" w:color="000000" w:fill="D9D9D9"/>
            <w:noWrap/>
            <w:vAlign w:val="bottom"/>
            <w:hideMark/>
          </w:tcPr>
          <w:p w14:paraId="13C790DC"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BalanceFee</w:t>
            </w:r>
            <w:proofErr w:type="spellEnd"/>
          </w:p>
        </w:tc>
        <w:tc>
          <w:tcPr>
            <w:tcW w:w="1039" w:type="dxa"/>
            <w:tcBorders>
              <w:top w:val="nil"/>
              <w:left w:val="nil"/>
              <w:bottom w:val="single" w:sz="4" w:space="0" w:color="auto"/>
              <w:right w:val="single" w:sz="4" w:space="0" w:color="auto"/>
            </w:tcBorders>
            <w:shd w:val="clear" w:color="000000" w:fill="D9D9D9"/>
            <w:noWrap/>
            <w:vAlign w:val="bottom"/>
            <w:hideMark/>
          </w:tcPr>
          <w:p w14:paraId="6A0D116D"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shd w:val="clear" w:color="000000" w:fill="D9D9D9"/>
            <w:noWrap/>
            <w:vAlign w:val="center"/>
            <w:hideMark/>
          </w:tcPr>
          <w:p w14:paraId="126263B5"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SE</w:t>
            </w:r>
          </w:p>
        </w:tc>
        <w:tc>
          <w:tcPr>
            <w:tcW w:w="1369" w:type="dxa"/>
            <w:tcBorders>
              <w:top w:val="nil"/>
              <w:left w:val="nil"/>
              <w:bottom w:val="single" w:sz="4" w:space="0" w:color="auto"/>
              <w:right w:val="single" w:sz="4" w:space="0" w:color="auto"/>
            </w:tcBorders>
            <w:shd w:val="clear" w:color="000000" w:fill="D9D9D9"/>
            <w:noWrap/>
            <w:vAlign w:val="bottom"/>
            <w:hideMark/>
          </w:tcPr>
          <w:p w14:paraId="6397D9D0"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shd w:val="clear" w:color="000000" w:fill="D9D9D9"/>
            <w:noWrap/>
            <w:vAlign w:val="bottom"/>
            <w:hideMark/>
          </w:tcPr>
          <w:p w14:paraId="538BF034"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Imbalance</w:t>
            </w:r>
          </w:p>
        </w:tc>
        <w:tc>
          <w:tcPr>
            <w:tcW w:w="1340" w:type="dxa"/>
            <w:tcBorders>
              <w:top w:val="nil"/>
              <w:left w:val="nil"/>
              <w:bottom w:val="single" w:sz="4" w:space="0" w:color="auto"/>
              <w:right w:val="single" w:sz="4" w:space="0" w:color="auto"/>
            </w:tcBorders>
            <w:shd w:val="clear" w:color="000000" w:fill="D9D9D9"/>
            <w:noWrap/>
            <w:vAlign w:val="bottom"/>
            <w:hideMark/>
          </w:tcPr>
          <w:p w14:paraId="3A8AED75"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SEKøre</w:t>
            </w:r>
            <w:proofErr w:type="spellEnd"/>
            <w:r w:rsidRPr="001474CD">
              <w:rPr>
                <w:rFonts w:ascii="Calibri" w:hAnsi="Calibri" w:cs="Calibri"/>
                <w:color w:val="000000"/>
                <w:sz w:val="22"/>
                <w:szCs w:val="22"/>
                <w:lang w:val="en-IN" w:eastAsia="en-IN"/>
              </w:rPr>
              <w:t>/</w:t>
            </w:r>
            <w:proofErr w:type="spellStart"/>
            <w:r w:rsidRPr="001474CD">
              <w:rPr>
                <w:rFonts w:ascii="Calibri" w:hAnsi="Calibri" w:cs="Calibri"/>
                <w:color w:val="000000"/>
                <w:sz w:val="22"/>
                <w:szCs w:val="22"/>
                <w:lang w:val="en-IN" w:eastAsia="en-IN"/>
              </w:rPr>
              <w:t>kWhn</w:t>
            </w:r>
            <w:proofErr w:type="spellEnd"/>
          </w:p>
        </w:tc>
        <w:tc>
          <w:tcPr>
            <w:tcW w:w="1320" w:type="dxa"/>
            <w:tcBorders>
              <w:top w:val="nil"/>
              <w:left w:val="nil"/>
              <w:bottom w:val="single" w:sz="4" w:space="0" w:color="auto"/>
              <w:right w:val="single" w:sz="4" w:space="0" w:color="auto"/>
            </w:tcBorders>
            <w:shd w:val="clear" w:color="000000" w:fill="D9D9D9"/>
            <w:noWrap/>
            <w:vAlign w:val="bottom"/>
            <w:hideMark/>
          </w:tcPr>
          <w:p w14:paraId="7EC470ED"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FF0000"/>
                <w:lang w:val="en-IN" w:eastAsia="en-IN"/>
              </w:rPr>
            </w:pPr>
            <w:r w:rsidRPr="001474CD">
              <w:rPr>
                <w:rFonts w:ascii="Calibri" w:hAnsi="Calibri" w:cs="Calibri"/>
                <w:color w:val="FF0000"/>
                <w:lang w:val="en-IN" w:eastAsia="en-IN"/>
              </w:rPr>
              <w:t>X</w:t>
            </w:r>
          </w:p>
        </w:tc>
      </w:tr>
      <w:tr w:rsidR="001474CD" w:rsidRPr="001474CD" w14:paraId="5009FBE0" w14:textId="77777777" w:rsidTr="001474CD">
        <w:trPr>
          <w:trHeight w:val="300"/>
          <w:jc w:val="center"/>
        </w:trPr>
        <w:tc>
          <w:tcPr>
            <w:tcW w:w="826" w:type="dxa"/>
            <w:tcBorders>
              <w:top w:val="nil"/>
              <w:left w:val="single" w:sz="4" w:space="0" w:color="auto"/>
              <w:bottom w:val="single" w:sz="4" w:space="0" w:color="auto"/>
              <w:right w:val="single" w:sz="4" w:space="0" w:color="auto"/>
            </w:tcBorders>
            <w:shd w:val="clear" w:color="000000" w:fill="D9D9D9"/>
            <w:noWrap/>
            <w:vAlign w:val="bottom"/>
            <w:hideMark/>
          </w:tcPr>
          <w:p w14:paraId="4B95DE3D"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1570051</w:t>
            </w:r>
          </w:p>
        </w:tc>
        <w:tc>
          <w:tcPr>
            <w:tcW w:w="1218" w:type="dxa"/>
            <w:tcBorders>
              <w:top w:val="nil"/>
              <w:left w:val="nil"/>
              <w:bottom w:val="single" w:sz="4" w:space="0" w:color="auto"/>
              <w:right w:val="single" w:sz="4" w:space="0" w:color="auto"/>
            </w:tcBorders>
            <w:shd w:val="clear" w:color="000000" w:fill="D9D9D9"/>
            <w:noWrap/>
            <w:vAlign w:val="bottom"/>
            <w:hideMark/>
          </w:tcPr>
          <w:p w14:paraId="4F7BB80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MidAskFee</w:t>
            </w:r>
            <w:proofErr w:type="spellEnd"/>
          </w:p>
        </w:tc>
        <w:tc>
          <w:tcPr>
            <w:tcW w:w="1039" w:type="dxa"/>
            <w:tcBorders>
              <w:top w:val="nil"/>
              <w:left w:val="nil"/>
              <w:bottom w:val="single" w:sz="4" w:space="0" w:color="auto"/>
              <w:right w:val="single" w:sz="4" w:space="0" w:color="auto"/>
            </w:tcBorders>
            <w:shd w:val="clear" w:color="000000" w:fill="D9D9D9"/>
            <w:noWrap/>
            <w:vAlign w:val="bottom"/>
            <w:hideMark/>
          </w:tcPr>
          <w:p w14:paraId="584EE324"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shd w:val="clear" w:color="000000" w:fill="D9D9D9"/>
            <w:noWrap/>
            <w:vAlign w:val="center"/>
            <w:hideMark/>
          </w:tcPr>
          <w:p w14:paraId="656CC1AE"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SE</w:t>
            </w:r>
          </w:p>
        </w:tc>
        <w:tc>
          <w:tcPr>
            <w:tcW w:w="1369" w:type="dxa"/>
            <w:tcBorders>
              <w:top w:val="nil"/>
              <w:left w:val="nil"/>
              <w:bottom w:val="single" w:sz="4" w:space="0" w:color="auto"/>
              <w:right w:val="single" w:sz="4" w:space="0" w:color="auto"/>
            </w:tcBorders>
            <w:shd w:val="clear" w:color="000000" w:fill="D9D9D9"/>
            <w:noWrap/>
            <w:vAlign w:val="bottom"/>
            <w:hideMark/>
          </w:tcPr>
          <w:p w14:paraId="184F15BE"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shd w:val="clear" w:color="000000" w:fill="D9D9D9"/>
            <w:noWrap/>
            <w:vAlign w:val="bottom"/>
            <w:hideMark/>
          </w:tcPr>
          <w:p w14:paraId="2D01D239"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MidAsk</w:t>
            </w:r>
            <w:proofErr w:type="spellEnd"/>
            <w:r w:rsidRPr="001474CD">
              <w:rPr>
                <w:rFonts w:ascii="Calibri" w:hAnsi="Calibri" w:cs="Calibri"/>
                <w:color w:val="000000"/>
                <w:sz w:val="22"/>
                <w:szCs w:val="22"/>
                <w:lang w:val="en-IN" w:eastAsia="en-IN"/>
              </w:rPr>
              <w:t xml:space="preserve"> spread</w:t>
            </w:r>
          </w:p>
        </w:tc>
        <w:tc>
          <w:tcPr>
            <w:tcW w:w="1340" w:type="dxa"/>
            <w:tcBorders>
              <w:top w:val="nil"/>
              <w:left w:val="nil"/>
              <w:bottom w:val="single" w:sz="4" w:space="0" w:color="auto"/>
              <w:right w:val="single" w:sz="4" w:space="0" w:color="auto"/>
            </w:tcBorders>
            <w:shd w:val="clear" w:color="000000" w:fill="D9D9D9"/>
            <w:noWrap/>
            <w:vAlign w:val="bottom"/>
            <w:hideMark/>
          </w:tcPr>
          <w:p w14:paraId="39EA910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SEKøre</w:t>
            </w:r>
            <w:proofErr w:type="spellEnd"/>
            <w:r w:rsidRPr="001474CD">
              <w:rPr>
                <w:rFonts w:ascii="Calibri" w:hAnsi="Calibri" w:cs="Calibri"/>
                <w:color w:val="000000"/>
                <w:sz w:val="22"/>
                <w:szCs w:val="22"/>
                <w:lang w:val="en-IN" w:eastAsia="en-IN"/>
              </w:rPr>
              <w:t>/</w:t>
            </w:r>
            <w:proofErr w:type="spellStart"/>
            <w:r w:rsidRPr="001474CD">
              <w:rPr>
                <w:rFonts w:ascii="Calibri" w:hAnsi="Calibri" w:cs="Calibri"/>
                <w:color w:val="000000"/>
                <w:sz w:val="22"/>
                <w:szCs w:val="22"/>
                <w:lang w:val="en-IN" w:eastAsia="en-IN"/>
              </w:rPr>
              <w:t>kWhn</w:t>
            </w:r>
            <w:proofErr w:type="spellEnd"/>
          </w:p>
        </w:tc>
        <w:tc>
          <w:tcPr>
            <w:tcW w:w="1320" w:type="dxa"/>
            <w:tcBorders>
              <w:top w:val="nil"/>
              <w:left w:val="nil"/>
              <w:bottom w:val="single" w:sz="4" w:space="0" w:color="auto"/>
              <w:right w:val="single" w:sz="4" w:space="0" w:color="auto"/>
            </w:tcBorders>
            <w:shd w:val="clear" w:color="000000" w:fill="D9D9D9"/>
            <w:noWrap/>
            <w:vAlign w:val="bottom"/>
            <w:hideMark/>
          </w:tcPr>
          <w:p w14:paraId="76CA757C"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FF0000"/>
                <w:lang w:val="en-IN" w:eastAsia="en-IN"/>
              </w:rPr>
            </w:pPr>
            <w:r w:rsidRPr="001474CD">
              <w:rPr>
                <w:rFonts w:ascii="Calibri" w:hAnsi="Calibri" w:cs="Calibri"/>
                <w:color w:val="FF0000"/>
                <w:lang w:val="en-IN" w:eastAsia="en-IN"/>
              </w:rPr>
              <w:t>X</w:t>
            </w:r>
          </w:p>
        </w:tc>
      </w:tr>
      <w:tr w:rsidR="001474CD" w:rsidRPr="001474CD" w14:paraId="6F24F060" w14:textId="77777777" w:rsidTr="001474CD">
        <w:trPr>
          <w:trHeight w:val="300"/>
          <w:jc w:val="center"/>
        </w:trPr>
        <w:tc>
          <w:tcPr>
            <w:tcW w:w="826" w:type="dxa"/>
            <w:tcBorders>
              <w:top w:val="nil"/>
              <w:left w:val="single" w:sz="4" w:space="0" w:color="auto"/>
              <w:bottom w:val="single" w:sz="4" w:space="0" w:color="auto"/>
              <w:right w:val="single" w:sz="4" w:space="0" w:color="auto"/>
            </w:tcBorders>
            <w:shd w:val="clear" w:color="000000" w:fill="D9D9D9"/>
            <w:noWrap/>
            <w:vAlign w:val="bottom"/>
            <w:hideMark/>
          </w:tcPr>
          <w:p w14:paraId="2A109485"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1608111</w:t>
            </w:r>
          </w:p>
        </w:tc>
        <w:tc>
          <w:tcPr>
            <w:tcW w:w="1218" w:type="dxa"/>
            <w:tcBorders>
              <w:top w:val="nil"/>
              <w:left w:val="nil"/>
              <w:bottom w:val="single" w:sz="4" w:space="0" w:color="auto"/>
              <w:right w:val="single" w:sz="4" w:space="0" w:color="auto"/>
            </w:tcBorders>
            <w:shd w:val="clear" w:color="000000" w:fill="D9D9D9"/>
            <w:noWrap/>
            <w:vAlign w:val="bottom"/>
            <w:hideMark/>
          </w:tcPr>
          <w:p w14:paraId="591E8B7B"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CURRISKFEE</w:t>
            </w:r>
          </w:p>
        </w:tc>
        <w:tc>
          <w:tcPr>
            <w:tcW w:w="1039" w:type="dxa"/>
            <w:tcBorders>
              <w:top w:val="nil"/>
              <w:left w:val="nil"/>
              <w:bottom w:val="single" w:sz="4" w:space="0" w:color="auto"/>
              <w:right w:val="single" w:sz="4" w:space="0" w:color="auto"/>
            </w:tcBorders>
            <w:shd w:val="clear" w:color="000000" w:fill="D9D9D9"/>
            <w:noWrap/>
            <w:vAlign w:val="bottom"/>
            <w:hideMark/>
          </w:tcPr>
          <w:p w14:paraId="03D9CD5F"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 </w:t>
            </w:r>
          </w:p>
        </w:tc>
        <w:tc>
          <w:tcPr>
            <w:tcW w:w="888" w:type="dxa"/>
            <w:tcBorders>
              <w:top w:val="nil"/>
              <w:left w:val="nil"/>
              <w:bottom w:val="single" w:sz="4" w:space="0" w:color="auto"/>
              <w:right w:val="single" w:sz="4" w:space="0" w:color="auto"/>
            </w:tcBorders>
            <w:shd w:val="clear" w:color="000000" w:fill="D9D9D9"/>
            <w:noWrap/>
            <w:vAlign w:val="center"/>
            <w:hideMark/>
          </w:tcPr>
          <w:p w14:paraId="55A86743"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SE</w:t>
            </w:r>
          </w:p>
        </w:tc>
        <w:tc>
          <w:tcPr>
            <w:tcW w:w="1369" w:type="dxa"/>
            <w:tcBorders>
              <w:top w:val="nil"/>
              <w:left w:val="nil"/>
              <w:bottom w:val="single" w:sz="4" w:space="0" w:color="auto"/>
              <w:right w:val="single" w:sz="4" w:space="0" w:color="auto"/>
            </w:tcBorders>
            <w:shd w:val="clear" w:color="000000" w:fill="D9D9D9"/>
            <w:noWrap/>
            <w:vAlign w:val="bottom"/>
            <w:hideMark/>
          </w:tcPr>
          <w:p w14:paraId="388E668F"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Add on</w:t>
            </w:r>
          </w:p>
        </w:tc>
        <w:tc>
          <w:tcPr>
            <w:tcW w:w="2880" w:type="dxa"/>
            <w:tcBorders>
              <w:top w:val="nil"/>
              <w:left w:val="nil"/>
              <w:bottom w:val="single" w:sz="4" w:space="0" w:color="auto"/>
              <w:right w:val="single" w:sz="4" w:space="0" w:color="auto"/>
            </w:tcBorders>
            <w:shd w:val="clear" w:color="000000" w:fill="D9D9D9"/>
            <w:noWrap/>
            <w:vAlign w:val="bottom"/>
            <w:hideMark/>
          </w:tcPr>
          <w:p w14:paraId="4A014108"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Currency THE</w:t>
            </w:r>
          </w:p>
        </w:tc>
        <w:tc>
          <w:tcPr>
            <w:tcW w:w="1340" w:type="dxa"/>
            <w:tcBorders>
              <w:top w:val="nil"/>
              <w:left w:val="nil"/>
              <w:bottom w:val="single" w:sz="4" w:space="0" w:color="auto"/>
              <w:right w:val="single" w:sz="4" w:space="0" w:color="auto"/>
            </w:tcBorders>
            <w:shd w:val="clear" w:color="000000" w:fill="D9D9D9"/>
            <w:noWrap/>
            <w:vAlign w:val="bottom"/>
            <w:hideMark/>
          </w:tcPr>
          <w:p w14:paraId="2D28BBE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SEKøre</w:t>
            </w:r>
            <w:proofErr w:type="spellEnd"/>
            <w:r w:rsidRPr="001474CD">
              <w:rPr>
                <w:rFonts w:ascii="Calibri" w:hAnsi="Calibri" w:cs="Calibri"/>
                <w:color w:val="000000"/>
                <w:sz w:val="22"/>
                <w:szCs w:val="22"/>
                <w:lang w:val="en-IN" w:eastAsia="en-IN"/>
              </w:rPr>
              <w:t>/</w:t>
            </w:r>
            <w:proofErr w:type="spellStart"/>
            <w:r w:rsidRPr="001474CD">
              <w:rPr>
                <w:rFonts w:ascii="Calibri" w:hAnsi="Calibri" w:cs="Calibri"/>
                <w:color w:val="000000"/>
                <w:sz w:val="22"/>
                <w:szCs w:val="22"/>
                <w:lang w:val="en-IN" w:eastAsia="en-IN"/>
              </w:rPr>
              <w:t>kWhn</w:t>
            </w:r>
            <w:proofErr w:type="spellEnd"/>
          </w:p>
        </w:tc>
        <w:tc>
          <w:tcPr>
            <w:tcW w:w="1320" w:type="dxa"/>
            <w:tcBorders>
              <w:top w:val="nil"/>
              <w:left w:val="nil"/>
              <w:bottom w:val="single" w:sz="4" w:space="0" w:color="auto"/>
              <w:right w:val="single" w:sz="4" w:space="0" w:color="auto"/>
            </w:tcBorders>
            <w:shd w:val="clear" w:color="000000" w:fill="D9D9D9"/>
            <w:noWrap/>
            <w:vAlign w:val="bottom"/>
            <w:hideMark/>
          </w:tcPr>
          <w:p w14:paraId="0EBC76C4"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FF0000"/>
                <w:lang w:val="en-IN" w:eastAsia="en-IN"/>
              </w:rPr>
            </w:pPr>
            <w:r w:rsidRPr="001474CD">
              <w:rPr>
                <w:rFonts w:ascii="Calibri" w:hAnsi="Calibri" w:cs="Calibri"/>
                <w:color w:val="FF0000"/>
                <w:lang w:val="en-IN" w:eastAsia="en-IN"/>
              </w:rPr>
              <w:t>X</w:t>
            </w:r>
          </w:p>
        </w:tc>
      </w:tr>
      <w:tr w:rsidR="001474CD" w:rsidRPr="001474CD" w14:paraId="7BCE11E2" w14:textId="77777777" w:rsidTr="001474CD">
        <w:trPr>
          <w:trHeight w:val="300"/>
          <w:jc w:val="center"/>
        </w:trPr>
        <w:tc>
          <w:tcPr>
            <w:tcW w:w="826" w:type="dxa"/>
            <w:tcBorders>
              <w:top w:val="nil"/>
              <w:left w:val="single" w:sz="4" w:space="0" w:color="auto"/>
              <w:bottom w:val="single" w:sz="4" w:space="0" w:color="auto"/>
              <w:right w:val="single" w:sz="4" w:space="0" w:color="auto"/>
            </w:tcBorders>
            <w:shd w:val="clear" w:color="000000" w:fill="D9D9D9"/>
            <w:noWrap/>
            <w:vAlign w:val="center"/>
            <w:hideMark/>
          </w:tcPr>
          <w:p w14:paraId="77269566"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lang w:val="en-IN" w:eastAsia="en-IN"/>
              </w:rPr>
            </w:pPr>
            <w:r w:rsidRPr="001474CD">
              <w:rPr>
                <w:rFonts w:ascii="Calibri" w:hAnsi="Calibri" w:cs="Calibri"/>
                <w:color w:val="000000"/>
                <w:lang w:val="en-IN" w:eastAsia="en-IN"/>
              </w:rPr>
              <w:t>1570301</w:t>
            </w:r>
          </w:p>
        </w:tc>
        <w:tc>
          <w:tcPr>
            <w:tcW w:w="1218" w:type="dxa"/>
            <w:tcBorders>
              <w:top w:val="nil"/>
              <w:left w:val="nil"/>
              <w:bottom w:val="single" w:sz="4" w:space="0" w:color="auto"/>
              <w:right w:val="single" w:sz="4" w:space="0" w:color="auto"/>
            </w:tcBorders>
            <w:shd w:val="clear" w:color="000000" w:fill="D9D9D9"/>
            <w:noWrap/>
            <w:vAlign w:val="center"/>
            <w:hideMark/>
          </w:tcPr>
          <w:p w14:paraId="1E3E5415"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lang w:val="en-IN" w:eastAsia="en-IN"/>
              </w:rPr>
            </w:pPr>
            <w:r w:rsidRPr="001474CD">
              <w:rPr>
                <w:rFonts w:ascii="Calibri" w:hAnsi="Calibri" w:cs="Calibri"/>
                <w:color w:val="000000"/>
                <w:lang w:val="en-IN" w:eastAsia="en-IN"/>
              </w:rPr>
              <w:t>Set</w:t>
            </w:r>
          </w:p>
        </w:tc>
        <w:tc>
          <w:tcPr>
            <w:tcW w:w="1039" w:type="dxa"/>
            <w:tcBorders>
              <w:top w:val="nil"/>
              <w:left w:val="nil"/>
              <w:bottom w:val="single" w:sz="4" w:space="0" w:color="auto"/>
              <w:right w:val="single" w:sz="4" w:space="0" w:color="auto"/>
            </w:tcBorders>
            <w:shd w:val="clear" w:color="000000" w:fill="D9D9D9"/>
            <w:noWrap/>
            <w:vAlign w:val="center"/>
            <w:hideMark/>
          </w:tcPr>
          <w:p w14:paraId="582C5E01"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lang w:val="en-IN" w:eastAsia="en-IN"/>
              </w:rPr>
            </w:pPr>
            <w:r w:rsidRPr="001474CD">
              <w:rPr>
                <w:rFonts w:ascii="Calibri" w:hAnsi="Calibri" w:cs="Calibri"/>
                <w:color w:val="000000"/>
                <w:lang w:val="en-IN" w:eastAsia="en-IN"/>
              </w:rPr>
              <w:t>MO</w:t>
            </w:r>
          </w:p>
        </w:tc>
        <w:tc>
          <w:tcPr>
            <w:tcW w:w="888" w:type="dxa"/>
            <w:tcBorders>
              <w:top w:val="nil"/>
              <w:left w:val="nil"/>
              <w:bottom w:val="single" w:sz="4" w:space="0" w:color="auto"/>
              <w:right w:val="single" w:sz="4" w:space="0" w:color="auto"/>
            </w:tcBorders>
            <w:shd w:val="clear" w:color="000000" w:fill="D9D9D9"/>
            <w:noWrap/>
            <w:vAlign w:val="center"/>
            <w:hideMark/>
          </w:tcPr>
          <w:p w14:paraId="391F24EE"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000000"/>
                <w:lang w:val="en-IN" w:eastAsia="en-IN"/>
              </w:rPr>
            </w:pPr>
            <w:r w:rsidRPr="001474CD">
              <w:rPr>
                <w:rFonts w:ascii="Calibri" w:hAnsi="Calibri" w:cs="Calibri"/>
                <w:color w:val="000000"/>
                <w:lang w:val="en-IN" w:eastAsia="en-IN"/>
              </w:rPr>
              <w:t>SE</w:t>
            </w:r>
          </w:p>
        </w:tc>
        <w:tc>
          <w:tcPr>
            <w:tcW w:w="1369" w:type="dxa"/>
            <w:tcBorders>
              <w:top w:val="nil"/>
              <w:left w:val="nil"/>
              <w:bottom w:val="single" w:sz="4" w:space="0" w:color="auto"/>
              <w:right w:val="single" w:sz="4" w:space="0" w:color="auto"/>
            </w:tcBorders>
            <w:shd w:val="clear" w:color="000000" w:fill="D9D9D9"/>
            <w:noWrap/>
            <w:vAlign w:val="bottom"/>
            <w:hideMark/>
          </w:tcPr>
          <w:p w14:paraId="7AD88CC2"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Price example</w:t>
            </w:r>
          </w:p>
        </w:tc>
        <w:tc>
          <w:tcPr>
            <w:tcW w:w="2880" w:type="dxa"/>
            <w:tcBorders>
              <w:top w:val="nil"/>
              <w:left w:val="nil"/>
              <w:bottom w:val="single" w:sz="4" w:space="0" w:color="auto"/>
              <w:right w:val="single" w:sz="4" w:space="0" w:color="auto"/>
            </w:tcBorders>
            <w:shd w:val="clear" w:color="000000" w:fill="D9D9D9"/>
            <w:noWrap/>
            <w:vAlign w:val="bottom"/>
            <w:hideMark/>
          </w:tcPr>
          <w:p w14:paraId="609CE78F"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1474CD">
              <w:rPr>
                <w:rFonts w:ascii="Calibri" w:hAnsi="Calibri" w:cs="Calibri"/>
                <w:color w:val="000000"/>
                <w:sz w:val="22"/>
                <w:szCs w:val="22"/>
                <w:lang w:val="en-IN" w:eastAsia="en-IN"/>
              </w:rPr>
              <w:t>Price sample THE monthly</w:t>
            </w:r>
          </w:p>
        </w:tc>
        <w:tc>
          <w:tcPr>
            <w:tcW w:w="1340" w:type="dxa"/>
            <w:tcBorders>
              <w:top w:val="nil"/>
              <w:left w:val="nil"/>
              <w:bottom w:val="single" w:sz="4" w:space="0" w:color="auto"/>
              <w:right w:val="single" w:sz="4" w:space="0" w:color="auto"/>
            </w:tcBorders>
            <w:shd w:val="clear" w:color="000000" w:fill="D9D9D9"/>
            <w:noWrap/>
            <w:vAlign w:val="bottom"/>
            <w:hideMark/>
          </w:tcPr>
          <w:p w14:paraId="7E6C472A" w14:textId="77777777" w:rsidR="001474CD" w:rsidRPr="001474CD" w:rsidRDefault="001474CD" w:rsidP="001474CD">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1474CD">
              <w:rPr>
                <w:rFonts w:ascii="Calibri" w:hAnsi="Calibri" w:cs="Calibri"/>
                <w:color w:val="000000"/>
                <w:sz w:val="22"/>
                <w:szCs w:val="22"/>
                <w:lang w:val="en-IN" w:eastAsia="en-IN"/>
              </w:rPr>
              <w:t>SEKøre</w:t>
            </w:r>
            <w:proofErr w:type="spellEnd"/>
            <w:r w:rsidRPr="001474CD">
              <w:rPr>
                <w:rFonts w:ascii="Calibri" w:hAnsi="Calibri" w:cs="Calibri"/>
                <w:color w:val="000000"/>
                <w:sz w:val="22"/>
                <w:szCs w:val="22"/>
                <w:lang w:val="en-IN" w:eastAsia="en-IN"/>
              </w:rPr>
              <w:t>/</w:t>
            </w:r>
            <w:proofErr w:type="spellStart"/>
            <w:r w:rsidRPr="001474CD">
              <w:rPr>
                <w:rFonts w:ascii="Calibri" w:hAnsi="Calibri" w:cs="Calibri"/>
                <w:color w:val="000000"/>
                <w:sz w:val="22"/>
                <w:szCs w:val="22"/>
                <w:lang w:val="en-IN" w:eastAsia="en-IN"/>
              </w:rPr>
              <w:t>kWhn</w:t>
            </w:r>
            <w:proofErr w:type="spellEnd"/>
          </w:p>
        </w:tc>
        <w:tc>
          <w:tcPr>
            <w:tcW w:w="1320" w:type="dxa"/>
            <w:tcBorders>
              <w:top w:val="nil"/>
              <w:left w:val="nil"/>
              <w:bottom w:val="single" w:sz="4" w:space="0" w:color="auto"/>
              <w:right w:val="single" w:sz="4" w:space="0" w:color="auto"/>
            </w:tcBorders>
            <w:shd w:val="clear" w:color="000000" w:fill="D9D9D9"/>
            <w:noWrap/>
            <w:vAlign w:val="bottom"/>
            <w:hideMark/>
          </w:tcPr>
          <w:p w14:paraId="1AF31DE1" w14:textId="77777777" w:rsidR="001474CD" w:rsidRPr="001474CD" w:rsidRDefault="001474CD" w:rsidP="001474CD">
            <w:pPr>
              <w:keepLines w:val="0"/>
              <w:overflowPunct/>
              <w:autoSpaceDE/>
              <w:autoSpaceDN/>
              <w:adjustRightInd/>
              <w:spacing w:before="0" w:after="0"/>
              <w:ind w:left="0"/>
              <w:jc w:val="center"/>
              <w:textAlignment w:val="auto"/>
              <w:rPr>
                <w:rFonts w:ascii="Calibri" w:hAnsi="Calibri" w:cs="Calibri"/>
                <w:color w:val="FF0000"/>
                <w:lang w:val="en-IN" w:eastAsia="en-IN"/>
              </w:rPr>
            </w:pPr>
            <w:r w:rsidRPr="001474CD">
              <w:rPr>
                <w:rFonts w:ascii="Calibri" w:hAnsi="Calibri" w:cs="Calibri"/>
                <w:color w:val="FF0000"/>
                <w:lang w:val="en-IN" w:eastAsia="en-IN"/>
              </w:rPr>
              <w:t>X</w:t>
            </w:r>
          </w:p>
        </w:tc>
      </w:tr>
    </w:tbl>
    <w:p w14:paraId="479914F8" w14:textId="77777777" w:rsidR="00D96B25" w:rsidRDefault="00D96B25" w:rsidP="004470F3">
      <w:pPr>
        <w:ind w:left="0"/>
        <w:rPr>
          <w:b/>
          <w:bCs/>
        </w:rPr>
      </w:pPr>
    </w:p>
    <w:p w14:paraId="1E9F5BAA" w14:textId="77777777" w:rsidR="00342E74" w:rsidRDefault="00342E74" w:rsidP="004470F3">
      <w:pPr>
        <w:ind w:left="0"/>
        <w:rPr>
          <w:b/>
          <w:bCs/>
        </w:rPr>
      </w:pPr>
    </w:p>
    <w:p w14:paraId="0742C596" w14:textId="3F206FD8" w:rsidR="001474CD" w:rsidRDefault="00AB3743" w:rsidP="004470F3">
      <w:pPr>
        <w:ind w:left="0"/>
        <w:rPr>
          <w:b/>
          <w:bCs/>
        </w:rPr>
      </w:pPr>
      <w:r w:rsidRPr="00AB3743">
        <w:rPr>
          <w:b/>
          <w:bCs/>
        </w:rPr>
        <w:t xml:space="preserve">ETF </w:t>
      </w:r>
      <w:proofErr w:type="spellStart"/>
      <w:r w:rsidRPr="00AB3743">
        <w:rPr>
          <w:b/>
          <w:bCs/>
        </w:rPr>
        <w:t>Dagspris</w:t>
      </w:r>
      <w:proofErr w:type="spellEnd"/>
    </w:p>
    <w:p w14:paraId="041AC90E" w14:textId="77777777" w:rsidR="00AB3743" w:rsidRDefault="00AB3743" w:rsidP="004470F3">
      <w:pPr>
        <w:ind w:left="0"/>
        <w:rPr>
          <w:b/>
          <w:bCs/>
        </w:rPr>
      </w:pPr>
    </w:p>
    <w:tbl>
      <w:tblPr>
        <w:tblW w:w="10880" w:type="dxa"/>
        <w:jc w:val="center"/>
        <w:tblLook w:val="04A0" w:firstRow="1" w:lastRow="0" w:firstColumn="1" w:lastColumn="0" w:noHBand="0" w:noVBand="1"/>
      </w:tblPr>
      <w:tblGrid>
        <w:gridCol w:w="997"/>
        <w:gridCol w:w="1352"/>
        <w:gridCol w:w="1155"/>
        <w:gridCol w:w="1012"/>
        <w:gridCol w:w="1397"/>
        <w:gridCol w:w="2709"/>
        <w:gridCol w:w="1454"/>
        <w:gridCol w:w="1268"/>
      </w:tblGrid>
      <w:tr w:rsidR="004274BA" w:rsidRPr="004274BA" w14:paraId="1B0DD5C8" w14:textId="77777777" w:rsidTr="004274BA">
        <w:trPr>
          <w:trHeight w:val="315"/>
          <w:jc w:val="center"/>
        </w:trPr>
        <w:tc>
          <w:tcPr>
            <w:tcW w:w="832"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5C5E642"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ID</w:t>
            </w:r>
          </w:p>
        </w:tc>
        <w:tc>
          <w:tcPr>
            <w:tcW w:w="1248" w:type="dxa"/>
            <w:tcBorders>
              <w:top w:val="single" w:sz="4" w:space="0" w:color="auto"/>
              <w:left w:val="nil"/>
              <w:bottom w:val="single" w:sz="4" w:space="0" w:color="auto"/>
              <w:right w:val="single" w:sz="4" w:space="0" w:color="auto"/>
            </w:tcBorders>
            <w:shd w:val="clear" w:color="000000" w:fill="BDD7EE"/>
            <w:vAlign w:val="center"/>
            <w:hideMark/>
          </w:tcPr>
          <w:p w14:paraId="541F42D3"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Value type</w:t>
            </w:r>
          </w:p>
        </w:tc>
        <w:tc>
          <w:tcPr>
            <w:tcW w:w="1155" w:type="dxa"/>
            <w:tcBorders>
              <w:top w:val="single" w:sz="4" w:space="0" w:color="auto"/>
              <w:left w:val="nil"/>
              <w:bottom w:val="single" w:sz="4" w:space="0" w:color="auto"/>
              <w:right w:val="single" w:sz="4" w:space="0" w:color="auto"/>
            </w:tcBorders>
            <w:shd w:val="clear" w:color="000000" w:fill="BDD7EE"/>
            <w:vAlign w:val="center"/>
            <w:hideMark/>
          </w:tcPr>
          <w:p w14:paraId="4E53721E"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Period Type</w:t>
            </w:r>
          </w:p>
        </w:tc>
        <w:tc>
          <w:tcPr>
            <w:tcW w:w="908" w:type="dxa"/>
            <w:tcBorders>
              <w:top w:val="single" w:sz="4" w:space="0" w:color="auto"/>
              <w:left w:val="nil"/>
              <w:bottom w:val="single" w:sz="4" w:space="0" w:color="auto"/>
              <w:right w:val="single" w:sz="4" w:space="0" w:color="auto"/>
            </w:tcBorders>
            <w:shd w:val="clear" w:color="000000" w:fill="BDD7EE"/>
            <w:vAlign w:val="center"/>
            <w:hideMark/>
          </w:tcPr>
          <w:p w14:paraId="724DBE17"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Country</w:t>
            </w:r>
          </w:p>
        </w:tc>
        <w:tc>
          <w:tcPr>
            <w:tcW w:w="1397" w:type="dxa"/>
            <w:tcBorders>
              <w:top w:val="single" w:sz="4" w:space="0" w:color="auto"/>
              <w:left w:val="nil"/>
              <w:bottom w:val="single" w:sz="4" w:space="0" w:color="auto"/>
              <w:right w:val="single" w:sz="4" w:space="0" w:color="auto"/>
            </w:tcBorders>
            <w:shd w:val="clear" w:color="000000" w:fill="BDD7EE"/>
            <w:vAlign w:val="center"/>
            <w:hideMark/>
          </w:tcPr>
          <w:p w14:paraId="2B82665A"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Type</w:t>
            </w:r>
          </w:p>
        </w:tc>
        <w:tc>
          <w:tcPr>
            <w:tcW w:w="2709" w:type="dxa"/>
            <w:tcBorders>
              <w:top w:val="single" w:sz="4" w:space="0" w:color="auto"/>
              <w:left w:val="nil"/>
              <w:bottom w:val="single" w:sz="4" w:space="0" w:color="auto"/>
              <w:right w:val="single" w:sz="4" w:space="0" w:color="auto"/>
            </w:tcBorders>
            <w:shd w:val="clear" w:color="000000" w:fill="BDD7EE"/>
            <w:vAlign w:val="center"/>
            <w:hideMark/>
          </w:tcPr>
          <w:p w14:paraId="449D570C"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Name (tool)</w:t>
            </w:r>
          </w:p>
        </w:tc>
        <w:tc>
          <w:tcPr>
            <w:tcW w:w="1363" w:type="dxa"/>
            <w:tcBorders>
              <w:top w:val="single" w:sz="4" w:space="0" w:color="auto"/>
              <w:left w:val="nil"/>
              <w:bottom w:val="single" w:sz="4" w:space="0" w:color="auto"/>
              <w:right w:val="single" w:sz="4" w:space="0" w:color="auto"/>
            </w:tcBorders>
            <w:shd w:val="clear" w:color="000000" w:fill="BDD7EE"/>
            <w:vAlign w:val="center"/>
            <w:hideMark/>
          </w:tcPr>
          <w:p w14:paraId="632144B8"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 xml:space="preserve">Unit </w:t>
            </w:r>
          </w:p>
        </w:tc>
        <w:tc>
          <w:tcPr>
            <w:tcW w:w="1268" w:type="dxa"/>
            <w:tcBorders>
              <w:top w:val="single" w:sz="4" w:space="0" w:color="auto"/>
              <w:left w:val="nil"/>
              <w:bottom w:val="single" w:sz="4" w:space="0" w:color="auto"/>
              <w:right w:val="single" w:sz="4" w:space="0" w:color="auto"/>
            </w:tcBorders>
            <w:shd w:val="clear" w:color="000000" w:fill="BDD7EE"/>
            <w:vAlign w:val="center"/>
            <w:hideMark/>
          </w:tcPr>
          <w:p w14:paraId="0E562D20"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4274BA">
              <w:rPr>
                <w:rFonts w:ascii="Calibri" w:hAnsi="Calibri" w:cs="Calibri"/>
                <w:b/>
                <w:bCs/>
                <w:color w:val="000000"/>
                <w:sz w:val="24"/>
                <w:szCs w:val="24"/>
                <w:lang w:val="en-IN" w:eastAsia="en-IN"/>
              </w:rPr>
              <w:t xml:space="preserve">ETF </w:t>
            </w:r>
            <w:proofErr w:type="spellStart"/>
            <w:r w:rsidRPr="004274BA">
              <w:rPr>
                <w:rFonts w:ascii="Calibri" w:hAnsi="Calibri" w:cs="Calibri"/>
                <w:b/>
                <w:bCs/>
                <w:color w:val="000000"/>
                <w:sz w:val="24"/>
                <w:szCs w:val="24"/>
                <w:lang w:val="en-IN" w:eastAsia="en-IN"/>
              </w:rPr>
              <w:t>Dagspris</w:t>
            </w:r>
            <w:proofErr w:type="spellEnd"/>
          </w:p>
        </w:tc>
      </w:tr>
      <w:tr w:rsidR="004274BA" w:rsidRPr="004274BA" w14:paraId="64A65725"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7CCF131F"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1575441</w:t>
            </w:r>
          </w:p>
        </w:tc>
        <w:tc>
          <w:tcPr>
            <w:tcW w:w="1248" w:type="dxa"/>
            <w:tcBorders>
              <w:top w:val="nil"/>
              <w:left w:val="nil"/>
              <w:bottom w:val="single" w:sz="4" w:space="0" w:color="auto"/>
              <w:right w:val="single" w:sz="4" w:space="0" w:color="auto"/>
            </w:tcBorders>
            <w:noWrap/>
            <w:vAlign w:val="bottom"/>
            <w:hideMark/>
          </w:tcPr>
          <w:p w14:paraId="2F1D98AE"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IndexFee</w:t>
            </w:r>
            <w:proofErr w:type="spellEnd"/>
          </w:p>
        </w:tc>
        <w:tc>
          <w:tcPr>
            <w:tcW w:w="1155" w:type="dxa"/>
            <w:tcBorders>
              <w:top w:val="nil"/>
              <w:left w:val="nil"/>
              <w:bottom w:val="single" w:sz="4" w:space="0" w:color="auto"/>
              <w:right w:val="single" w:sz="4" w:space="0" w:color="auto"/>
            </w:tcBorders>
            <w:noWrap/>
            <w:vAlign w:val="bottom"/>
            <w:hideMark/>
          </w:tcPr>
          <w:p w14:paraId="1D770DF9"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noWrap/>
            <w:vAlign w:val="center"/>
            <w:hideMark/>
          </w:tcPr>
          <w:p w14:paraId="7B5FDD39"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27B6D6C2"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noWrap/>
            <w:vAlign w:val="bottom"/>
            <w:hideMark/>
          </w:tcPr>
          <w:p w14:paraId="2C599E7A"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EFT index</w:t>
            </w:r>
          </w:p>
        </w:tc>
        <w:tc>
          <w:tcPr>
            <w:tcW w:w="1363" w:type="dxa"/>
            <w:tcBorders>
              <w:top w:val="nil"/>
              <w:left w:val="nil"/>
              <w:bottom w:val="single" w:sz="4" w:space="0" w:color="auto"/>
              <w:right w:val="single" w:sz="4" w:space="0" w:color="auto"/>
            </w:tcBorders>
            <w:noWrap/>
            <w:vAlign w:val="bottom"/>
            <w:hideMark/>
          </w:tcPr>
          <w:p w14:paraId="05218B89"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72F2B8BE"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2ED91BA6"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5C6A05AD"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1575441</w:t>
            </w:r>
          </w:p>
        </w:tc>
        <w:tc>
          <w:tcPr>
            <w:tcW w:w="1248" w:type="dxa"/>
            <w:tcBorders>
              <w:top w:val="nil"/>
              <w:left w:val="nil"/>
              <w:bottom w:val="single" w:sz="4" w:space="0" w:color="auto"/>
              <w:right w:val="single" w:sz="4" w:space="0" w:color="auto"/>
            </w:tcBorders>
            <w:noWrap/>
            <w:vAlign w:val="bottom"/>
            <w:hideMark/>
          </w:tcPr>
          <w:p w14:paraId="6A689284"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ProfileFee</w:t>
            </w:r>
            <w:proofErr w:type="spellEnd"/>
          </w:p>
        </w:tc>
        <w:tc>
          <w:tcPr>
            <w:tcW w:w="1155" w:type="dxa"/>
            <w:tcBorders>
              <w:top w:val="nil"/>
              <w:left w:val="nil"/>
              <w:bottom w:val="single" w:sz="4" w:space="0" w:color="auto"/>
              <w:right w:val="single" w:sz="4" w:space="0" w:color="auto"/>
            </w:tcBorders>
            <w:noWrap/>
            <w:vAlign w:val="bottom"/>
            <w:hideMark/>
          </w:tcPr>
          <w:p w14:paraId="48C9B588"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noWrap/>
            <w:vAlign w:val="center"/>
            <w:hideMark/>
          </w:tcPr>
          <w:p w14:paraId="7D460B9A"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0338140D"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noWrap/>
            <w:vAlign w:val="bottom"/>
            <w:hideMark/>
          </w:tcPr>
          <w:p w14:paraId="1965E901"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ETF Profile</w:t>
            </w:r>
          </w:p>
        </w:tc>
        <w:tc>
          <w:tcPr>
            <w:tcW w:w="1363" w:type="dxa"/>
            <w:tcBorders>
              <w:top w:val="nil"/>
              <w:left w:val="nil"/>
              <w:bottom w:val="single" w:sz="4" w:space="0" w:color="auto"/>
              <w:right w:val="single" w:sz="4" w:space="0" w:color="auto"/>
            </w:tcBorders>
            <w:noWrap/>
            <w:vAlign w:val="bottom"/>
            <w:hideMark/>
          </w:tcPr>
          <w:p w14:paraId="75A87A45"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5B678EAB"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3797C9F5"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5A068DDD"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1570041</w:t>
            </w:r>
          </w:p>
        </w:tc>
        <w:tc>
          <w:tcPr>
            <w:tcW w:w="1248" w:type="dxa"/>
            <w:tcBorders>
              <w:top w:val="nil"/>
              <w:left w:val="nil"/>
              <w:bottom w:val="single" w:sz="4" w:space="0" w:color="auto"/>
              <w:right w:val="single" w:sz="4" w:space="0" w:color="auto"/>
            </w:tcBorders>
            <w:noWrap/>
            <w:vAlign w:val="bottom"/>
            <w:hideMark/>
          </w:tcPr>
          <w:p w14:paraId="487D39F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PaymentFee</w:t>
            </w:r>
            <w:proofErr w:type="spellEnd"/>
          </w:p>
        </w:tc>
        <w:tc>
          <w:tcPr>
            <w:tcW w:w="1155" w:type="dxa"/>
            <w:tcBorders>
              <w:top w:val="nil"/>
              <w:left w:val="nil"/>
              <w:bottom w:val="single" w:sz="4" w:space="0" w:color="auto"/>
              <w:right w:val="single" w:sz="4" w:space="0" w:color="auto"/>
            </w:tcBorders>
            <w:noWrap/>
            <w:vAlign w:val="bottom"/>
            <w:hideMark/>
          </w:tcPr>
          <w:p w14:paraId="07259B0A"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noWrap/>
            <w:vAlign w:val="center"/>
            <w:hideMark/>
          </w:tcPr>
          <w:p w14:paraId="48B98E19"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118D2928"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noWrap/>
            <w:vAlign w:val="bottom"/>
            <w:hideMark/>
          </w:tcPr>
          <w:p w14:paraId="6F708F5D"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Payment fee</w:t>
            </w:r>
          </w:p>
        </w:tc>
        <w:tc>
          <w:tcPr>
            <w:tcW w:w="1363" w:type="dxa"/>
            <w:tcBorders>
              <w:top w:val="nil"/>
              <w:left w:val="nil"/>
              <w:bottom w:val="single" w:sz="4" w:space="0" w:color="auto"/>
              <w:right w:val="single" w:sz="4" w:space="0" w:color="auto"/>
            </w:tcBorders>
            <w:noWrap/>
            <w:vAlign w:val="bottom"/>
            <w:hideMark/>
          </w:tcPr>
          <w:p w14:paraId="4C38C69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39276699"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544075AC"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552B95B1"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1575441</w:t>
            </w:r>
          </w:p>
        </w:tc>
        <w:tc>
          <w:tcPr>
            <w:tcW w:w="1248" w:type="dxa"/>
            <w:tcBorders>
              <w:top w:val="nil"/>
              <w:left w:val="nil"/>
              <w:bottom w:val="single" w:sz="4" w:space="0" w:color="auto"/>
              <w:right w:val="single" w:sz="4" w:space="0" w:color="auto"/>
            </w:tcBorders>
            <w:noWrap/>
            <w:vAlign w:val="bottom"/>
            <w:hideMark/>
          </w:tcPr>
          <w:p w14:paraId="041A916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BalanceFee</w:t>
            </w:r>
            <w:proofErr w:type="spellEnd"/>
          </w:p>
        </w:tc>
        <w:tc>
          <w:tcPr>
            <w:tcW w:w="1155" w:type="dxa"/>
            <w:tcBorders>
              <w:top w:val="nil"/>
              <w:left w:val="nil"/>
              <w:bottom w:val="single" w:sz="4" w:space="0" w:color="auto"/>
              <w:right w:val="single" w:sz="4" w:space="0" w:color="auto"/>
            </w:tcBorders>
            <w:noWrap/>
            <w:vAlign w:val="bottom"/>
            <w:hideMark/>
          </w:tcPr>
          <w:p w14:paraId="0A48D7B1"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noWrap/>
            <w:vAlign w:val="center"/>
            <w:hideMark/>
          </w:tcPr>
          <w:p w14:paraId="2787486A"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0BF1DD4F"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noWrap/>
            <w:vAlign w:val="bottom"/>
            <w:hideMark/>
          </w:tcPr>
          <w:p w14:paraId="58C3C829"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Imbalance</w:t>
            </w:r>
          </w:p>
        </w:tc>
        <w:tc>
          <w:tcPr>
            <w:tcW w:w="1363" w:type="dxa"/>
            <w:tcBorders>
              <w:top w:val="nil"/>
              <w:left w:val="nil"/>
              <w:bottom w:val="single" w:sz="4" w:space="0" w:color="auto"/>
              <w:right w:val="single" w:sz="4" w:space="0" w:color="auto"/>
            </w:tcBorders>
            <w:noWrap/>
            <w:vAlign w:val="bottom"/>
            <w:hideMark/>
          </w:tcPr>
          <w:p w14:paraId="69E2AA0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37A1C647"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41FE1A7C"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47EF2632"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1570031</w:t>
            </w:r>
          </w:p>
        </w:tc>
        <w:tc>
          <w:tcPr>
            <w:tcW w:w="1248" w:type="dxa"/>
            <w:tcBorders>
              <w:top w:val="nil"/>
              <w:left w:val="nil"/>
              <w:bottom w:val="single" w:sz="4" w:space="0" w:color="auto"/>
              <w:right w:val="single" w:sz="4" w:space="0" w:color="auto"/>
            </w:tcBorders>
            <w:noWrap/>
            <w:vAlign w:val="bottom"/>
            <w:hideMark/>
          </w:tcPr>
          <w:p w14:paraId="3C99166B"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TotalPrice</w:t>
            </w:r>
            <w:proofErr w:type="spellEnd"/>
          </w:p>
        </w:tc>
        <w:tc>
          <w:tcPr>
            <w:tcW w:w="1155" w:type="dxa"/>
            <w:tcBorders>
              <w:top w:val="nil"/>
              <w:left w:val="nil"/>
              <w:bottom w:val="single" w:sz="4" w:space="0" w:color="auto"/>
              <w:right w:val="single" w:sz="4" w:space="0" w:color="auto"/>
            </w:tcBorders>
            <w:noWrap/>
            <w:vAlign w:val="bottom"/>
            <w:hideMark/>
          </w:tcPr>
          <w:p w14:paraId="57FDE0EF"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MO</w:t>
            </w:r>
          </w:p>
        </w:tc>
        <w:tc>
          <w:tcPr>
            <w:tcW w:w="908" w:type="dxa"/>
            <w:tcBorders>
              <w:top w:val="nil"/>
              <w:left w:val="nil"/>
              <w:bottom w:val="single" w:sz="4" w:space="0" w:color="auto"/>
              <w:right w:val="single" w:sz="4" w:space="0" w:color="auto"/>
            </w:tcBorders>
            <w:noWrap/>
            <w:vAlign w:val="center"/>
            <w:hideMark/>
          </w:tcPr>
          <w:p w14:paraId="41AB1767"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5BAD9771"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noWrap/>
            <w:vAlign w:val="bottom"/>
            <w:hideMark/>
          </w:tcPr>
          <w:p w14:paraId="2D97BFC4" w14:textId="77777777" w:rsidR="004274BA" w:rsidRPr="00494210"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ETF AV med valuta (in Midas)</w:t>
            </w:r>
          </w:p>
        </w:tc>
        <w:tc>
          <w:tcPr>
            <w:tcW w:w="1363" w:type="dxa"/>
            <w:tcBorders>
              <w:top w:val="nil"/>
              <w:left w:val="nil"/>
              <w:bottom w:val="single" w:sz="4" w:space="0" w:color="auto"/>
              <w:right w:val="single" w:sz="4" w:space="0" w:color="auto"/>
            </w:tcBorders>
            <w:noWrap/>
            <w:vAlign w:val="bottom"/>
            <w:hideMark/>
          </w:tcPr>
          <w:p w14:paraId="31A48364"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0F516E38"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6B660377"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4C4ACD1B"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1570031</w:t>
            </w:r>
          </w:p>
        </w:tc>
        <w:tc>
          <w:tcPr>
            <w:tcW w:w="1248" w:type="dxa"/>
            <w:tcBorders>
              <w:top w:val="nil"/>
              <w:left w:val="nil"/>
              <w:bottom w:val="single" w:sz="4" w:space="0" w:color="auto"/>
              <w:right w:val="single" w:sz="4" w:space="0" w:color="auto"/>
            </w:tcBorders>
            <w:noWrap/>
            <w:vAlign w:val="bottom"/>
            <w:hideMark/>
          </w:tcPr>
          <w:p w14:paraId="6CAB584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Set</w:t>
            </w:r>
          </w:p>
        </w:tc>
        <w:tc>
          <w:tcPr>
            <w:tcW w:w="1155" w:type="dxa"/>
            <w:tcBorders>
              <w:top w:val="nil"/>
              <w:left w:val="nil"/>
              <w:bottom w:val="single" w:sz="4" w:space="0" w:color="auto"/>
              <w:right w:val="single" w:sz="4" w:space="0" w:color="auto"/>
            </w:tcBorders>
            <w:noWrap/>
            <w:vAlign w:val="bottom"/>
            <w:hideMark/>
          </w:tcPr>
          <w:p w14:paraId="046682F9"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MO</w:t>
            </w:r>
          </w:p>
        </w:tc>
        <w:tc>
          <w:tcPr>
            <w:tcW w:w="908" w:type="dxa"/>
            <w:tcBorders>
              <w:top w:val="nil"/>
              <w:left w:val="nil"/>
              <w:bottom w:val="single" w:sz="4" w:space="0" w:color="auto"/>
              <w:right w:val="single" w:sz="4" w:space="0" w:color="auto"/>
            </w:tcBorders>
            <w:noWrap/>
            <w:vAlign w:val="center"/>
            <w:hideMark/>
          </w:tcPr>
          <w:p w14:paraId="6BBB4293"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09F6037B"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noWrap/>
            <w:vAlign w:val="bottom"/>
            <w:hideMark/>
          </w:tcPr>
          <w:p w14:paraId="3DF045BF" w14:textId="77777777" w:rsidR="004274BA" w:rsidRPr="00494210"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ETF AV uden valuta (in Midas)</w:t>
            </w:r>
          </w:p>
        </w:tc>
        <w:tc>
          <w:tcPr>
            <w:tcW w:w="1363" w:type="dxa"/>
            <w:tcBorders>
              <w:top w:val="nil"/>
              <w:left w:val="nil"/>
              <w:bottom w:val="single" w:sz="4" w:space="0" w:color="auto"/>
              <w:right w:val="single" w:sz="4" w:space="0" w:color="auto"/>
            </w:tcBorders>
            <w:noWrap/>
            <w:vAlign w:val="bottom"/>
            <w:hideMark/>
          </w:tcPr>
          <w:p w14:paraId="45B095D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227130B3"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612824D5"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439FCE29"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1570021</w:t>
            </w:r>
          </w:p>
        </w:tc>
        <w:tc>
          <w:tcPr>
            <w:tcW w:w="1248" w:type="dxa"/>
            <w:tcBorders>
              <w:top w:val="nil"/>
              <w:left w:val="nil"/>
              <w:bottom w:val="single" w:sz="4" w:space="0" w:color="auto"/>
              <w:right w:val="single" w:sz="4" w:space="0" w:color="auto"/>
            </w:tcBorders>
            <w:noWrap/>
            <w:vAlign w:val="bottom"/>
            <w:hideMark/>
          </w:tcPr>
          <w:p w14:paraId="64B4E451"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TotalPrice</w:t>
            </w:r>
            <w:proofErr w:type="spellEnd"/>
          </w:p>
        </w:tc>
        <w:tc>
          <w:tcPr>
            <w:tcW w:w="1155" w:type="dxa"/>
            <w:tcBorders>
              <w:top w:val="nil"/>
              <w:left w:val="nil"/>
              <w:bottom w:val="single" w:sz="4" w:space="0" w:color="auto"/>
              <w:right w:val="single" w:sz="4" w:space="0" w:color="auto"/>
            </w:tcBorders>
            <w:noWrap/>
            <w:vAlign w:val="bottom"/>
            <w:hideMark/>
          </w:tcPr>
          <w:p w14:paraId="0AA7E713"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DY</w:t>
            </w:r>
          </w:p>
        </w:tc>
        <w:tc>
          <w:tcPr>
            <w:tcW w:w="908" w:type="dxa"/>
            <w:tcBorders>
              <w:top w:val="nil"/>
              <w:left w:val="nil"/>
              <w:bottom w:val="single" w:sz="4" w:space="0" w:color="auto"/>
              <w:right w:val="single" w:sz="4" w:space="0" w:color="auto"/>
            </w:tcBorders>
            <w:noWrap/>
            <w:vAlign w:val="center"/>
            <w:hideMark/>
          </w:tcPr>
          <w:p w14:paraId="665869BD"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68DD6D72"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noWrap/>
            <w:vAlign w:val="bottom"/>
            <w:hideMark/>
          </w:tcPr>
          <w:p w14:paraId="11BC9CF0" w14:textId="77777777" w:rsidR="004274BA" w:rsidRPr="00494210"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ETF DA med valuta (in Midas)</w:t>
            </w:r>
          </w:p>
        </w:tc>
        <w:tc>
          <w:tcPr>
            <w:tcW w:w="1363" w:type="dxa"/>
            <w:tcBorders>
              <w:top w:val="nil"/>
              <w:left w:val="nil"/>
              <w:bottom w:val="single" w:sz="4" w:space="0" w:color="auto"/>
              <w:right w:val="single" w:sz="4" w:space="0" w:color="auto"/>
            </w:tcBorders>
            <w:noWrap/>
            <w:vAlign w:val="bottom"/>
            <w:hideMark/>
          </w:tcPr>
          <w:p w14:paraId="0BDD5398"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44DCAEBB"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708621DB" w14:textId="77777777" w:rsidTr="004274BA">
        <w:trPr>
          <w:trHeight w:val="300"/>
          <w:jc w:val="center"/>
        </w:trPr>
        <w:tc>
          <w:tcPr>
            <w:tcW w:w="832" w:type="dxa"/>
            <w:tcBorders>
              <w:top w:val="nil"/>
              <w:left w:val="single" w:sz="4" w:space="0" w:color="auto"/>
              <w:bottom w:val="single" w:sz="4" w:space="0" w:color="auto"/>
              <w:right w:val="single" w:sz="4" w:space="0" w:color="auto"/>
            </w:tcBorders>
            <w:noWrap/>
            <w:vAlign w:val="bottom"/>
            <w:hideMark/>
          </w:tcPr>
          <w:p w14:paraId="5C19E49B"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1570021</w:t>
            </w:r>
          </w:p>
        </w:tc>
        <w:tc>
          <w:tcPr>
            <w:tcW w:w="1248" w:type="dxa"/>
            <w:tcBorders>
              <w:top w:val="nil"/>
              <w:left w:val="nil"/>
              <w:bottom w:val="single" w:sz="4" w:space="0" w:color="auto"/>
              <w:right w:val="single" w:sz="4" w:space="0" w:color="auto"/>
            </w:tcBorders>
            <w:noWrap/>
            <w:vAlign w:val="bottom"/>
            <w:hideMark/>
          </w:tcPr>
          <w:p w14:paraId="6863F75B"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Set</w:t>
            </w:r>
          </w:p>
        </w:tc>
        <w:tc>
          <w:tcPr>
            <w:tcW w:w="1155" w:type="dxa"/>
            <w:tcBorders>
              <w:top w:val="nil"/>
              <w:left w:val="nil"/>
              <w:bottom w:val="single" w:sz="4" w:space="0" w:color="auto"/>
              <w:right w:val="single" w:sz="4" w:space="0" w:color="auto"/>
            </w:tcBorders>
            <w:noWrap/>
            <w:vAlign w:val="bottom"/>
            <w:hideMark/>
          </w:tcPr>
          <w:p w14:paraId="5E155139"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DY</w:t>
            </w:r>
          </w:p>
        </w:tc>
        <w:tc>
          <w:tcPr>
            <w:tcW w:w="908" w:type="dxa"/>
            <w:tcBorders>
              <w:top w:val="nil"/>
              <w:left w:val="nil"/>
              <w:bottom w:val="single" w:sz="4" w:space="0" w:color="auto"/>
              <w:right w:val="single" w:sz="4" w:space="0" w:color="auto"/>
            </w:tcBorders>
            <w:noWrap/>
            <w:vAlign w:val="center"/>
            <w:hideMark/>
          </w:tcPr>
          <w:p w14:paraId="72D9D883"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2A540D81"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noWrap/>
            <w:vAlign w:val="bottom"/>
            <w:hideMark/>
          </w:tcPr>
          <w:p w14:paraId="7596E7B3" w14:textId="77777777" w:rsidR="004274BA" w:rsidRPr="00494210"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ETF DA uden valuta (in Midas)</w:t>
            </w:r>
          </w:p>
        </w:tc>
        <w:tc>
          <w:tcPr>
            <w:tcW w:w="1363" w:type="dxa"/>
            <w:tcBorders>
              <w:top w:val="nil"/>
              <w:left w:val="nil"/>
              <w:bottom w:val="single" w:sz="4" w:space="0" w:color="auto"/>
              <w:right w:val="single" w:sz="4" w:space="0" w:color="auto"/>
            </w:tcBorders>
            <w:noWrap/>
            <w:vAlign w:val="bottom"/>
            <w:hideMark/>
          </w:tcPr>
          <w:p w14:paraId="3943B610"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øre</w:t>
            </w:r>
            <w:proofErr w:type="spellEnd"/>
            <w:r w:rsidRPr="004274BA">
              <w:rPr>
                <w:rFonts w:ascii="Calibri" w:hAnsi="Calibri" w:cs="Calibri"/>
                <w:color w:val="000000"/>
                <w:sz w:val="22"/>
                <w:szCs w:val="22"/>
                <w:lang w:val="en-IN" w:eastAsia="en-IN"/>
              </w:rPr>
              <w:t>/m3</w:t>
            </w:r>
          </w:p>
        </w:tc>
        <w:tc>
          <w:tcPr>
            <w:tcW w:w="1268" w:type="dxa"/>
            <w:tcBorders>
              <w:top w:val="nil"/>
              <w:left w:val="nil"/>
              <w:bottom w:val="single" w:sz="4" w:space="0" w:color="auto"/>
              <w:right w:val="single" w:sz="4" w:space="0" w:color="auto"/>
            </w:tcBorders>
            <w:noWrap/>
            <w:vAlign w:val="center"/>
            <w:hideMark/>
          </w:tcPr>
          <w:p w14:paraId="75AC5D59"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X</w:t>
            </w:r>
          </w:p>
        </w:tc>
      </w:tr>
      <w:tr w:rsidR="004274BA" w:rsidRPr="004274BA" w14:paraId="1F002559" w14:textId="77777777" w:rsidTr="004274BA">
        <w:trPr>
          <w:trHeight w:val="300"/>
          <w:jc w:val="center"/>
        </w:trPr>
        <w:tc>
          <w:tcPr>
            <w:tcW w:w="832" w:type="dxa"/>
            <w:tcBorders>
              <w:top w:val="nil"/>
              <w:left w:val="single" w:sz="4" w:space="0" w:color="auto"/>
              <w:bottom w:val="single" w:sz="4" w:space="0" w:color="auto"/>
              <w:right w:val="single" w:sz="4" w:space="0" w:color="auto"/>
            </w:tcBorders>
            <w:shd w:val="clear" w:color="000000" w:fill="D9D9D9"/>
            <w:noWrap/>
            <w:vAlign w:val="bottom"/>
            <w:hideMark/>
          </w:tcPr>
          <w:p w14:paraId="64CDB895"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1570051</w:t>
            </w:r>
          </w:p>
        </w:tc>
        <w:tc>
          <w:tcPr>
            <w:tcW w:w="1248" w:type="dxa"/>
            <w:tcBorders>
              <w:top w:val="nil"/>
              <w:left w:val="nil"/>
              <w:bottom w:val="single" w:sz="4" w:space="0" w:color="auto"/>
              <w:right w:val="single" w:sz="4" w:space="0" w:color="auto"/>
            </w:tcBorders>
            <w:shd w:val="clear" w:color="000000" w:fill="D9D9D9"/>
            <w:noWrap/>
            <w:vAlign w:val="bottom"/>
            <w:hideMark/>
          </w:tcPr>
          <w:p w14:paraId="432F06DE"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PaymentFee</w:t>
            </w:r>
            <w:proofErr w:type="spellEnd"/>
          </w:p>
        </w:tc>
        <w:tc>
          <w:tcPr>
            <w:tcW w:w="1155" w:type="dxa"/>
            <w:tcBorders>
              <w:top w:val="nil"/>
              <w:left w:val="nil"/>
              <w:bottom w:val="single" w:sz="4" w:space="0" w:color="auto"/>
              <w:right w:val="single" w:sz="4" w:space="0" w:color="auto"/>
            </w:tcBorders>
            <w:shd w:val="clear" w:color="000000" w:fill="D9D9D9"/>
            <w:noWrap/>
            <w:vAlign w:val="bottom"/>
            <w:hideMark/>
          </w:tcPr>
          <w:p w14:paraId="7E274B36"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shd w:val="clear" w:color="000000" w:fill="D9D9D9"/>
            <w:noWrap/>
            <w:vAlign w:val="center"/>
            <w:hideMark/>
          </w:tcPr>
          <w:p w14:paraId="447D4B48"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15BDDBF4"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shd w:val="clear" w:color="000000" w:fill="D9D9D9"/>
            <w:noWrap/>
            <w:vAlign w:val="bottom"/>
            <w:hideMark/>
          </w:tcPr>
          <w:p w14:paraId="2FABEE7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Payment fee</w:t>
            </w:r>
          </w:p>
        </w:tc>
        <w:tc>
          <w:tcPr>
            <w:tcW w:w="1363" w:type="dxa"/>
            <w:tcBorders>
              <w:top w:val="nil"/>
              <w:left w:val="nil"/>
              <w:bottom w:val="single" w:sz="4" w:space="0" w:color="auto"/>
              <w:right w:val="single" w:sz="4" w:space="0" w:color="auto"/>
            </w:tcBorders>
            <w:shd w:val="clear" w:color="000000" w:fill="D9D9D9"/>
            <w:noWrap/>
            <w:vAlign w:val="bottom"/>
            <w:hideMark/>
          </w:tcPr>
          <w:p w14:paraId="71E8285D"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SEKøre</w:t>
            </w:r>
            <w:proofErr w:type="spellEnd"/>
            <w:r w:rsidRPr="004274BA">
              <w:rPr>
                <w:rFonts w:ascii="Calibri" w:hAnsi="Calibri" w:cs="Calibri"/>
                <w:color w:val="000000"/>
                <w:sz w:val="22"/>
                <w:szCs w:val="22"/>
                <w:lang w:val="en-IN" w:eastAsia="en-IN"/>
              </w:rPr>
              <w:t>/</w:t>
            </w:r>
            <w:proofErr w:type="spellStart"/>
            <w:r w:rsidRPr="004274BA">
              <w:rPr>
                <w:rFonts w:ascii="Calibri" w:hAnsi="Calibri" w:cs="Calibri"/>
                <w:color w:val="000000"/>
                <w:sz w:val="22"/>
                <w:szCs w:val="22"/>
                <w:lang w:val="en-IN" w:eastAsia="en-IN"/>
              </w:rPr>
              <w:t>kWhn</w:t>
            </w:r>
            <w:proofErr w:type="spellEnd"/>
          </w:p>
        </w:tc>
        <w:tc>
          <w:tcPr>
            <w:tcW w:w="1268" w:type="dxa"/>
            <w:tcBorders>
              <w:top w:val="nil"/>
              <w:left w:val="nil"/>
              <w:bottom w:val="single" w:sz="4" w:space="0" w:color="auto"/>
              <w:right w:val="single" w:sz="4" w:space="0" w:color="auto"/>
            </w:tcBorders>
            <w:shd w:val="clear" w:color="000000" w:fill="D9D9D9"/>
            <w:noWrap/>
            <w:vAlign w:val="center"/>
            <w:hideMark/>
          </w:tcPr>
          <w:p w14:paraId="72616F85"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4274BA">
              <w:rPr>
                <w:rFonts w:ascii="Calibri" w:hAnsi="Calibri" w:cs="Calibri"/>
                <w:color w:val="FF0000"/>
                <w:lang w:val="en-IN" w:eastAsia="en-IN"/>
              </w:rPr>
              <w:t>X</w:t>
            </w:r>
          </w:p>
        </w:tc>
      </w:tr>
      <w:tr w:rsidR="004274BA" w:rsidRPr="004274BA" w14:paraId="7727BD87" w14:textId="77777777" w:rsidTr="004274BA">
        <w:trPr>
          <w:trHeight w:val="300"/>
          <w:jc w:val="center"/>
        </w:trPr>
        <w:tc>
          <w:tcPr>
            <w:tcW w:w="832" w:type="dxa"/>
            <w:tcBorders>
              <w:top w:val="nil"/>
              <w:left w:val="single" w:sz="4" w:space="0" w:color="auto"/>
              <w:bottom w:val="single" w:sz="4" w:space="0" w:color="auto"/>
              <w:right w:val="single" w:sz="4" w:space="0" w:color="auto"/>
            </w:tcBorders>
            <w:shd w:val="clear" w:color="000000" w:fill="D9D9D9"/>
            <w:noWrap/>
            <w:vAlign w:val="bottom"/>
            <w:hideMark/>
          </w:tcPr>
          <w:p w14:paraId="63A58DB0"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1570051</w:t>
            </w:r>
          </w:p>
        </w:tc>
        <w:tc>
          <w:tcPr>
            <w:tcW w:w="1248" w:type="dxa"/>
            <w:tcBorders>
              <w:top w:val="nil"/>
              <w:left w:val="nil"/>
              <w:bottom w:val="single" w:sz="4" w:space="0" w:color="auto"/>
              <w:right w:val="single" w:sz="4" w:space="0" w:color="auto"/>
            </w:tcBorders>
            <w:shd w:val="clear" w:color="000000" w:fill="D9D9D9"/>
            <w:noWrap/>
            <w:vAlign w:val="bottom"/>
            <w:hideMark/>
          </w:tcPr>
          <w:p w14:paraId="61398847"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CMDTYPROF</w:t>
            </w:r>
          </w:p>
        </w:tc>
        <w:tc>
          <w:tcPr>
            <w:tcW w:w="1155" w:type="dxa"/>
            <w:tcBorders>
              <w:top w:val="nil"/>
              <w:left w:val="nil"/>
              <w:bottom w:val="single" w:sz="4" w:space="0" w:color="auto"/>
              <w:right w:val="single" w:sz="4" w:space="0" w:color="auto"/>
            </w:tcBorders>
            <w:shd w:val="clear" w:color="000000" w:fill="D9D9D9"/>
            <w:noWrap/>
            <w:vAlign w:val="bottom"/>
            <w:hideMark/>
          </w:tcPr>
          <w:p w14:paraId="772E08D8"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shd w:val="clear" w:color="000000" w:fill="D9D9D9"/>
            <w:noWrap/>
            <w:vAlign w:val="center"/>
            <w:hideMark/>
          </w:tcPr>
          <w:p w14:paraId="3C164CBE"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3E8ADBAE"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shd w:val="clear" w:color="000000" w:fill="D9D9D9"/>
            <w:noWrap/>
            <w:vAlign w:val="bottom"/>
            <w:hideMark/>
          </w:tcPr>
          <w:p w14:paraId="701A8710"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ETF Profile</w:t>
            </w:r>
          </w:p>
        </w:tc>
        <w:tc>
          <w:tcPr>
            <w:tcW w:w="1363" w:type="dxa"/>
            <w:tcBorders>
              <w:top w:val="nil"/>
              <w:left w:val="nil"/>
              <w:bottom w:val="single" w:sz="4" w:space="0" w:color="auto"/>
              <w:right w:val="single" w:sz="4" w:space="0" w:color="auto"/>
            </w:tcBorders>
            <w:shd w:val="clear" w:color="000000" w:fill="D9D9D9"/>
            <w:noWrap/>
            <w:vAlign w:val="bottom"/>
            <w:hideMark/>
          </w:tcPr>
          <w:p w14:paraId="44BC5D62"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SEKøre</w:t>
            </w:r>
            <w:proofErr w:type="spellEnd"/>
            <w:r w:rsidRPr="004274BA">
              <w:rPr>
                <w:rFonts w:ascii="Calibri" w:hAnsi="Calibri" w:cs="Calibri"/>
                <w:color w:val="000000"/>
                <w:sz w:val="22"/>
                <w:szCs w:val="22"/>
                <w:lang w:val="en-IN" w:eastAsia="en-IN"/>
              </w:rPr>
              <w:t>/</w:t>
            </w:r>
            <w:proofErr w:type="spellStart"/>
            <w:r w:rsidRPr="004274BA">
              <w:rPr>
                <w:rFonts w:ascii="Calibri" w:hAnsi="Calibri" w:cs="Calibri"/>
                <w:color w:val="000000"/>
                <w:sz w:val="22"/>
                <w:szCs w:val="22"/>
                <w:lang w:val="en-IN" w:eastAsia="en-IN"/>
              </w:rPr>
              <w:t>kWhn</w:t>
            </w:r>
            <w:proofErr w:type="spellEnd"/>
          </w:p>
        </w:tc>
        <w:tc>
          <w:tcPr>
            <w:tcW w:w="1268" w:type="dxa"/>
            <w:tcBorders>
              <w:top w:val="nil"/>
              <w:left w:val="nil"/>
              <w:bottom w:val="single" w:sz="4" w:space="0" w:color="auto"/>
              <w:right w:val="single" w:sz="4" w:space="0" w:color="auto"/>
            </w:tcBorders>
            <w:shd w:val="clear" w:color="000000" w:fill="D9D9D9"/>
            <w:noWrap/>
            <w:vAlign w:val="center"/>
            <w:hideMark/>
          </w:tcPr>
          <w:p w14:paraId="09575A16"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4274BA">
              <w:rPr>
                <w:rFonts w:ascii="Calibri" w:hAnsi="Calibri" w:cs="Calibri"/>
                <w:color w:val="FF0000"/>
                <w:lang w:val="en-IN" w:eastAsia="en-IN"/>
              </w:rPr>
              <w:t>X</w:t>
            </w:r>
          </w:p>
        </w:tc>
      </w:tr>
      <w:tr w:rsidR="004274BA" w:rsidRPr="004274BA" w14:paraId="2698EBA0" w14:textId="77777777" w:rsidTr="004274BA">
        <w:trPr>
          <w:trHeight w:val="300"/>
          <w:jc w:val="center"/>
        </w:trPr>
        <w:tc>
          <w:tcPr>
            <w:tcW w:w="832" w:type="dxa"/>
            <w:tcBorders>
              <w:top w:val="nil"/>
              <w:left w:val="single" w:sz="4" w:space="0" w:color="auto"/>
              <w:bottom w:val="single" w:sz="4" w:space="0" w:color="auto"/>
              <w:right w:val="single" w:sz="4" w:space="0" w:color="auto"/>
            </w:tcBorders>
            <w:shd w:val="clear" w:color="000000" w:fill="D9D9D9"/>
            <w:noWrap/>
            <w:vAlign w:val="bottom"/>
            <w:hideMark/>
          </w:tcPr>
          <w:p w14:paraId="4A9EE572"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1570051</w:t>
            </w:r>
          </w:p>
        </w:tc>
        <w:tc>
          <w:tcPr>
            <w:tcW w:w="1248" w:type="dxa"/>
            <w:tcBorders>
              <w:top w:val="nil"/>
              <w:left w:val="nil"/>
              <w:bottom w:val="single" w:sz="4" w:space="0" w:color="auto"/>
              <w:right w:val="single" w:sz="4" w:space="0" w:color="auto"/>
            </w:tcBorders>
            <w:shd w:val="clear" w:color="000000" w:fill="D9D9D9"/>
            <w:noWrap/>
            <w:vAlign w:val="bottom"/>
            <w:hideMark/>
          </w:tcPr>
          <w:p w14:paraId="4CD51490"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BalanceFee</w:t>
            </w:r>
            <w:proofErr w:type="spellEnd"/>
          </w:p>
        </w:tc>
        <w:tc>
          <w:tcPr>
            <w:tcW w:w="1155" w:type="dxa"/>
            <w:tcBorders>
              <w:top w:val="nil"/>
              <w:left w:val="nil"/>
              <w:bottom w:val="single" w:sz="4" w:space="0" w:color="auto"/>
              <w:right w:val="single" w:sz="4" w:space="0" w:color="auto"/>
            </w:tcBorders>
            <w:shd w:val="clear" w:color="000000" w:fill="D9D9D9"/>
            <w:noWrap/>
            <w:vAlign w:val="bottom"/>
            <w:hideMark/>
          </w:tcPr>
          <w:p w14:paraId="2582C376"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shd w:val="clear" w:color="000000" w:fill="D9D9D9"/>
            <w:noWrap/>
            <w:vAlign w:val="center"/>
            <w:hideMark/>
          </w:tcPr>
          <w:p w14:paraId="249155F8"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769BC53C"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shd w:val="clear" w:color="000000" w:fill="D9D9D9"/>
            <w:noWrap/>
            <w:vAlign w:val="bottom"/>
            <w:hideMark/>
          </w:tcPr>
          <w:p w14:paraId="50EA8D33"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Imbalance</w:t>
            </w:r>
          </w:p>
        </w:tc>
        <w:tc>
          <w:tcPr>
            <w:tcW w:w="1363" w:type="dxa"/>
            <w:tcBorders>
              <w:top w:val="nil"/>
              <w:left w:val="nil"/>
              <w:bottom w:val="single" w:sz="4" w:space="0" w:color="auto"/>
              <w:right w:val="single" w:sz="4" w:space="0" w:color="auto"/>
            </w:tcBorders>
            <w:shd w:val="clear" w:color="000000" w:fill="D9D9D9"/>
            <w:noWrap/>
            <w:vAlign w:val="bottom"/>
            <w:hideMark/>
          </w:tcPr>
          <w:p w14:paraId="5137C7DA"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SEKøre</w:t>
            </w:r>
            <w:proofErr w:type="spellEnd"/>
            <w:r w:rsidRPr="004274BA">
              <w:rPr>
                <w:rFonts w:ascii="Calibri" w:hAnsi="Calibri" w:cs="Calibri"/>
                <w:color w:val="000000"/>
                <w:sz w:val="22"/>
                <w:szCs w:val="22"/>
                <w:lang w:val="en-IN" w:eastAsia="en-IN"/>
              </w:rPr>
              <w:t>/</w:t>
            </w:r>
            <w:proofErr w:type="spellStart"/>
            <w:r w:rsidRPr="004274BA">
              <w:rPr>
                <w:rFonts w:ascii="Calibri" w:hAnsi="Calibri" w:cs="Calibri"/>
                <w:color w:val="000000"/>
                <w:sz w:val="22"/>
                <w:szCs w:val="22"/>
                <w:lang w:val="en-IN" w:eastAsia="en-IN"/>
              </w:rPr>
              <w:t>kWhn</w:t>
            </w:r>
            <w:proofErr w:type="spellEnd"/>
          </w:p>
        </w:tc>
        <w:tc>
          <w:tcPr>
            <w:tcW w:w="1268" w:type="dxa"/>
            <w:tcBorders>
              <w:top w:val="nil"/>
              <w:left w:val="nil"/>
              <w:bottom w:val="single" w:sz="4" w:space="0" w:color="auto"/>
              <w:right w:val="single" w:sz="4" w:space="0" w:color="auto"/>
            </w:tcBorders>
            <w:shd w:val="clear" w:color="000000" w:fill="D9D9D9"/>
            <w:noWrap/>
            <w:vAlign w:val="bottom"/>
            <w:hideMark/>
          </w:tcPr>
          <w:p w14:paraId="63FAC65E"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4274BA">
              <w:rPr>
                <w:rFonts w:ascii="Calibri" w:hAnsi="Calibri" w:cs="Calibri"/>
                <w:color w:val="FF0000"/>
                <w:lang w:val="en-IN" w:eastAsia="en-IN"/>
              </w:rPr>
              <w:t>X</w:t>
            </w:r>
          </w:p>
        </w:tc>
      </w:tr>
      <w:tr w:rsidR="004274BA" w:rsidRPr="004274BA" w14:paraId="24891F50" w14:textId="77777777" w:rsidTr="004274BA">
        <w:trPr>
          <w:trHeight w:val="300"/>
          <w:jc w:val="center"/>
        </w:trPr>
        <w:tc>
          <w:tcPr>
            <w:tcW w:w="832" w:type="dxa"/>
            <w:tcBorders>
              <w:top w:val="nil"/>
              <w:left w:val="single" w:sz="4" w:space="0" w:color="auto"/>
              <w:bottom w:val="single" w:sz="4" w:space="0" w:color="auto"/>
              <w:right w:val="single" w:sz="4" w:space="0" w:color="auto"/>
            </w:tcBorders>
            <w:shd w:val="clear" w:color="000000" w:fill="D9D9D9"/>
            <w:noWrap/>
            <w:vAlign w:val="bottom"/>
            <w:hideMark/>
          </w:tcPr>
          <w:p w14:paraId="53942D0B"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1608101</w:t>
            </w:r>
          </w:p>
        </w:tc>
        <w:tc>
          <w:tcPr>
            <w:tcW w:w="1248" w:type="dxa"/>
            <w:tcBorders>
              <w:top w:val="nil"/>
              <w:left w:val="nil"/>
              <w:bottom w:val="single" w:sz="4" w:space="0" w:color="auto"/>
              <w:right w:val="single" w:sz="4" w:space="0" w:color="auto"/>
            </w:tcBorders>
            <w:shd w:val="clear" w:color="000000" w:fill="D9D9D9"/>
            <w:noWrap/>
            <w:vAlign w:val="bottom"/>
            <w:hideMark/>
          </w:tcPr>
          <w:p w14:paraId="7690E99E"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CURRISKFEE</w:t>
            </w:r>
          </w:p>
        </w:tc>
        <w:tc>
          <w:tcPr>
            <w:tcW w:w="1155" w:type="dxa"/>
            <w:tcBorders>
              <w:top w:val="nil"/>
              <w:left w:val="nil"/>
              <w:bottom w:val="single" w:sz="4" w:space="0" w:color="auto"/>
              <w:right w:val="single" w:sz="4" w:space="0" w:color="auto"/>
            </w:tcBorders>
            <w:shd w:val="clear" w:color="000000" w:fill="D9D9D9"/>
            <w:noWrap/>
            <w:vAlign w:val="bottom"/>
            <w:hideMark/>
          </w:tcPr>
          <w:p w14:paraId="305F3E72"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shd w:val="clear" w:color="000000" w:fill="D9D9D9"/>
            <w:noWrap/>
            <w:vAlign w:val="center"/>
            <w:hideMark/>
          </w:tcPr>
          <w:p w14:paraId="50EB728E"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739694F0"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shd w:val="clear" w:color="000000" w:fill="D9D9D9"/>
            <w:noWrap/>
            <w:vAlign w:val="bottom"/>
            <w:hideMark/>
          </w:tcPr>
          <w:p w14:paraId="72DCB5D8"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Currency ETF</w:t>
            </w:r>
          </w:p>
        </w:tc>
        <w:tc>
          <w:tcPr>
            <w:tcW w:w="1363" w:type="dxa"/>
            <w:tcBorders>
              <w:top w:val="nil"/>
              <w:left w:val="nil"/>
              <w:bottom w:val="single" w:sz="4" w:space="0" w:color="auto"/>
              <w:right w:val="single" w:sz="4" w:space="0" w:color="auto"/>
            </w:tcBorders>
            <w:shd w:val="clear" w:color="000000" w:fill="D9D9D9"/>
            <w:noWrap/>
            <w:vAlign w:val="bottom"/>
            <w:hideMark/>
          </w:tcPr>
          <w:p w14:paraId="183906A6"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SEKøre</w:t>
            </w:r>
            <w:proofErr w:type="spellEnd"/>
            <w:r w:rsidRPr="004274BA">
              <w:rPr>
                <w:rFonts w:ascii="Calibri" w:hAnsi="Calibri" w:cs="Calibri"/>
                <w:color w:val="000000"/>
                <w:sz w:val="22"/>
                <w:szCs w:val="22"/>
                <w:lang w:val="en-IN" w:eastAsia="en-IN"/>
              </w:rPr>
              <w:t>/</w:t>
            </w:r>
            <w:proofErr w:type="spellStart"/>
            <w:r w:rsidRPr="004274BA">
              <w:rPr>
                <w:rFonts w:ascii="Calibri" w:hAnsi="Calibri" w:cs="Calibri"/>
                <w:color w:val="000000"/>
                <w:sz w:val="22"/>
                <w:szCs w:val="22"/>
                <w:lang w:val="en-IN" w:eastAsia="en-IN"/>
              </w:rPr>
              <w:t>kWhn</w:t>
            </w:r>
            <w:proofErr w:type="spellEnd"/>
          </w:p>
        </w:tc>
        <w:tc>
          <w:tcPr>
            <w:tcW w:w="1268" w:type="dxa"/>
            <w:tcBorders>
              <w:top w:val="nil"/>
              <w:left w:val="nil"/>
              <w:bottom w:val="single" w:sz="4" w:space="0" w:color="auto"/>
              <w:right w:val="single" w:sz="4" w:space="0" w:color="auto"/>
            </w:tcBorders>
            <w:shd w:val="clear" w:color="000000" w:fill="D9D9D9"/>
            <w:noWrap/>
            <w:vAlign w:val="bottom"/>
            <w:hideMark/>
          </w:tcPr>
          <w:p w14:paraId="5EC0C66D"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4274BA">
              <w:rPr>
                <w:rFonts w:ascii="Calibri" w:hAnsi="Calibri" w:cs="Calibri"/>
                <w:color w:val="FF0000"/>
                <w:lang w:val="en-IN" w:eastAsia="en-IN"/>
              </w:rPr>
              <w:t>X</w:t>
            </w:r>
          </w:p>
        </w:tc>
      </w:tr>
      <w:tr w:rsidR="004274BA" w:rsidRPr="004274BA" w14:paraId="39F20E6E" w14:textId="77777777" w:rsidTr="004274BA">
        <w:trPr>
          <w:trHeight w:val="300"/>
          <w:jc w:val="center"/>
        </w:trPr>
        <w:tc>
          <w:tcPr>
            <w:tcW w:w="832" w:type="dxa"/>
            <w:tcBorders>
              <w:top w:val="nil"/>
              <w:left w:val="single" w:sz="4" w:space="0" w:color="auto"/>
              <w:bottom w:val="single" w:sz="4" w:space="0" w:color="auto"/>
              <w:right w:val="single" w:sz="4" w:space="0" w:color="auto"/>
            </w:tcBorders>
            <w:shd w:val="clear" w:color="000000" w:fill="D9D9D9"/>
            <w:noWrap/>
            <w:vAlign w:val="center"/>
            <w:hideMark/>
          </w:tcPr>
          <w:p w14:paraId="3B830020"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lang w:val="en-IN" w:eastAsia="en-IN"/>
              </w:rPr>
            </w:pPr>
            <w:r w:rsidRPr="004274BA">
              <w:rPr>
                <w:rFonts w:ascii="Calibri" w:hAnsi="Calibri" w:cs="Calibri"/>
                <w:color w:val="000000"/>
                <w:lang w:val="en-IN" w:eastAsia="en-IN"/>
              </w:rPr>
              <w:t>1570771</w:t>
            </w:r>
          </w:p>
        </w:tc>
        <w:tc>
          <w:tcPr>
            <w:tcW w:w="1248" w:type="dxa"/>
            <w:tcBorders>
              <w:top w:val="nil"/>
              <w:left w:val="nil"/>
              <w:bottom w:val="single" w:sz="4" w:space="0" w:color="auto"/>
              <w:right w:val="single" w:sz="4" w:space="0" w:color="auto"/>
            </w:tcBorders>
            <w:shd w:val="clear" w:color="000000" w:fill="D9D9D9"/>
            <w:noWrap/>
            <w:vAlign w:val="center"/>
            <w:hideMark/>
          </w:tcPr>
          <w:p w14:paraId="2BA8B114"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lang w:val="en-IN" w:eastAsia="en-IN"/>
              </w:rPr>
            </w:pPr>
            <w:r w:rsidRPr="004274BA">
              <w:rPr>
                <w:rFonts w:ascii="Calibri" w:hAnsi="Calibri" w:cs="Calibri"/>
                <w:color w:val="000000"/>
                <w:lang w:val="en-IN" w:eastAsia="en-IN"/>
              </w:rPr>
              <w:t>Set</w:t>
            </w:r>
          </w:p>
        </w:tc>
        <w:tc>
          <w:tcPr>
            <w:tcW w:w="1155" w:type="dxa"/>
            <w:tcBorders>
              <w:top w:val="nil"/>
              <w:left w:val="nil"/>
              <w:bottom w:val="single" w:sz="4" w:space="0" w:color="auto"/>
              <w:right w:val="single" w:sz="4" w:space="0" w:color="auto"/>
            </w:tcBorders>
            <w:shd w:val="clear" w:color="000000" w:fill="D9D9D9"/>
            <w:noWrap/>
            <w:vAlign w:val="center"/>
            <w:hideMark/>
          </w:tcPr>
          <w:p w14:paraId="019E23DC"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lang w:val="en-IN" w:eastAsia="en-IN"/>
              </w:rPr>
            </w:pPr>
            <w:r w:rsidRPr="004274BA">
              <w:rPr>
                <w:rFonts w:ascii="Calibri" w:hAnsi="Calibri" w:cs="Calibri"/>
                <w:color w:val="000000"/>
                <w:lang w:val="en-IN" w:eastAsia="en-IN"/>
              </w:rPr>
              <w:t>DY</w:t>
            </w:r>
          </w:p>
        </w:tc>
        <w:tc>
          <w:tcPr>
            <w:tcW w:w="908" w:type="dxa"/>
            <w:tcBorders>
              <w:top w:val="nil"/>
              <w:left w:val="nil"/>
              <w:bottom w:val="single" w:sz="4" w:space="0" w:color="auto"/>
              <w:right w:val="single" w:sz="4" w:space="0" w:color="auto"/>
            </w:tcBorders>
            <w:shd w:val="clear" w:color="000000" w:fill="D9D9D9"/>
            <w:noWrap/>
            <w:vAlign w:val="center"/>
            <w:hideMark/>
          </w:tcPr>
          <w:p w14:paraId="2AD26F5D"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6606FE5A"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shd w:val="clear" w:color="000000" w:fill="D9D9D9"/>
            <w:noWrap/>
            <w:vAlign w:val="bottom"/>
            <w:hideMark/>
          </w:tcPr>
          <w:p w14:paraId="3558B78C"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sample ETF daily</w:t>
            </w:r>
          </w:p>
        </w:tc>
        <w:tc>
          <w:tcPr>
            <w:tcW w:w="1363" w:type="dxa"/>
            <w:tcBorders>
              <w:top w:val="nil"/>
              <w:left w:val="nil"/>
              <w:bottom w:val="single" w:sz="4" w:space="0" w:color="auto"/>
              <w:right w:val="single" w:sz="4" w:space="0" w:color="auto"/>
            </w:tcBorders>
            <w:shd w:val="clear" w:color="000000" w:fill="D9D9D9"/>
            <w:noWrap/>
            <w:vAlign w:val="bottom"/>
            <w:hideMark/>
          </w:tcPr>
          <w:p w14:paraId="278646C9"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SEKøre</w:t>
            </w:r>
            <w:proofErr w:type="spellEnd"/>
            <w:r w:rsidRPr="004274BA">
              <w:rPr>
                <w:rFonts w:ascii="Calibri" w:hAnsi="Calibri" w:cs="Calibri"/>
                <w:color w:val="000000"/>
                <w:sz w:val="22"/>
                <w:szCs w:val="22"/>
                <w:lang w:val="en-IN" w:eastAsia="en-IN"/>
              </w:rPr>
              <w:t>/</w:t>
            </w:r>
            <w:proofErr w:type="spellStart"/>
            <w:r w:rsidRPr="004274BA">
              <w:rPr>
                <w:rFonts w:ascii="Calibri" w:hAnsi="Calibri" w:cs="Calibri"/>
                <w:color w:val="000000"/>
                <w:sz w:val="22"/>
                <w:szCs w:val="22"/>
                <w:lang w:val="en-IN" w:eastAsia="en-IN"/>
              </w:rPr>
              <w:t>kWhn</w:t>
            </w:r>
            <w:proofErr w:type="spellEnd"/>
          </w:p>
        </w:tc>
        <w:tc>
          <w:tcPr>
            <w:tcW w:w="1268" w:type="dxa"/>
            <w:tcBorders>
              <w:top w:val="nil"/>
              <w:left w:val="nil"/>
              <w:bottom w:val="single" w:sz="4" w:space="0" w:color="auto"/>
              <w:right w:val="single" w:sz="4" w:space="0" w:color="auto"/>
            </w:tcBorders>
            <w:shd w:val="clear" w:color="000000" w:fill="D9D9D9"/>
            <w:noWrap/>
            <w:vAlign w:val="bottom"/>
            <w:hideMark/>
          </w:tcPr>
          <w:p w14:paraId="65564716"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4274BA">
              <w:rPr>
                <w:rFonts w:ascii="Calibri" w:hAnsi="Calibri" w:cs="Calibri"/>
                <w:color w:val="FF0000"/>
                <w:lang w:val="en-IN" w:eastAsia="en-IN"/>
              </w:rPr>
              <w:t>X</w:t>
            </w:r>
          </w:p>
        </w:tc>
      </w:tr>
      <w:tr w:rsidR="004274BA" w:rsidRPr="004274BA" w14:paraId="2949C7C8" w14:textId="77777777" w:rsidTr="004274BA">
        <w:trPr>
          <w:trHeight w:val="300"/>
          <w:jc w:val="center"/>
        </w:trPr>
        <w:tc>
          <w:tcPr>
            <w:tcW w:w="832" w:type="dxa"/>
            <w:tcBorders>
              <w:top w:val="nil"/>
              <w:left w:val="single" w:sz="4" w:space="0" w:color="auto"/>
              <w:bottom w:val="single" w:sz="4" w:space="0" w:color="auto"/>
              <w:right w:val="single" w:sz="4" w:space="0" w:color="auto"/>
            </w:tcBorders>
            <w:shd w:val="clear" w:color="000000" w:fill="D9D9D9"/>
            <w:noWrap/>
            <w:vAlign w:val="center"/>
            <w:hideMark/>
          </w:tcPr>
          <w:p w14:paraId="162059F8"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lang w:val="en-IN" w:eastAsia="en-IN"/>
              </w:rPr>
            </w:pPr>
            <w:r w:rsidRPr="004274BA">
              <w:rPr>
                <w:rFonts w:ascii="Calibri" w:hAnsi="Calibri" w:cs="Calibri"/>
                <w:color w:val="000000"/>
                <w:lang w:val="en-IN" w:eastAsia="en-IN"/>
              </w:rPr>
              <w:t>1570791</w:t>
            </w:r>
          </w:p>
        </w:tc>
        <w:tc>
          <w:tcPr>
            <w:tcW w:w="1248" w:type="dxa"/>
            <w:tcBorders>
              <w:top w:val="nil"/>
              <w:left w:val="nil"/>
              <w:bottom w:val="single" w:sz="4" w:space="0" w:color="auto"/>
              <w:right w:val="single" w:sz="4" w:space="0" w:color="auto"/>
            </w:tcBorders>
            <w:shd w:val="clear" w:color="000000" w:fill="D9D9D9"/>
            <w:noWrap/>
            <w:vAlign w:val="center"/>
            <w:hideMark/>
          </w:tcPr>
          <w:p w14:paraId="722847EC"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lang w:val="en-IN" w:eastAsia="en-IN"/>
              </w:rPr>
            </w:pPr>
            <w:r w:rsidRPr="004274BA">
              <w:rPr>
                <w:rFonts w:ascii="Calibri" w:hAnsi="Calibri" w:cs="Calibri"/>
                <w:color w:val="000000"/>
                <w:lang w:val="en-IN" w:eastAsia="en-IN"/>
              </w:rPr>
              <w:t>Set</w:t>
            </w:r>
          </w:p>
        </w:tc>
        <w:tc>
          <w:tcPr>
            <w:tcW w:w="1155" w:type="dxa"/>
            <w:tcBorders>
              <w:top w:val="nil"/>
              <w:left w:val="nil"/>
              <w:bottom w:val="single" w:sz="4" w:space="0" w:color="auto"/>
              <w:right w:val="single" w:sz="4" w:space="0" w:color="auto"/>
            </w:tcBorders>
            <w:shd w:val="clear" w:color="000000" w:fill="D9D9D9"/>
            <w:noWrap/>
            <w:vAlign w:val="center"/>
            <w:hideMark/>
          </w:tcPr>
          <w:p w14:paraId="0E5C17DB"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lang w:val="en-IN" w:eastAsia="en-IN"/>
              </w:rPr>
            </w:pPr>
            <w:r w:rsidRPr="004274BA">
              <w:rPr>
                <w:rFonts w:ascii="Calibri" w:hAnsi="Calibri" w:cs="Calibri"/>
                <w:color w:val="000000"/>
                <w:lang w:val="en-IN" w:eastAsia="en-IN"/>
              </w:rPr>
              <w:t>MO</w:t>
            </w:r>
          </w:p>
        </w:tc>
        <w:tc>
          <w:tcPr>
            <w:tcW w:w="908" w:type="dxa"/>
            <w:tcBorders>
              <w:top w:val="nil"/>
              <w:left w:val="nil"/>
              <w:bottom w:val="single" w:sz="4" w:space="0" w:color="auto"/>
              <w:right w:val="single" w:sz="4" w:space="0" w:color="auto"/>
            </w:tcBorders>
            <w:shd w:val="clear" w:color="000000" w:fill="D9D9D9"/>
            <w:noWrap/>
            <w:vAlign w:val="center"/>
            <w:hideMark/>
          </w:tcPr>
          <w:p w14:paraId="7E0BEE6B"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4274B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2AC6721D"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shd w:val="clear" w:color="000000" w:fill="D9D9D9"/>
            <w:noWrap/>
            <w:vAlign w:val="bottom"/>
            <w:hideMark/>
          </w:tcPr>
          <w:p w14:paraId="1A14841A"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4274BA">
              <w:rPr>
                <w:rFonts w:ascii="Calibri" w:hAnsi="Calibri" w:cs="Calibri"/>
                <w:color w:val="000000"/>
                <w:sz w:val="22"/>
                <w:szCs w:val="22"/>
                <w:lang w:val="en-IN" w:eastAsia="en-IN"/>
              </w:rPr>
              <w:t>Price sample ETF monthly</w:t>
            </w:r>
          </w:p>
        </w:tc>
        <w:tc>
          <w:tcPr>
            <w:tcW w:w="1363" w:type="dxa"/>
            <w:tcBorders>
              <w:top w:val="nil"/>
              <w:left w:val="nil"/>
              <w:bottom w:val="single" w:sz="4" w:space="0" w:color="auto"/>
              <w:right w:val="single" w:sz="4" w:space="0" w:color="auto"/>
            </w:tcBorders>
            <w:shd w:val="clear" w:color="000000" w:fill="D9D9D9"/>
            <w:noWrap/>
            <w:vAlign w:val="bottom"/>
            <w:hideMark/>
          </w:tcPr>
          <w:p w14:paraId="201C8A73" w14:textId="77777777" w:rsidR="004274BA" w:rsidRPr="004274BA" w:rsidRDefault="004274BA" w:rsidP="004274B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4274BA">
              <w:rPr>
                <w:rFonts w:ascii="Calibri" w:hAnsi="Calibri" w:cs="Calibri"/>
                <w:color w:val="000000"/>
                <w:sz w:val="22"/>
                <w:szCs w:val="22"/>
                <w:lang w:val="en-IN" w:eastAsia="en-IN"/>
              </w:rPr>
              <w:t>SEKøre</w:t>
            </w:r>
            <w:proofErr w:type="spellEnd"/>
            <w:r w:rsidRPr="004274BA">
              <w:rPr>
                <w:rFonts w:ascii="Calibri" w:hAnsi="Calibri" w:cs="Calibri"/>
                <w:color w:val="000000"/>
                <w:sz w:val="22"/>
                <w:szCs w:val="22"/>
                <w:lang w:val="en-IN" w:eastAsia="en-IN"/>
              </w:rPr>
              <w:t>/</w:t>
            </w:r>
            <w:proofErr w:type="spellStart"/>
            <w:r w:rsidRPr="004274BA">
              <w:rPr>
                <w:rFonts w:ascii="Calibri" w:hAnsi="Calibri" w:cs="Calibri"/>
                <w:color w:val="000000"/>
                <w:sz w:val="22"/>
                <w:szCs w:val="22"/>
                <w:lang w:val="en-IN" w:eastAsia="en-IN"/>
              </w:rPr>
              <w:t>kWhn</w:t>
            </w:r>
            <w:proofErr w:type="spellEnd"/>
          </w:p>
        </w:tc>
        <w:tc>
          <w:tcPr>
            <w:tcW w:w="1268" w:type="dxa"/>
            <w:tcBorders>
              <w:top w:val="nil"/>
              <w:left w:val="nil"/>
              <w:bottom w:val="single" w:sz="4" w:space="0" w:color="auto"/>
              <w:right w:val="single" w:sz="4" w:space="0" w:color="auto"/>
            </w:tcBorders>
            <w:shd w:val="clear" w:color="000000" w:fill="D9D9D9"/>
            <w:noWrap/>
            <w:vAlign w:val="bottom"/>
            <w:hideMark/>
          </w:tcPr>
          <w:p w14:paraId="01F82FAE" w14:textId="77777777" w:rsidR="004274BA" w:rsidRPr="004274BA" w:rsidRDefault="004274BA" w:rsidP="004274B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4274BA">
              <w:rPr>
                <w:rFonts w:ascii="Calibri" w:hAnsi="Calibri" w:cs="Calibri"/>
                <w:color w:val="FF0000"/>
                <w:lang w:val="en-IN" w:eastAsia="en-IN"/>
              </w:rPr>
              <w:t>X</w:t>
            </w:r>
          </w:p>
        </w:tc>
      </w:tr>
    </w:tbl>
    <w:p w14:paraId="1A6D9982" w14:textId="77777777" w:rsidR="00AB3743" w:rsidRDefault="00AB3743" w:rsidP="004470F3">
      <w:pPr>
        <w:ind w:left="0"/>
        <w:rPr>
          <w:b/>
          <w:bCs/>
        </w:rPr>
      </w:pPr>
    </w:p>
    <w:p w14:paraId="0DE1760B" w14:textId="77777777" w:rsidR="00550B94" w:rsidRDefault="00550B94" w:rsidP="004470F3">
      <w:pPr>
        <w:ind w:left="0"/>
        <w:rPr>
          <w:b/>
          <w:bCs/>
        </w:rPr>
      </w:pPr>
    </w:p>
    <w:p w14:paraId="2AA474D6" w14:textId="4D59ECE2" w:rsidR="001474CD" w:rsidRDefault="00550B94" w:rsidP="004470F3">
      <w:pPr>
        <w:ind w:left="0"/>
        <w:rPr>
          <w:b/>
          <w:bCs/>
        </w:rPr>
      </w:pPr>
      <w:r w:rsidRPr="00550B94">
        <w:rPr>
          <w:b/>
          <w:bCs/>
        </w:rPr>
        <w:t xml:space="preserve">ETF </w:t>
      </w:r>
      <w:proofErr w:type="spellStart"/>
      <w:r w:rsidRPr="00550B94">
        <w:rPr>
          <w:b/>
          <w:bCs/>
        </w:rPr>
        <w:t>Månedspris</w:t>
      </w:r>
      <w:proofErr w:type="spellEnd"/>
    </w:p>
    <w:p w14:paraId="4BB02785" w14:textId="77777777" w:rsidR="004274BA" w:rsidRDefault="004274BA" w:rsidP="004470F3">
      <w:pPr>
        <w:ind w:left="0"/>
        <w:rPr>
          <w:b/>
          <w:bCs/>
        </w:rPr>
      </w:pPr>
    </w:p>
    <w:tbl>
      <w:tblPr>
        <w:tblW w:w="10880" w:type="dxa"/>
        <w:jc w:val="center"/>
        <w:tblLook w:val="04A0" w:firstRow="1" w:lastRow="0" w:firstColumn="1" w:lastColumn="0" w:noHBand="0" w:noVBand="1"/>
      </w:tblPr>
      <w:tblGrid>
        <w:gridCol w:w="997"/>
        <w:gridCol w:w="1352"/>
        <w:gridCol w:w="1118"/>
        <w:gridCol w:w="1012"/>
        <w:gridCol w:w="1388"/>
        <w:gridCol w:w="2698"/>
        <w:gridCol w:w="1454"/>
        <w:gridCol w:w="1388"/>
      </w:tblGrid>
      <w:tr w:rsidR="00550B94" w:rsidRPr="00550B94" w14:paraId="7DF9059D" w14:textId="77777777" w:rsidTr="00550B94">
        <w:trPr>
          <w:trHeight w:val="630"/>
          <w:jc w:val="center"/>
        </w:trPr>
        <w:tc>
          <w:tcPr>
            <w:tcW w:w="829"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7B5B628"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ID</w:t>
            </w:r>
          </w:p>
        </w:tc>
        <w:tc>
          <w:tcPr>
            <w:tcW w:w="1242" w:type="dxa"/>
            <w:tcBorders>
              <w:top w:val="single" w:sz="4" w:space="0" w:color="auto"/>
              <w:left w:val="nil"/>
              <w:bottom w:val="single" w:sz="4" w:space="0" w:color="auto"/>
              <w:right w:val="single" w:sz="4" w:space="0" w:color="auto"/>
            </w:tcBorders>
            <w:shd w:val="clear" w:color="000000" w:fill="BDD7EE"/>
            <w:vAlign w:val="center"/>
            <w:hideMark/>
          </w:tcPr>
          <w:p w14:paraId="6119D507"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Value type</w:t>
            </w:r>
          </w:p>
        </w:tc>
        <w:tc>
          <w:tcPr>
            <w:tcW w:w="1118" w:type="dxa"/>
            <w:tcBorders>
              <w:top w:val="single" w:sz="4" w:space="0" w:color="auto"/>
              <w:left w:val="nil"/>
              <w:bottom w:val="single" w:sz="4" w:space="0" w:color="auto"/>
              <w:right w:val="single" w:sz="4" w:space="0" w:color="auto"/>
            </w:tcBorders>
            <w:shd w:val="clear" w:color="000000" w:fill="BDD7EE"/>
            <w:vAlign w:val="center"/>
            <w:hideMark/>
          </w:tcPr>
          <w:p w14:paraId="370E5CBA"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Period Type</w:t>
            </w:r>
          </w:p>
        </w:tc>
        <w:tc>
          <w:tcPr>
            <w:tcW w:w="902" w:type="dxa"/>
            <w:tcBorders>
              <w:top w:val="single" w:sz="4" w:space="0" w:color="auto"/>
              <w:left w:val="nil"/>
              <w:bottom w:val="single" w:sz="4" w:space="0" w:color="auto"/>
              <w:right w:val="single" w:sz="4" w:space="0" w:color="auto"/>
            </w:tcBorders>
            <w:shd w:val="clear" w:color="000000" w:fill="BDD7EE"/>
            <w:vAlign w:val="center"/>
            <w:hideMark/>
          </w:tcPr>
          <w:p w14:paraId="3D082B67"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Country</w:t>
            </w:r>
          </w:p>
        </w:tc>
        <w:tc>
          <w:tcPr>
            <w:tcW w:w="1388" w:type="dxa"/>
            <w:tcBorders>
              <w:top w:val="single" w:sz="4" w:space="0" w:color="auto"/>
              <w:left w:val="nil"/>
              <w:bottom w:val="single" w:sz="4" w:space="0" w:color="auto"/>
              <w:right w:val="single" w:sz="4" w:space="0" w:color="auto"/>
            </w:tcBorders>
            <w:shd w:val="clear" w:color="000000" w:fill="BDD7EE"/>
            <w:vAlign w:val="center"/>
            <w:hideMark/>
          </w:tcPr>
          <w:p w14:paraId="7D75F478"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Type</w:t>
            </w:r>
          </w:p>
        </w:tc>
        <w:tc>
          <w:tcPr>
            <w:tcW w:w="2698" w:type="dxa"/>
            <w:tcBorders>
              <w:top w:val="single" w:sz="4" w:space="0" w:color="auto"/>
              <w:left w:val="nil"/>
              <w:bottom w:val="single" w:sz="4" w:space="0" w:color="auto"/>
              <w:right w:val="single" w:sz="4" w:space="0" w:color="auto"/>
            </w:tcBorders>
            <w:shd w:val="clear" w:color="000000" w:fill="BDD7EE"/>
            <w:vAlign w:val="center"/>
            <w:hideMark/>
          </w:tcPr>
          <w:p w14:paraId="31308892"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Name (tool)</w:t>
            </w:r>
          </w:p>
        </w:tc>
        <w:tc>
          <w:tcPr>
            <w:tcW w:w="1356" w:type="dxa"/>
            <w:tcBorders>
              <w:top w:val="single" w:sz="4" w:space="0" w:color="auto"/>
              <w:left w:val="nil"/>
              <w:bottom w:val="single" w:sz="4" w:space="0" w:color="auto"/>
              <w:right w:val="single" w:sz="4" w:space="0" w:color="auto"/>
            </w:tcBorders>
            <w:shd w:val="clear" w:color="000000" w:fill="BDD7EE"/>
            <w:vAlign w:val="center"/>
            <w:hideMark/>
          </w:tcPr>
          <w:p w14:paraId="2DF40EF3"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 xml:space="preserve">Unit </w:t>
            </w:r>
          </w:p>
        </w:tc>
        <w:tc>
          <w:tcPr>
            <w:tcW w:w="1347" w:type="dxa"/>
            <w:tcBorders>
              <w:top w:val="single" w:sz="4" w:space="0" w:color="auto"/>
              <w:left w:val="nil"/>
              <w:bottom w:val="single" w:sz="4" w:space="0" w:color="auto"/>
              <w:right w:val="single" w:sz="4" w:space="0" w:color="auto"/>
            </w:tcBorders>
            <w:shd w:val="clear" w:color="000000" w:fill="BDD7EE"/>
            <w:vAlign w:val="center"/>
            <w:hideMark/>
          </w:tcPr>
          <w:p w14:paraId="06EE45D1"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550B94">
              <w:rPr>
                <w:rFonts w:ascii="Calibri" w:hAnsi="Calibri" w:cs="Calibri"/>
                <w:b/>
                <w:bCs/>
                <w:color w:val="000000"/>
                <w:sz w:val="24"/>
                <w:szCs w:val="24"/>
                <w:lang w:val="en-IN" w:eastAsia="en-IN"/>
              </w:rPr>
              <w:t xml:space="preserve">ETF </w:t>
            </w:r>
            <w:proofErr w:type="spellStart"/>
            <w:r w:rsidRPr="00550B94">
              <w:rPr>
                <w:rFonts w:ascii="Calibri" w:hAnsi="Calibri" w:cs="Calibri"/>
                <w:b/>
                <w:bCs/>
                <w:color w:val="000000"/>
                <w:sz w:val="24"/>
                <w:szCs w:val="24"/>
                <w:lang w:val="en-IN" w:eastAsia="en-IN"/>
              </w:rPr>
              <w:t>Månedspris</w:t>
            </w:r>
            <w:proofErr w:type="spellEnd"/>
          </w:p>
        </w:tc>
      </w:tr>
      <w:tr w:rsidR="00550B94" w:rsidRPr="00550B94" w14:paraId="6CCE2615" w14:textId="77777777" w:rsidTr="00550B94">
        <w:trPr>
          <w:trHeight w:val="300"/>
          <w:jc w:val="center"/>
        </w:trPr>
        <w:tc>
          <w:tcPr>
            <w:tcW w:w="829" w:type="dxa"/>
            <w:tcBorders>
              <w:top w:val="nil"/>
              <w:left w:val="single" w:sz="4" w:space="0" w:color="auto"/>
              <w:bottom w:val="single" w:sz="4" w:space="0" w:color="auto"/>
              <w:right w:val="single" w:sz="4" w:space="0" w:color="auto"/>
            </w:tcBorders>
            <w:noWrap/>
            <w:vAlign w:val="bottom"/>
            <w:hideMark/>
          </w:tcPr>
          <w:p w14:paraId="55595C0F"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1575441</w:t>
            </w:r>
          </w:p>
        </w:tc>
        <w:tc>
          <w:tcPr>
            <w:tcW w:w="1242" w:type="dxa"/>
            <w:tcBorders>
              <w:top w:val="nil"/>
              <w:left w:val="nil"/>
              <w:bottom w:val="single" w:sz="4" w:space="0" w:color="auto"/>
              <w:right w:val="single" w:sz="4" w:space="0" w:color="auto"/>
            </w:tcBorders>
            <w:noWrap/>
            <w:vAlign w:val="bottom"/>
            <w:hideMark/>
          </w:tcPr>
          <w:p w14:paraId="602D876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IndexFee</w:t>
            </w:r>
            <w:proofErr w:type="spellEnd"/>
          </w:p>
        </w:tc>
        <w:tc>
          <w:tcPr>
            <w:tcW w:w="1118" w:type="dxa"/>
            <w:tcBorders>
              <w:top w:val="nil"/>
              <w:left w:val="nil"/>
              <w:bottom w:val="single" w:sz="4" w:space="0" w:color="auto"/>
              <w:right w:val="single" w:sz="4" w:space="0" w:color="auto"/>
            </w:tcBorders>
            <w:noWrap/>
            <w:vAlign w:val="bottom"/>
            <w:hideMark/>
          </w:tcPr>
          <w:p w14:paraId="4DAFB5EF"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noWrap/>
            <w:vAlign w:val="center"/>
            <w:hideMark/>
          </w:tcPr>
          <w:p w14:paraId="68E36AE9"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DK</w:t>
            </w:r>
          </w:p>
        </w:tc>
        <w:tc>
          <w:tcPr>
            <w:tcW w:w="1388" w:type="dxa"/>
            <w:tcBorders>
              <w:top w:val="nil"/>
              <w:left w:val="nil"/>
              <w:bottom w:val="single" w:sz="4" w:space="0" w:color="auto"/>
              <w:right w:val="single" w:sz="4" w:space="0" w:color="auto"/>
            </w:tcBorders>
            <w:noWrap/>
            <w:vAlign w:val="bottom"/>
            <w:hideMark/>
          </w:tcPr>
          <w:p w14:paraId="77896BB8"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noWrap/>
            <w:vAlign w:val="bottom"/>
            <w:hideMark/>
          </w:tcPr>
          <w:p w14:paraId="6DF67471"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EFT index</w:t>
            </w:r>
          </w:p>
        </w:tc>
        <w:tc>
          <w:tcPr>
            <w:tcW w:w="1356" w:type="dxa"/>
            <w:tcBorders>
              <w:top w:val="nil"/>
              <w:left w:val="nil"/>
              <w:bottom w:val="single" w:sz="4" w:space="0" w:color="auto"/>
              <w:right w:val="single" w:sz="4" w:space="0" w:color="auto"/>
            </w:tcBorders>
            <w:noWrap/>
            <w:vAlign w:val="bottom"/>
            <w:hideMark/>
          </w:tcPr>
          <w:p w14:paraId="22DE03F8"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øre</w:t>
            </w:r>
            <w:proofErr w:type="spellEnd"/>
            <w:r w:rsidRPr="00550B94">
              <w:rPr>
                <w:rFonts w:ascii="Calibri" w:hAnsi="Calibri" w:cs="Calibri"/>
                <w:color w:val="000000"/>
                <w:sz w:val="22"/>
                <w:szCs w:val="22"/>
                <w:lang w:val="en-IN" w:eastAsia="en-IN"/>
              </w:rPr>
              <w:t>/m3</w:t>
            </w:r>
          </w:p>
        </w:tc>
        <w:tc>
          <w:tcPr>
            <w:tcW w:w="1347" w:type="dxa"/>
            <w:tcBorders>
              <w:top w:val="nil"/>
              <w:left w:val="nil"/>
              <w:bottom w:val="single" w:sz="4" w:space="0" w:color="auto"/>
              <w:right w:val="single" w:sz="4" w:space="0" w:color="auto"/>
            </w:tcBorders>
            <w:noWrap/>
            <w:vAlign w:val="center"/>
            <w:hideMark/>
          </w:tcPr>
          <w:p w14:paraId="3A4B10BE"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X</w:t>
            </w:r>
          </w:p>
        </w:tc>
      </w:tr>
      <w:tr w:rsidR="00550B94" w:rsidRPr="00550B94" w14:paraId="5391A23F" w14:textId="77777777" w:rsidTr="00550B94">
        <w:trPr>
          <w:trHeight w:val="300"/>
          <w:jc w:val="center"/>
        </w:trPr>
        <w:tc>
          <w:tcPr>
            <w:tcW w:w="829" w:type="dxa"/>
            <w:tcBorders>
              <w:top w:val="nil"/>
              <w:left w:val="single" w:sz="4" w:space="0" w:color="auto"/>
              <w:bottom w:val="single" w:sz="4" w:space="0" w:color="auto"/>
              <w:right w:val="single" w:sz="4" w:space="0" w:color="auto"/>
            </w:tcBorders>
            <w:noWrap/>
            <w:vAlign w:val="bottom"/>
            <w:hideMark/>
          </w:tcPr>
          <w:p w14:paraId="3B97E466"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1575441</w:t>
            </w:r>
          </w:p>
        </w:tc>
        <w:tc>
          <w:tcPr>
            <w:tcW w:w="1242" w:type="dxa"/>
            <w:tcBorders>
              <w:top w:val="nil"/>
              <w:left w:val="nil"/>
              <w:bottom w:val="single" w:sz="4" w:space="0" w:color="auto"/>
              <w:right w:val="single" w:sz="4" w:space="0" w:color="auto"/>
            </w:tcBorders>
            <w:noWrap/>
            <w:vAlign w:val="bottom"/>
            <w:hideMark/>
          </w:tcPr>
          <w:p w14:paraId="4D21DEC4"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ProfileFee</w:t>
            </w:r>
            <w:proofErr w:type="spellEnd"/>
          </w:p>
        </w:tc>
        <w:tc>
          <w:tcPr>
            <w:tcW w:w="1118" w:type="dxa"/>
            <w:tcBorders>
              <w:top w:val="nil"/>
              <w:left w:val="nil"/>
              <w:bottom w:val="single" w:sz="4" w:space="0" w:color="auto"/>
              <w:right w:val="single" w:sz="4" w:space="0" w:color="auto"/>
            </w:tcBorders>
            <w:noWrap/>
            <w:vAlign w:val="bottom"/>
            <w:hideMark/>
          </w:tcPr>
          <w:p w14:paraId="276BEA8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noWrap/>
            <w:vAlign w:val="center"/>
            <w:hideMark/>
          </w:tcPr>
          <w:p w14:paraId="721046E1"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DK</w:t>
            </w:r>
          </w:p>
        </w:tc>
        <w:tc>
          <w:tcPr>
            <w:tcW w:w="1388" w:type="dxa"/>
            <w:tcBorders>
              <w:top w:val="nil"/>
              <w:left w:val="nil"/>
              <w:bottom w:val="single" w:sz="4" w:space="0" w:color="auto"/>
              <w:right w:val="single" w:sz="4" w:space="0" w:color="auto"/>
            </w:tcBorders>
            <w:noWrap/>
            <w:vAlign w:val="bottom"/>
            <w:hideMark/>
          </w:tcPr>
          <w:p w14:paraId="757C14C7"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noWrap/>
            <w:vAlign w:val="bottom"/>
            <w:hideMark/>
          </w:tcPr>
          <w:p w14:paraId="34361DFD"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ETF Profile</w:t>
            </w:r>
          </w:p>
        </w:tc>
        <w:tc>
          <w:tcPr>
            <w:tcW w:w="1356" w:type="dxa"/>
            <w:tcBorders>
              <w:top w:val="nil"/>
              <w:left w:val="nil"/>
              <w:bottom w:val="single" w:sz="4" w:space="0" w:color="auto"/>
              <w:right w:val="single" w:sz="4" w:space="0" w:color="auto"/>
            </w:tcBorders>
            <w:noWrap/>
            <w:vAlign w:val="bottom"/>
            <w:hideMark/>
          </w:tcPr>
          <w:p w14:paraId="1B294AF4"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øre</w:t>
            </w:r>
            <w:proofErr w:type="spellEnd"/>
            <w:r w:rsidRPr="00550B94">
              <w:rPr>
                <w:rFonts w:ascii="Calibri" w:hAnsi="Calibri" w:cs="Calibri"/>
                <w:color w:val="000000"/>
                <w:sz w:val="22"/>
                <w:szCs w:val="22"/>
                <w:lang w:val="en-IN" w:eastAsia="en-IN"/>
              </w:rPr>
              <w:t>/m3</w:t>
            </w:r>
          </w:p>
        </w:tc>
        <w:tc>
          <w:tcPr>
            <w:tcW w:w="1347" w:type="dxa"/>
            <w:tcBorders>
              <w:top w:val="nil"/>
              <w:left w:val="nil"/>
              <w:bottom w:val="single" w:sz="4" w:space="0" w:color="auto"/>
              <w:right w:val="single" w:sz="4" w:space="0" w:color="auto"/>
            </w:tcBorders>
            <w:noWrap/>
            <w:vAlign w:val="center"/>
            <w:hideMark/>
          </w:tcPr>
          <w:p w14:paraId="1A2D3687"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X</w:t>
            </w:r>
          </w:p>
        </w:tc>
      </w:tr>
      <w:tr w:rsidR="00550B94" w:rsidRPr="00550B94" w14:paraId="17B479DC" w14:textId="77777777" w:rsidTr="00550B94">
        <w:trPr>
          <w:trHeight w:val="300"/>
          <w:jc w:val="center"/>
        </w:trPr>
        <w:tc>
          <w:tcPr>
            <w:tcW w:w="829" w:type="dxa"/>
            <w:tcBorders>
              <w:top w:val="nil"/>
              <w:left w:val="single" w:sz="4" w:space="0" w:color="auto"/>
              <w:bottom w:val="single" w:sz="4" w:space="0" w:color="auto"/>
              <w:right w:val="single" w:sz="4" w:space="0" w:color="auto"/>
            </w:tcBorders>
            <w:noWrap/>
            <w:vAlign w:val="bottom"/>
            <w:hideMark/>
          </w:tcPr>
          <w:p w14:paraId="150A367D"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1570041</w:t>
            </w:r>
          </w:p>
        </w:tc>
        <w:tc>
          <w:tcPr>
            <w:tcW w:w="1242" w:type="dxa"/>
            <w:tcBorders>
              <w:top w:val="nil"/>
              <w:left w:val="nil"/>
              <w:bottom w:val="single" w:sz="4" w:space="0" w:color="auto"/>
              <w:right w:val="single" w:sz="4" w:space="0" w:color="auto"/>
            </w:tcBorders>
            <w:noWrap/>
            <w:vAlign w:val="bottom"/>
            <w:hideMark/>
          </w:tcPr>
          <w:p w14:paraId="43D90698"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PaymentFee</w:t>
            </w:r>
            <w:proofErr w:type="spellEnd"/>
          </w:p>
        </w:tc>
        <w:tc>
          <w:tcPr>
            <w:tcW w:w="1118" w:type="dxa"/>
            <w:tcBorders>
              <w:top w:val="nil"/>
              <w:left w:val="nil"/>
              <w:bottom w:val="single" w:sz="4" w:space="0" w:color="auto"/>
              <w:right w:val="single" w:sz="4" w:space="0" w:color="auto"/>
            </w:tcBorders>
            <w:noWrap/>
            <w:vAlign w:val="bottom"/>
            <w:hideMark/>
          </w:tcPr>
          <w:p w14:paraId="77DEBCFF"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noWrap/>
            <w:vAlign w:val="center"/>
            <w:hideMark/>
          </w:tcPr>
          <w:p w14:paraId="3705834A"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DK</w:t>
            </w:r>
          </w:p>
        </w:tc>
        <w:tc>
          <w:tcPr>
            <w:tcW w:w="1388" w:type="dxa"/>
            <w:tcBorders>
              <w:top w:val="nil"/>
              <w:left w:val="nil"/>
              <w:bottom w:val="single" w:sz="4" w:space="0" w:color="auto"/>
              <w:right w:val="single" w:sz="4" w:space="0" w:color="auto"/>
            </w:tcBorders>
            <w:noWrap/>
            <w:vAlign w:val="bottom"/>
            <w:hideMark/>
          </w:tcPr>
          <w:p w14:paraId="698A8313"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noWrap/>
            <w:vAlign w:val="bottom"/>
            <w:hideMark/>
          </w:tcPr>
          <w:p w14:paraId="01D35DE7"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Payment fee</w:t>
            </w:r>
          </w:p>
        </w:tc>
        <w:tc>
          <w:tcPr>
            <w:tcW w:w="1356" w:type="dxa"/>
            <w:tcBorders>
              <w:top w:val="nil"/>
              <w:left w:val="nil"/>
              <w:bottom w:val="single" w:sz="4" w:space="0" w:color="auto"/>
              <w:right w:val="single" w:sz="4" w:space="0" w:color="auto"/>
            </w:tcBorders>
            <w:noWrap/>
            <w:vAlign w:val="bottom"/>
            <w:hideMark/>
          </w:tcPr>
          <w:p w14:paraId="24C60CE9"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øre</w:t>
            </w:r>
            <w:proofErr w:type="spellEnd"/>
            <w:r w:rsidRPr="00550B94">
              <w:rPr>
                <w:rFonts w:ascii="Calibri" w:hAnsi="Calibri" w:cs="Calibri"/>
                <w:color w:val="000000"/>
                <w:sz w:val="22"/>
                <w:szCs w:val="22"/>
                <w:lang w:val="en-IN" w:eastAsia="en-IN"/>
              </w:rPr>
              <w:t>/m3</w:t>
            </w:r>
          </w:p>
        </w:tc>
        <w:tc>
          <w:tcPr>
            <w:tcW w:w="1347" w:type="dxa"/>
            <w:tcBorders>
              <w:top w:val="nil"/>
              <w:left w:val="nil"/>
              <w:bottom w:val="single" w:sz="4" w:space="0" w:color="auto"/>
              <w:right w:val="single" w:sz="4" w:space="0" w:color="auto"/>
            </w:tcBorders>
            <w:noWrap/>
            <w:vAlign w:val="center"/>
            <w:hideMark/>
          </w:tcPr>
          <w:p w14:paraId="5CE9FDA5"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X</w:t>
            </w:r>
          </w:p>
        </w:tc>
      </w:tr>
      <w:tr w:rsidR="00550B94" w:rsidRPr="00550B94" w14:paraId="305A81F6" w14:textId="77777777" w:rsidTr="00550B94">
        <w:trPr>
          <w:trHeight w:val="300"/>
          <w:jc w:val="center"/>
        </w:trPr>
        <w:tc>
          <w:tcPr>
            <w:tcW w:w="829" w:type="dxa"/>
            <w:tcBorders>
              <w:top w:val="nil"/>
              <w:left w:val="single" w:sz="4" w:space="0" w:color="auto"/>
              <w:bottom w:val="single" w:sz="4" w:space="0" w:color="auto"/>
              <w:right w:val="single" w:sz="4" w:space="0" w:color="auto"/>
            </w:tcBorders>
            <w:noWrap/>
            <w:vAlign w:val="bottom"/>
            <w:hideMark/>
          </w:tcPr>
          <w:p w14:paraId="01B3BB60"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1575441</w:t>
            </w:r>
          </w:p>
        </w:tc>
        <w:tc>
          <w:tcPr>
            <w:tcW w:w="1242" w:type="dxa"/>
            <w:tcBorders>
              <w:top w:val="nil"/>
              <w:left w:val="nil"/>
              <w:bottom w:val="single" w:sz="4" w:space="0" w:color="auto"/>
              <w:right w:val="single" w:sz="4" w:space="0" w:color="auto"/>
            </w:tcBorders>
            <w:noWrap/>
            <w:vAlign w:val="bottom"/>
            <w:hideMark/>
          </w:tcPr>
          <w:p w14:paraId="67280C2B"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BalanceFee</w:t>
            </w:r>
            <w:proofErr w:type="spellEnd"/>
          </w:p>
        </w:tc>
        <w:tc>
          <w:tcPr>
            <w:tcW w:w="1118" w:type="dxa"/>
            <w:tcBorders>
              <w:top w:val="nil"/>
              <w:left w:val="nil"/>
              <w:bottom w:val="single" w:sz="4" w:space="0" w:color="auto"/>
              <w:right w:val="single" w:sz="4" w:space="0" w:color="auto"/>
            </w:tcBorders>
            <w:noWrap/>
            <w:vAlign w:val="bottom"/>
            <w:hideMark/>
          </w:tcPr>
          <w:p w14:paraId="0667B39B"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noWrap/>
            <w:vAlign w:val="center"/>
            <w:hideMark/>
          </w:tcPr>
          <w:p w14:paraId="5361ED97"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DK</w:t>
            </w:r>
          </w:p>
        </w:tc>
        <w:tc>
          <w:tcPr>
            <w:tcW w:w="1388" w:type="dxa"/>
            <w:tcBorders>
              <w:top w:val="nil"/>
              <w:left w:val="nil"/>
              <w:bottom w:val="single" w:sz="4" w:space="0" w:color="auto"/>
              <w:right w:val="single" w:sz="4" w:space="0" w:color="auto"/>
            </w:tcBorders>
            <w:noWrap/>
            <w:vAlign w:val="bottom"/>
            <w:hideMark/>
          </w:tcPr>
          <w:p w14:paraId="6EE4A11B"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noWrap/>
            <w:vAlign w:val="bottom"/>
            <w:hideMark/>
          </w:tcPr>
          <w:p w14:paraId="54056E30"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Imbalance</w:t>
            </w:r>
          </w:p>
        </w:tc>
        <w:tc>
          <w:tcPr>
            <w:tcW w:w="1356" w:type="dxa"/>
            <w:tcBorders>
              <w:top w:val="nil"/>
              <w:left w:val="nil"/>
              <w:bottom w:val="single" w:sz="4" w:space="0" w:color="auto"/>
              <w:right w:val="single" w:sz="4" w:space="0" w:color="auto"/>
            </w:tcBorders>
            <w:noWrap/>
            <w:vAlign w:val="bottom"/>
            <w:hideMark/>
          </w:tcPr>
          <w:p w14:paraId="6F60F82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øre</w:t>
            </w:r>
            <w:proofErr w:type="spellEnd"/>
            <w:r w:rsidRPr="00550B94">
              <w:rPr>
                <w:rFonts w:ascii="Calibri" w:hAnsi="Calibri" w:cs="Calibri"/>
                <w:color w:val="000000"/>
                <w:sz w:val="22"/>
                <w:szCs w:val="22"/>
                <w:lang w:val="en-IN" w:eastAsia="en-IN"/>
              </w:rPr>
              <w:t>/m3</w:t>
            </w:r>
          </w:p>
        </w:tc>
        <w:tc>
          <w:tcPr>
            <w:tcW w:w="1347" w:type="dxa"/>
            <w:tcBorders>
              <w:top w:val="nil"/>
              <w:left w:val="nil"/>
              <w:bottom w:val="single" w:sz="4" w:space="0" w:color="auto"/>
              <w:right w:val="single" w:sz="4" w:space="0" w:color="auto"/>
            </w:tcBorders>
            <w:noWrap/>
            <w:vAlign w:val="center"/>
            <w:hideMark/>
          </w:tcPr>
          <w:p w14:paraId="761C223D"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X</w:t>
            </w:r>
          </w:p>
        </w:tc>
      </w:tr>
      <w:tr w:rsidR="00550B94" w:rsidRPr="00550B94" w14:paraId="42F3CCE8" w14:textId="77777777" w:rsidTr="00550B94">
        <w:trPr>
          <w:trHeight w:val="300"/>
          <w:jc w:val="center"/>
        </w:trPr>
        <w:tc>
          <w:tcPr>
            <w:tcW w:w="829" w:type="dxa"/>
            <w:tcBorders>
              <w:top w:val="nil"/>
              <w:left w:val="single" w:sz="4" w:space="0" w:color="auto"/>
              <w:bottom w:val="single" w:sz="4" w:space="0" w:color="auto"/>
              <w:right w:val="single" w:sz="4" w:space="0" w:color="auto"/>
            </w:tcBorders>
            <w:noWrap/>
            <w:vAlign w:val="bottom"/>
            <w:hideMark/>
          </w:tcPr>
          <w:p w14:paraId="1B388154"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1570031</w:t>
            </w:r>
          </w:p>
        </w:tc>
        <w:tc>
          <w:tcPr>
            <w:tcW w:w="1242" w:type="dxa"/>
            <w:tcBorders>
              <w:top w:val="nil"/>
              <w:left w:val="nil"/>
              <w:bottom w:val="single" w:sz="4" w:space="0" w:color="auto"/>
              <w:right w:val="single" w:sz="4" w:space="0" w:color="auto"/>
            </w:tcBorders>
            <w:noWrap/>
            <w:vAlign w:val="bottom"/>
            <w:hideMark/>
          </w:tcPr>
          <w:p w14:paraId="61C62784"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TotalPrice</w:t>
            </w:r>
            <w:proofErr w:type="spellEnd"/>
          </w:p>
        </w:tc>
        <w:tc>
          <w:tcPr>
            <w:tcW w:w="1118" w:type="dxa"/>
            <w:tcBorders>
              <w:top w:val="nil"/>
              <w:left w:val="nil"/>
              <w:bottom w:val="single" w:sz="4" w:space="0" w:color="auto"/>
              <w:right w:val="single" w:sz="4" w:space="0" w:color="auto"/>
            </w:tcBorders>
            <w:noWrap/>
            <w:vAlign w:val="bottom"/>
            <w:hideMark/>
          </w:tcPr>
          <w:p w14:paraId="09E6CF0B"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MO</w:t>
            </w:r>
          </w:p>
        </w:tc>
        <w:tc>
          <w:tcPr>
            <w:tcW w:w="902" w:type="dxa"/>
            <w:tcBorders>
              <w:top w:val="nil"/>
              <w:left w:val="nil"/>
              <w:bottom w:val="single" w:sz="4" w:space="0" w:color="auto"/>
              <w:right w:val="single" w:sz="4" w:space="0" w:color="auto"/>
            </w:tcBorders>
            <w:noWrap/>
            <w:vAlign w:val="center"/>
            <w:hideMark/>
          </w:tcPr>
          <w:p w14:paraId="76A19589"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DK</w:t>
            </w:r>
          </w:p>
        </w:tc>
        <w:tc>
          <w:tcPr>
            <w:tcW w:w="1388" w:type="dxa"/>
            <w:tcBorders>
              <w:top w:val="nil"/>
              <w:left w:val="nil"/>
              <w:bottom w:val="single" w:sz="4" w:space="0" w:color="auto"/>
              <w:right w:val="single" w:sz="4" w:space="0" w:color="auto"/>
            </w:tcBorders>
            <w:noWrap/>
            <w:vAlign w:val="bottom"/>
            <w:hideMark/>
          </w:tcPr>
          <w:p w14:paraId="2FF29FFB"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Price example</w:t>
            </w:r>
          </w:p>
        </w:tc>
        <w:tc>
          <w:tcPr>
            <w:tcW w:w="2698" w:type="dxa"/>
            <w:tcBorders>
              <w:top w:val="nil"/>
              <w:left w:val="nil"/>
              <w:bottom w:val="single" w:sz="4" w:space="0" w:color="auto"/>
              <w:right w:val="single" w:sz="4" w:space="0" w:color="auto"/>
            </w:tcBorders>
            <w:noWrap/>
            <w:vAlign w:val="bottom"/>
            <w:hideMark/>
          </w:tcPr>
          <w:p w14:paraId="09F039BA" w14:textId="77777777" w:rsidR="00550B94" w:rsidRPr="00494210"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ETF AV med valuta (in Midas)</w:t>
            </w:r>
          </w:p>
        </w:tc>
        <w:tc>
          <w:tcPr>
            <w:tcW w:w="1356" w:type="dxa"/>
            <w:tcBorders>
              <w:top w:val="nil"/>
              <w:left w:val="nil"/>
              <w:bottom w:val="single" w:sz="4" w:space="0" w:color="auto"/>
              <w:right w:val="single" w:sz="4" w:space="0" w:color="auto"/>
            </w:tcBorders>
            <w:noWrap/>
            <w:vAlign w:val="bottom"/>
            <w:hideMark/>
          </w:tcPr>
          <w:p w14:paraId="5FE34A5E"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øre</w:t>
            </w:r>
            <w:proofErr w:type="spellEnd"/>
            <w:r w:rsidRPr="00550B94">
              <w:rPr>
                <w:rFonts w:ascii="Calibri" w:hAnsi="Calibri" w:cs="Calibri"/>
                <w:color w:val="000000"/>
                <w:sz w:val="22"/>
                <w:szCs w:val="22"/>
                <w:lang w:val="en-IN" w:eastAsia="en-IN"/>
              </w:rPr>
              <w:t>/m3</w:t>
            </w:r>
          </w:p>
        </w:tc>
        <w:tc>
          <w:tcPr>
            <w:tcW w:w="1347" w:type="dxa"/>
            <w:tcBorders>
              <w:top w:val="nil"/>
              <w:left w:val="nil"/>
              <w:bottom w:val="single" w:sz="4" w:space="0" w:color="auto"/>
              <w:right w:val="single" w:sz="4" w:space="0" w:color="auto"/>
            </w:tcBorders>
            <w:noWrap/>
            <w:vAlign w:val="center"/>
            <w:hideMark/>
          </w:tcPr>
          <w:p w14:paraId="2DA8E206"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X</w:t>
            </w:r>
          </w:p>
        </w:tc>
      </w:tr>
      <w:tr w:rsidR="00550B94" w:rsidRPr="00550B94" w14:paraId="245BD9CB" w14:textId="77777777" w:rsidTr="00550B94">
        <w:trPr>
          <w:trHeight w:val="300"/>
          <w:jc w:val="center"/>
        </w:trPr>
        <w:tc>
          <w:tcPr>
            <w:tcW w:w="829" w:type="dxa"/>
            <w:tcBorders>
              <w:top w:val="nil"/>
              <w:left w:val="single" w:sz="4" w:space="0" w:color="auto"/>
              <w:bottom w:val="single" w:sz="4" w:space="0" w:color="auto"/>
              <w:right w:val="single" w:sz="4" w:space="0" w:color="auto"/>
            </w:tcBorders>
            <w:noWrap/>
            <w:vAlign w:val="bottom"/>
            <w:hideMark/>
          </w:tcPr>
          <w:p w14:paraId="1E08BA1F"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lastRenderedPageBreak/>
              <w:t>1570031</w:t>
            </w:r>
          </w:p>
        </w:tc>
        <w:tc>
          <w:tcPr>
            <w:tcW w:w="1242" w:type="dxa"/>
            <w:tcBorders>
              <w:top w:val="nil"/>
              <w:left w:val="nil"/>
              <w:bottom w:val="single" w:sz="4" w:space="0" w:color="auto"/>
              <w:right w:val="single" w:sz="4" w:space="0" w:color="auto"/>
            </w:tcBorders>
            <w:noWrap/>
            <w:vAlign w:val="bottom"/>
            <w:hideMark/>
          </w:tcPr>
          <w:p w14:paraId="4FD908EF"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Set</w:t>
            </w:r>
          </w:p>
        </w:tc>
        <w:tc>
          <w:tcPr>
            <w:tcW w:w="1118" w:type="dxa"/>
            <w:tcBorders>
              <w:top w:val="nil"/>
              <w:left w:val="nil"/>
              <w:bottom w:val="single" w:sz="4" w:space="0" w:color="auto"/>
              <w:right w:val="single" w:sz="4" w:space="0" w:color="auto"/>
            </w:tcBorders>
            <w:noWrap/>
            <w:vAlign w:val="bottom"/>
            <w:hideMark/>
          </w:tcPr>
          <w:p w14:paraId="54389236"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MO</w:t>
            </w:r>
          </w:p>
        </w:tc>
        <w:tc>
          <w:tcPr>
            <w:tcW w:w="902" w:type="dxa"/>
            <w:tcBorders>
              <w:top w:val="nil"/>
              <w:left w:val="nil"/>
              <w:bottom w:val="single" w:sz="4" w:space="0" w:color="auto"/>
              <w:right w:val="single" w:sz="4" w:space="0" w:color="auto"/>
            </w:tcBorders>
            <w:noWrap/>
            <w:vAlign w:val="center"/>
            <w:hideMark/>
          </w:tcPr>
          <w:p w14:paraId="194E1635"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DK</w:t>
            </w:r>
          </w:p>
        </w:tc>
        <w:tc>
          <w:tcPr>
            <w:tcW w:w="1388" w:type="dxa"/>
            <w:tcBorders>
              <w:top w:val="nil"/>
              <w:left w:val="nil"/>
              <w:bottom w:val="single" w:sz="4" w:space="0" w:color="auto"/>
              <w:right w:val="single" w:sz="4" w:space="0" w:color="auto"/>
            </w:tcBorders>
            <w:noWrap/>
            <w:vAlign w:val="bottom"/>
            <w:hideMark/>
          </w:tcPr>
          <w:p w14:paraId="63B6BB01"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Price example</w:t>
            </w:r>
          </w:p>
        </w:tc>
        <w:tc>
          <w:tcPr>
            <w:tcW w:w="2698" w:type="dxa"/>
            <w:tcBorders>
              <w:top w:val="nil"/>
              <w:left w:val="nil"/>
              <w:bottom w:val="single" w:sz="4" w:space="0" w:color="auto"/>
              <w:right w:val="single" w:sz="4" w:space="0" w:color="auto"/>
            </w:tcBorders>
            <w:noWrap/>
            <w:vAlign w:val="bottom"/>
            <w:hideMark/>
          </w:tcPr>
          <w:p w14:paraId="743107B3" w14:textId="77777777" w:rsidR="00550B94" w:rsidRPr="00494210"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ETF AV uden valuta (in Midas)</w:t>
            </w:r>
          </w:p>
        </w:tc>
        <w:tc>
          <w:tcPr>
            <w:tcW w:w="1356" w:type="dxa"/>
            <w:tcBorders>
              <w:top w:val="nil"/>
              <w:left w:val="nil"/>
              <w:bottom w:val="single" w:sz="4" w:space="0" w:color="auto"/>
              <w:right w:val="single" w:sz="4" w:space="0" w:color="auto"/>
            </w:tcBorders>
            <w:noWrap/>
            <w:vAlign w:val="bottom"/>
            <w:hideMark/>
          </w:tcPr>
          <w:p w14:paraId="18016547"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øre</w:t>
            </w:r>
            <w:proofErr w:type="spellEnd"/>
            <w:r w:rsidRPr="00550B94">
              <w:rPr>
                <w:rFonts w:ascii="Calibri" w:hAnsi="Calibri" w:cs="Calibri"/>
                <w:color w:val="000000"/>
                <w:sz w:val="22"/>
                <w:szCs w:val="22"/>
                <w:lang w:val="en-IN" w:eastAsia="en-IN"/>
              </w:rPr>
              <w:t>/m3</w:t>
            </w:r>
          </w:p>
        </w:tc>
        <w:tc>
          <w:tcPr>
            <w:tcW w:w="1347" w:type="dxa"/>
            <w:tcBorders>
              <w:top w:val="nil"/>
              <w:left w:val="nil"/>
              <w:bottom w:val="single" w:sz="4" w:space="0" w:color="auto"/>
              <w:right w:val="single" w:sz="4" w:space="0" w:color="auto"/>
            </w:tcBorders>
            <w:noWrap/>
            <w:vAlign w:val="center"/>
            <w:hideMark/>
          </w:tcPr>
          <w:p w14:paraId="08970307"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X</w:t>
            </w:r>
          </w:p>
        </w:tc>
      </w:tr>
      <w:tr w:rsidR="00550B94" w:rsidRPr="00550B94" w14:paraId="39865804" w14:textId="77777777" w:rsidTr="00550B94">
        <w:trPr>
          <w:trHeight w:val="300"/>
          <w:jc w:val="center"/>
        </w:trPr>
        <w:tc>
          <w:tcPr>
            <w:tcW w:w="829" w:type="dxa"/>
            <w:tcBorders>
              <w:top w:val="nil"/>
              <w:left w:val="single" w:sz="4" w:space="0" w:color="auto"/>
              <w:bottom w:val="single" w:sz="4" w:space="0" w:color="auto"/>
              <w:right w:val="single" w:sz="4" w:space="0" w:color="auto"/>
            </w:tcBorders>
            <w:shd w:val="clear" w:color="000000" w:fill="D9D9D9"/>
            <w:noWrap/>
            <w:vAlign w:val="bottom"/>
            <w:hideMark/>
          </w:tcPr>
          <w:p w14:paraId="72BF07B3"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1570051</w:t>
            </w:r>
          </w:p>
        </w:tc>
        <w:tc>
          <w:tcPr>
            <w:tcW w:w="1242" w:type="dxa"/>
            <w:tcBorders>
              <w:top w:val="nil"/>
              <w:left w:val="nil"/>
              <w:bottom w:val="single" w:sz="4" w:space="0" w:color="auto"/>
              <w:right w:val="single" w:sz="4" w:space="0" w:color="auto"/>
            </w:tcBorders>
            <w:shd w:val="clear" w:color="000000" w:fill="D9D9D9"/>
            <w:noWrap/>
            <w:vAlign w:val="bottom"/>
            <w:hideMark/>
          </w:tcPr>
          <w:p w14:paraId="25975EC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PaymentFee</w:t>
            </w:r>
            <w:proofErr w:type="spellEnd"/>
          </w:p>
        </w:tc>
        <w:tc>
          <w:tcPr>
            <w:tcW w:w="1118" w:type="dxa"/>
            <w:tcBorders>
              <w:top w:val="nil"/>
              <w:left w:val="nil"/>
              <w:bottom w:val="single" w:sz="4" w:space="0" w:color="auto"/>
              <w:right w:val="single" w:sz="4" w:space="0" w:color="auto"/>
            </w:tcBorders>
            <w:shd w:val="clear" w:color="000000" w:fill="D9D9D9"/>
            <w:noWrap/>
            <w:vAlign w:val="bottom"/>
            <w:hideMark/>
          </w:tcPr>
          <w:p w14:paraId="3B1AEE5A"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shd w:val="clear" w:color="000000" w:fill="D9D9D9"/>
            <w:noWrap/>
            <w:vAlign w:val="center"/>
            <w:hideMark/>
          </w:tcPr>
          <w:p w14:paraId="1336BD2D"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SE</w:t>
            </w:r>
          </w:p>
        </w:tc>
        <w:tc>
          <w:tcPr>
            <w:tcW w:w="1388" w:type="dxa"/>
            <w:tcBorders>
              <w:top w:val="nil"/>
              <w:left w:val="nil"/>
              <w:bottom w:val="single" w:sz="4" w:space="0" w:color="auto"/>
              <w:right w:val="single" w:sz="4" w:space="0" w:color="auto"/>
            </w:tcBorders>
            <w:shd w:val="clear" w:color="000000" w:fill="D9D9D9"/>
            <w:noWrap/>
            <w:vAlign w:val="bottom"/>
            <w:hideMark/>
          </w:tcPr>
          <w:p w14:paraId="36042FF4"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shd w:val="clear" w:color="000000" w:fill="D9D9D9"/>
            <w:noWrap/>
            <w:vAlign w:val="bottom"/>
            <w:hideMark/>
          </w:tcPr>
          <w:p w14:paraId="59B07DDA"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Payment fee</w:t>
            </w:r>
          </w:p>
        </w:tc>
        <w:tc>
          <w:tcPr>
            <w:tcW w:w="1356" w:type="dxa"/>
            <w:tcBorders>
              <w:top w:val="nil"/>
              <w:left w:val="nil"/>
              <w:bottom w:val="single" w:sz="4" w:space="0" w:color="auto"/>
              <w:right w:val="single" w:sz="4" w:space="0" w:color="auto"/>
            </w:tcBorders>
            <w:shd w:val="clear" w:color="000000" w:fill="D9D9D9"/>
            <w:noWrap/>
            <w:vAlign w:val="bottom"/>
            <w:hideMark/>
          </w:tcPr>
          <w:p w14:paraId="62D908B5"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SEKøre</w:t>
            </w:r>
            <w:proofErr w:type="spellEnd"/>
            <w:r w:rsidRPr="00550B94">
              <w:rPr>
                <w:rFonts w:ascii="Calibri" w:hAnsi="Calibri" w:cs="Calibri"/>
                <w:color w:val="000000"/>
                <w:sz w:val="22"/>
                <w:szCs w:val="22"/>
                <w:lang w:val="en-IN" w:eastAsia="en-IN"/>
              </w:rPr>
              <w:t>/</w:t>
            </w:r>
            <w:proofErr w:type="spellStart"/>
            <w:r w:rsidRPr="00550B94">
              <w:rPr>
                <w:rFonts w:ascii="Calibri" w:hAnsi="Calibri" w:cs="Calibri"/>
                <w:color w:val="000000"/>
                <w:sz w:val="22"/>
                <w:szCs w:val="22"/>
                <w:lang w:val="en-IN" w:eastAsia="en-IN"/>
              </w:rPr>
              <w:t>kWhn</w:t>
            </w:r>
            <w:proofErr w:type="spellEnd"/>
          </w:p>
        </w:tc>
        <w:tc>
          <w:tcPr>
            <w:tcW w:w="1347" w:type="dxa"/>
            <w:tcBorders>
              <w:top w:val="nil"/>
              <w:left w:val="nil"/>
              <w:bottom w:val="single" w:sz="4" w:space="0" w:color="auto"/>
              <w:right w:val="single" w:sz="4" w:space="0" w:color="auto"/>
            </w:tcBorders>
            <w:shd w:val="clear" w:color="000000" w:fill="D9D9D9"/>
            <w:noWrap/>
            <w:vAlign w:val="center"/>
            <w:hideMark/>
          </w:tcPr>
          <w:p w14:paraId="3B2FF2E7"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50B94">
              <w:rPr>
                <w:rFonts w:ascii="Calibri" w:hAnsi="Calibri" w:cs="Calibri"/>
                <w:color w:val="FF0000"/>
                <w:lang w:val="en-IN" w:eastAsia="en-IN"/>
              </w:rPr>
              <w:t>X</w:t>
            </w:r>
          </w:p>
        </w:tc>
      </w:tr>
      <w:tr w:rsidR="00550B94" w:rsidRPr="00550B94" w14:paraId="5A1B4507" w14:textId="77777777" w:rsidTr="00550B94">
        <w:trPr>
          <w:trHeight w:val="300"/>
          <w:jc w:val="center"/>
        </w:trPr>
        <w:tc>
          <w:tcPr>
            <w:tcW w:w="829" w:type="dxa"/>
            <w:tcBorders>
              <w:top w:val="nil"/>
              <w:left w:val="single" w:sz="4" w:space="0" w:color="auto"/>
              <w:bottom w:val="single" w:sz="4" w:space="0" w:color="auto"/>
              <w:right w:val="single" w:sz="4" w:space="0" w:color="auto"/>
            </w:tcBorders>
            <w:shd w:val="clear" w:color="000000" w:fill="D9D9D9"/>
            <w:noWrap/>
            <w:vAlign w:val="bottom"/>
            <w:hideMark/>
          </w:tcPr>
          <w:p w14:paraId="71EB71F5"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1570051</w:t>
            </w:r>
          </w:p>
        </w:tc>
        <w:tc>
          <w:tcPr>
            <w:tcW w:w="1242" w:type="dxa"/>
            <w:tcBorders>
              <w:top w:val="nil"/>
              <w:left w:val="nil"/>
              <w:bottom w:val="single" w:sz="4" w:space="0" w:color="auto"/>
              <w:right w:val="single" w:sz="4" w:space="0" w:color="auto"/>
            </w:tcBorders>
            <w:shd w:val="clear" w:color="000000" w:fill="D9D9D9"/>
            <w:noWrap/>
            <w:vAlign w:val="bottom"/>
            <w:hideMark/>
          </w:tcPr>
          <w:p w14:paraId="707FC268"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CMDTYPROF</w:t>
            </w:r>
          </w:p>
        </w:tc>
        <w:tc>
          <w:tcPr>
            <w:tcW w:w="1118" w:type="dxa"/>
            <w:tcBorders>
              <w:top w:val="nil"/>
              <w:left w:val="nil"/>
              <w:bottom w:val="single" w:sz="4" w:space="0" w:color="auto"/>
              <w:right w:val="single" w:sz="4" w:space="0" w:color="auto"/>
            </w:tcBorders>
            <w:shd w:val="clear" w:color="000000" w:fill="D9D9D9"/>
            <w:noWrap/>
            <w:vAlign w:val="bottom"/>
            <w:hideMark/>
          </w:tcPr>
          <w:p w14:paraId="7051FA1A"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shd w:val="clear" w:color="000000" w:fill="D9D9D9"/>
            <w:noWrap/>
            <w:vAlign w:val="center"/>
            <w:hideMark/>
          </w:tcPr>
          <w:p w14:paraId="13F4AE0F"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SE</w:t>
            </w:r>
          </w:p>
        </w:tc>
        <w:tc>
          <w:tcPr>
            <w:tcW w:w="1388" w:type="dxa"/>
            <w:tcBorders>
              <w:top w:val="nil"/>
              <w:left w:val="nil"/>
              <w:bottom w:val="single" w:sz="4" w:space="0" w:color="auto"/>
              <w:right w:val="single" w:sz="4" w:space="0" w:color="auto"/>
            </w:tcBorders>
            <w:shd w:val="clear" w:color="000000" w:fill="D9D9D9"/>
            <w:noWrap/>
            <w:vAlign w:val="bottom"/>
            <w:hideMark/>
          </w:tcPr>
          <w:p w14:paraId="2CC63D9B"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shd w:val="clear" w:color="000000" w:fill="D9D9D9"/>
            <w:noWrap/>
            <w:vAlign w:val="bottom"/>
            <w:hideMark/>
          </w:tcPr>
          <w:p w14:paraId="4C363A13"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ETF Profile</w:t>
            </w:r>
          </w:p>
        </w:tc>
        <w:tc>
          <w:tcPr>
            <w:tcW w:w="1356" w:type="dxa"/>
            <w:tcBorders>
              <w:top w:val="nil"/>
              <w:left w:val="nil"/>
              <w:bottom w:val="single" w:sz="4" w:space="0" w:color="auto"/>
              <w:right w:val="single" w:sz="4" w:space="0" w:color="auto"/>
            </w:tcBorders>
            <w:shd w:val="clear" w:color="000000" w:fill="D9D9D9"/>
            <w:noWrap/>
            <w:vAlign w:val="bottom"/>
            <w:hideMark/>
          </w:tcPr>
          <w:p w14:paraId="575ED1C7"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SEKøre</w:t>
            </w:r>
            <w:proofErr w:type="spellEnd"/>
            <w:r w:rsidRPr="00550B94">
              <w:rPr>
                <w:rFonts w:ascii="Calibri" w:hAnsi="Calibri" w:cs="Calibri"/>
                <w:color w:val="000000"/>
                <w:sz w:val="22"/>
                <w:szCs w:val="22"/>
                <w:lang w:val="en-IN" w:eastAsia="en-IN"/>
              </w:rPr>
              <w:t>/</w:t>
            </w:r>
            <w:proofErr w:type="spellStart"/>
            <w:r w:rsidRPr="00550B94">
              <w:rPr>
                <w:rFonts w:ascii="Calibri" w:hAnsi="Calibri" w:cs="Calibri"/>
                <w:color w:val="000000"/>
                <w:sz w:val="22"/>
                <w:szCs w:val="22"/>
                <w:lang w:val="en-IN" w:eastAsia="en-IN"/>
              </w:rPr>
              <w:t>kWhn</w:t>
            </w:r>
            <w:proofErr w:type="spellEnd"/>
          </w:p>
        </w:tc>
        <w:tc>
          <w:tcPr>
            <w:tcW w:w="1347" w:type="dxa"/>
            <w:tcBorders>
              <w:top w:val="nil"/>
              <w:left w:val="nil"/>
              <w:bottom w:val="single" w:sz="4" w:space="0" w:color="auto"/>
              <w:right w:val="single" w:sz="4" w:space="0" w:color="auto"/>
            </w:tcBorders>
            <w:shd w:val="clear" w:color="000000" w:fill="D9D9D9"/>
            <w:noWrap/>
            <w:vAlign w:val="center"/>
            <w:hideMark/>
          </w:tcPr>
          <w:p w14:paraId="6BA2A831"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50B94">
              <w:rPr>
                <w:rFonts w:ascii="Calibri" w:hAnsi="Calibri" w:cs="Calibri"/>
                <w:color w:val="FF0000"/>
                <w:lang w:val="en-IN" w:eastAsia="en-IN"/>
              </w:rPr>
              <w:t>X</w:t>
            </w:r>
          </w:p>
        </w:tc>
      </w:tr>
      <w:tr w:rsidR="00550B94" w:rsidRPr="00550B94" w14:paraId="76D97804" w14:textId="77777777" w:rsidTr="00550B94">
        <w:trPr>
          <w:trHeight w:val="300"/>
          <w:jc w:val="center"/>
        </w:trPr>
        <w:tc>
          <w:tcPr>
            <w:tcW w:w="829" w:type="dxa"/>
            <w:tcBorders>
              <w:top w:val="nil"/>
              <w:left w:val="single" w:sz="4" w:space="0" w:color="auto"/>
              <w:bottom w:val="single" w:sz="4" w:space="0" w:color="auto"/>
              <w:right w:val="single" w:sz="4" w:space="0" w:color="auto"/>
            </w:tcBorders>
            <w:shd w:val="clear" w:color="000000" w:fill="D9D9D9"/>
            <w:noWrap/>
            <w:vAlign w:val="bottom"/>
            <w:hideMark/>
          </w:tcPr>
          <w:p w14:paraId="633406AA"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1570051</w:t>
            </w:r>
          </w:p>
        </w:tc>
        <w:tc>
          <w:tcPr>
            <w:tcW w:w="1242" w:type="dxa"/>
            <w:tcBorders>
              <w:top w:val="nil"/>
              <w:left w:val="nil"/>
              <w:bottom w:val="single" w:sz="4" w:space="0" w:color="auto"/>
              <w:right w:val="single" w:sz="4" w:space="0" w:color="auto"/>
            </w:tcBorders>
            <w:shd w:val="clear" w:color="000000" w:fill="D9D9D9"/>
            <w:noWrap/>
            <w:vAlign w:val="bottom"/>
            <w:hideMark/>
          </w:tcPr>
          <w:p w14:paraId="5DF0A1E4"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BalanceFee</w:t>
            </w:r>
            <w:proofErr w:type="spellEnd"/>
          </w:p>
        </w:tc>
        <w:tc>
          <w:tcPr>
            <w:tcW w:w="1118" w:type="dxa"/>
            <w:tcBorders>
              <w:top w:val="nil"/>
              <w:left w:val="nil"/>
              <w:bottom w:val="single" w:sz="4" w:space="0" w:color="auto"/>
              <w:right w:val="single" w:sz="4" w:space="0" w:color="auto"/>
            </w:tcBorders>
            <w:shd w:val="clear" w:color="000000" w:fill="D9D9D9"/>
            <w:noWrap/>
            <w:vAlign w:val="bottom"/>
            <w:hideMark/>
          </w:tcPr>
          <w:p w14:paraId="737F8483"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shd w:val="clear" w:color="000000" w:fill="D9D9D9"/>
            <w:noWrap/>
            <w:vAlign w:val="center"/>
            <w:hideMark/>
          </w:tcPr>
          <w:p w14:paraId="7E0B89E0"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SE</w:t>
            </w:r>
          </w:p>
        </w:tc>
        <w:tc>
          <w:tcPr>
            <w:tcW w:w="1388" w:type="dxa"/>
            <w:tcBorders>
              <w:top w:val="nil"/>
              <w:left w:val="nil"/>
              <w:bottom w:val="single" w:sz="4" w:space="0" w:color="auto"/>
              <w:right w:val="single" w:sz="4" w:space="0" w:color="auto"/>
            </w:tcBorders>
            <w:shd w:val="clear" w:color="000000" w:fill="D9D9D9"/>
            <w:noWrap/>
            <w:vAlign w:val="bottom"/>
            <w:hideMark/>
          </w:tcPr>
          <w:p w14:paraId="1BB552FC"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shd w:val="clear" w:color="000000" w:fill="D9D9D9"/>
            <w:noWrap/>
            <w:vAlign w:val="bottom"/>
            <w:hideMark/>
          </w:tcPr>
          <w:p w14:paraId="163D43B9"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Imbalance</w:t>
            </w:r>
          </w:p>
        </w:tc>
        <w:tc>
          <w:tcPr>
            <w:tcW w:w="1356" w:type="dxa"/>
            <w:tcBorders>
              <w:top w:val="nil"/>
              <w:left w:val="nil"/>
              <w:bottom w:val="single" w:sz="4" w:space="0" w:color="auto"/>
              <w:right w:val="single" w:sz="4" w:space="0" w:color="auto"/>
            </w:tcBorders>
            <w:shd w:val="clear" w:color="000000" w:fill="D9D9D9"/>
            <w:noWrap/>
            <w:vAlign w:val="bottom"/>
            <w:hideMark/>
          </w:tcPr>
          <w:p w14:paraId="475BD03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SEKøre</w:t>
            </w:r>
            <w:proofErr w:type="spellEnd"/>
            <w:r w:rsidRPr="00550B94">
              <w:rPr>
                <w:rFonts w:ascii="Calibri" w:hAnsi="Calibri" w:cs="Calibri"/>
                <w:color w:val="000000"/>
                <w:sz w:val="22"/>
                <w:szCs w:val="22"/>
                <w:lang w:val="en-IN" w:eastAsia="en-IN"/>
              </w:rPr>
              <w:t>/</w:t>
            </w:r>
            <w:proofErr w:type="spellStart"/>
            <w:r w:rsidRPr="00550B94">
              <w:rPr>
                <w:rFonts w:ascii="Calibri" w:hAnsi="Calibri" w:cs="Calibri"/>
                <w:color w:val="000000"/>
                <w:sz w:val="22"/>
                <w:szCs w:val="22"/>
                <w:lang w:val="en-IN" w:eastAsia="en-IN"/>
              </w:rPr>
              <w:t>kWhn</w:t>
            </w:r>
            <w:proofErr w:type="spellEnd"/>
          </w:p>
        </w:tc>
        <w:tc>
          <w:tcPr>
            <w:tcW w:w="1347" w:type="dxa"/>
            <w:tcBorders>
              <w:top w:val="nil"/>
              <w:left w:val="nil"/>
              <w:bottom w:val="single" w:sz="4" w:space="0" w:color="auto"/>
              <w:right w:val="single" w:sz="4" w:space="0" w:color="auto"/>
            </w:tcBorders>
            <w:shd w:val="clear" w:color="000000" w:fill="D9D9D9"/>
            <w:noWrap/>
            <w:vAlign w:val="bottom"/>
            <w:hideMark/>
          </w:tcPr>
          <w:p w14:paraId="284EECA7"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50B94">
              <w:rPr>
                <w:rFonts w:ascii="Calibri" w:hAnsi="Calibri" w:cs="Calibri"/>
                <w:color w:val="FF0000"/>
                <w:lang w:val="en-IN" w:eastAsia="en-IN"/>
              </w:rPr>
              <w:t>X</w:t>
            </w:r>
          </w:p>
        </w:tc>
      </w:tr>
      <w:tr w:rsidR="00550B94" w:rsidRPr="00550B94" w14:paraId="12F178EC" w14:textId="77777777" w:rsidTr="00550B94">
        <w:trPr>
          <w:trHeight w:val="300"/>
          <w:jc w:val="center"/>
        </w:trPr>
        <w:tc>
          <w:tcPr>
            <w:tcW w:w="829" w:type="dxa"/>
            <w:tcBorders>
              <w:top w:val="nil"/>
              <w:left w:val="single" w:sz="4" w:space="0" w:color="auto"/>
              <w:bottom w:val="single" w:sz="4" w:space="0" w:color="auto"/>
              <w:right w:val="single" w:sz="4" w:space="0" w:color="auto"/>
            </w:tcBorders>
            <w:shd w:val="clear" w:color="000000" w:fill="D9D9D9"/>
            <w:noWrap/>
            <w:vAlign w:val="bottom"/>
            <w:hideMark/>
          </w:tcPr>
          <w:p w14:paraId="0FDE17E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1608101</w:t>
            </w:r>
          </w:p>
        </w:tc>
        <w:tc>
          <w:tcPr>
            <w:tcW w:w="1242" w:type="dxa"/>
            <w:tcBorders>
              <w:top w:val="nil"/>
              <w:left w:val="nil"/>
              <w:bottom w:val="single" w:sz="4" w:space="0" w:color="auto"/>
              <w:right w:val="single" w:sz="4" w:space="0" w:color="auto"/>
            </w:tcBorders>
            <w:shd w:val="clear" w:color="000000" w:fill="D9D9D9"/>
            <w:noWrap/>
            <w:vAlign w:val="bottom"/>
            <w:hideMark/>
          </w:tcPr>
          <w:p w14:paraId="5646F844"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CURRISKFEE</w:t>
            </w:r>
          </w:p>
        </w:tc>
        <w:tc>
          <w:tcPr>
            <w:tcW w:w="1118" w:type="dxa"/>
            <w:tcBorders>
              <w:top w:val="nil"/>
              <w:left w:val="nil"/>
              <w:bottom w:val="single" w:sz="4" w:space="0" w:color="auto"/>
              <w:right w:val="single" w:sz="4" w:space="0" w:color="auto"/>
            </w:tcBorders>
            <w:shd w:val="clear" w:color="000000" w:fill="D9D9D9"/>
            <w:noWrap/>
            <w:vAlign w:val="bottom"/>
            <w:hideMark/>
          </w:tcPr>
          <w:p w14:paraId="7BAF274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shd w:val="clear" w:color="000000" w:fill="D9D9D9"/>
            <w:noWrap/>
            <w:vAlign w:val="center"/>
            <w:hideMark/>
          </w:tcPr>
          <w:p w14:paraId="09821806"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SE</w:t>
            </w:r>
          </w:p>
        </w:tc>
        <w:tc>
          <w:tcPr>
            <w:tcW w:w="1388" w:type="dxa"/>
            <w:tcBorders>
              <w:top w:val="nil"/>
              <w:left w:val="nil"/>
              <w:bottom w:val="single" w:sz="4" w:space="0" w:color="auto"/>
              <w:right w:val="single" w:sz="4" w:space="0" w:color="auto"/>
            </w:tcBorders>
            <w:shd w:val="clear" w:color="000000" w:fill="D9D9D9"/>
            <w:noWrap/>
            <w:vAlign w:val="bottom"/>
            <w:hideMark/>
          </w:tcPr>
          <w:p w14:paraId="5EE05A3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shd w:val="clear" w:color="000000" w:fill="D9D9D9"/>
            <w:noWrap/>
            <w:vAlign w:val="bottom"/>
            <w:hideMark/>
          </w:tcPr>
          <w:p w14:paraId="5FF11CF5"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Currency ETF</w:t>
            </w:r>
          </w:p>
        </w:tc>
        <w:tc>
          <w:tcPr>
            <w:tcW w:w="1356" w:type="dxa"/>
            <w:tcBorders>
              <w:top w:val="nil"/>
              <w:left w:val="nil"/>
              <w:bottom w:val="single" w:sz="4" w:space="0" w:color="auto"/>
              <w:right w:val="single" w:sz="4" w:space="0" w:color="auto"/>
            </w:tcBorders>
            <w:shd w:val="clear" w:color="000000" w:fill="D9D9D9"/>
            <w:noWrap/>
            <w:vAlign w:val="bottom"/>
            <w:hideMark/>
          </w:tcPr>
          <w:p w14:paraId="3FF0D951"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SEKøre</w:t>
            </w:r>
            <w:proofErr w:type="spellEnd"/>
            <w:r w:rsidRPr="00550B94">
              <w:rPr>
                <w:rFonts w:ascii="Calibri" w:hAnsi="Calibri" w:cs="Calibri"/>
                <w:color w:val="000000"/>
                <w:sz w:val="22"/>
                <w:szCs w:val="22"/>
                <w:lang w:val="en-IN" w:eastAsia="en-IN"/>
              </w:rPr>
              <w:t>/</w:t>
            </w:r>
            <w:proofErr w:type="spellStart"/>
            <w:r w:rsidRPr="00550B94">
              <w:rPr>
                <w:rFonts w:ascii="Calibri" w:hAnsi="Calibri" w:cs="Calibri"/>
                <w:color w:val="000000"/>
                <w:sz w:val="22"/>
                <w:szCs w:val="22"/>
                <w:lang w:val="en-IN" w:eastAsia="en-IN"/>
              </w:rPr>
              <w:t>kWhn</w:t>
            </w:r>
            <w:proofErr w:type="spellEnd"/>
          </w:p>
        </w:tc>
        <w:tc>
          <w:tcPr>
            <w:tcW w:w="1347" w:type="dxa"/>
            <w:tcBorders>
              <w:top w:val="nil"/>
              <w:left w:val="nil"/>
              <w:bottom w:val="single" w:sz="4" w:space="0" w:color="auto"/>
              <w:right w:val="single" w:sz="4" w:space="0" w:color="auto"/>
            </w:tcBorders>
            <w:shd w:val="clear" w:color="000000" w:fill="D9D9D9"/>
            <w:noWrap/>
            <w:vAlign w:val="bottom"/>
            <w:hideMark/>
          </w:tcPr>
          <w:p w14:paraId="15CDCB00"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50B94">
              <w:rPr>
                <w:rFonts w:ascii="Calibri" w:hAnsi="Calibri" w:cs="Calibri"/>
                <w:color w:val="FF0000"/>
                <w:lang w:val="en-IN" w:eastAsia="en-IN"/>
              </w:rPr>
              <w:t>X</w:t>
            </w:r>
          </w:p>
        </w:tc>
      </w:tr>
      <w:tr w:rsidR="00550B94" w:rsidRPr="00550B94" w14:paraId="46905B22" w14:textId="77777777" w:rsidTr="00550B94">
        <w:trPr>
          <w:trHeight w:val="300"/>
          <w:jc w:val="center"/>
        </w:trPr>
        <w:tc>
          <w:tcPr>
            <w:tcW w:w="829" w:type="dxa"/>
            <w:tcBorders>
              <w:top w:val="nil"/>
              <w:left w:val="single" w:sz="4" w:space="0" w:color="auto"/>
              <w:bottom w:val="single" w:sz="4" w:space="0" w:color="auto"/>
              <w:right w:val="single" w:sz="4" w:space="0" w:color="auto"/>
            </w:tcBorders>
            <w:shd w:val="clear" w:color="000000" w:fill="D9D9D9"/>
            <w:noWrap/>
            <w:vAlign w:val="center"/>
            <w:hideMark/>
          </w:tcPr>
          <w:p w14:paraId="54B8B8DF"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lang w:val="en-IN" w:eastAsia="en-IN"/>
              </w:rPr>
            </w:pPr>
            <w:r w:rsidRPr="00550B94">
              <w:rPr>
                <w:rFonts w:ascii="Calibri" w:hAnsi="Calibri" w:cs="Calibri"/>
                <w:color w:val="000000"/>
                <w:lang w:val="en-IN" w:eastAsia="en-IN"/>
              </w:rPr>
              <w:t>1570791</w:t>
            </w:r>
          </w:p>
        </w:tc>
        <w:tc>
          <w:tcPr>
            <w:tcW w:w="1242" w:type="dxa"/>
            <w:tcBorders>
              <w:top w:val="nil"/>
              <w:left w:val="nil"/>
              <w:bottom w:val="single" w:sz="4" w:space="0" w:color="auto"/>
              <w:right w:val="single" w:sz="4" w:space="0" w:color="auto"/>
            </w:tcBorders>
            <w:shd w:val="clear" w:color="000000" w:fill="D9D9D9"/>
            <w:noWrap/>
            <w:vAlign w:val="center"/>
            <w:hideMark/>
          </w:tcPr>
          <w:p w14:paraId="4D99134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lang w:val="en-IN" w:eastAsia="en-IN"/>
              </w:rPr>
            </w:pPr>
            <w:r w:rsidRPr="00550B94">
              <w:rPr>
                <w:rFonts w:ascii="Calibri" w:hAnsi="Calibri" w:cs="Calibri"/>
                <w:color w:val="000000"/>
                <w:lang w:val="en-IN" w:eastAsia="en-IN"/>
              </w:rPr>
              <w:t>Set</w:t>
            </w:r>
          </w:p>
        </w:tc>
        <w:tc>
          <w:tcPr>
            <w:tcW w:w="1118" w:type="dxa"/>
            <w:tcBorders>
              <w:top w:val="nil"/>
              <w:left w:val="nil"/>
              <w:bottom w:val="single" w:sz="4" w:space="0" w:color="auto"/>
              <w:right w:val="single" w:sz="4" w:space="0" w:color="auto"/>
            </w:tcBorders>
            <w:shd w:val="clear" w:color="000000" w:fill="D9D9D9"/>
            <w:noWrap/>
            <w:vAlign w:val="center"/>
            <w:hideMark/>
          </w:tcPr>
          <w:p w14:paraId="0484B96D"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lang w:val="en-IN" w:eastAsia="en-IN"/>
              </w:rPr>
            </w:pPr>
            <w:r w:rsidRPr="00550B94">
              <w:rPr>
                <w:rFonts w:ascii="Calibri" w:hAnsi="Calibri" w:cs="Calibri"/>
                <w:color w:val="000000"/>
                <w:lang w:val="en-IN" w:eastAsia="en-IN"/>
              </w:rPr>
              <w:t>MO</w:t>
            </w:r>
          </w:p>
        </w:tc>
        <w:tc>
          <w:tcPr>
            <w:tcW w:w="902" w:type="dxa"/>
            <w:tcBorders>
              <w:top w:val="nil"/>
              <w:left w:val="nil"/>
              <w:bottom w:val="single" w:sz="4" w:space="0" w:color="auto"/>
              <w:right w:val="single" w:sz="4" w:space="0" w:color="auto"/>
            </w:tcBorders>
            <w:shd w:val="clear" w:color="000000" w:fill="D9D9D9"/>
            <w:noWrap/>
            <w:vAlign w:val="center"/>
            <w:hideMark/>
          </w:tcPr>
          <w:p w14:paraId="72CA3408"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000000"/>
                <w:lang w:val="en-IN" w:eastAsia="en-IN"/>
              </w:rPr>
            </w:pPr>
            <w:r w:rsidRPr="00550B94">
              <w:rPr>
                <w:rFonts w:ascii="Calibri" w:hAnsi="Calibri" w:cs="Calibri"/>
                <w:color w:val="000000"/>
                <w:lang w:val="en-IN" w:eastAsia="en-IN"/>
              </w:rPr>
              <w:t>SE</w:t>
            </w:r>
          </w:p>
        </w:tc>
        <w:tc>
          <w:tcPr>
            <w:tcW w:w="1388" w:type="dxa"/>
            <w:tcBorders>
              <w:top w:val="nil"/>
              <w:left w:val="nil"/>
              <w:bottom w:val="single" w:sz="4" w:space="0" w:color="auto"/>
              <w:right w:val="single" w:sz="4" w:space="0" w:color="auto"/>
            </w:tcBorders>
            <w:shd w:val="clear" w:color="000000" w:fill="D9D9D9"/>
            <w:noWrap/>
            <w:vAlign w:val="bottom"/>
            <w:hideMark/>
          </w:tcPr>
          <w:p w14:paraId="523B01E7"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Price example</w:t>
            </w:r>
          </w:p>
        </w:tc>
        <w:tc>
          <w:tcPr>
            <w:tcW w:w="2698" w:type="dxa"/>
            <w:tcBorders>
              <w:top w:val="nil"/>
              <w:left w:val="nil"/>
              <w:bottom w:val="single" w:sz="4" w:space="0" w:color="auto"/>
              <w:right w:val="single" w:sz="4" w:space="0" w:color="auto"/>
            </w:tcBorders>
            <w:shd w:val="clear" w:color="000000" w:fill="D9D9D9"/>
            <w:noWrap/>
            <w:vAlign w:val="bottom"/>
            <w:hideMark/>
          </w:tcPr>
          <w:p w14:paraId="3CC4E372"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550B94">
              <w:rPr>
                <w:rFonts w:ascii="Calibri" w:hAnsi="Calibri" w:cs="Calibri"/>
                <w:color w:val="000000"/>
                <w:sz w:val="22"/>
                <w:szCs w:val="22"/>
                <w:lang w:val="en-IN" w:eastAsia="en-IN"/>
              </w:rPr>
              <w:t>Price sample ETF monthly</w:t>
            </w:r>
          </w:p>
        </w:tc>
        <w:tc>
          <w:tcPr>
            <w:tcW w:w="1356" w:type="dxa"/>
            <w:tcBorders>
              <w:top w:val="nil"/>
              <w:left w:val="nil"/>
              <w:bottom w:val="single" w:sz="4" w:space="0" w:color="auto"/>
              <w:right w:val="single" w:sz="4" w:space="0" w:color="auto"/>
            </w:tcBorders>
            <w:shd w:val="clear" w:color="000000" w:fill="D9D9D9"/>
            <w:noWrap/>
            <w:vAlign w:val="bottom"/>
            <w:hideMark/>
          </w:tcPr>
          <w:p w14:paraId="68564ECC" w14:textId="77777777" w:rsidR="00550B94" w:rsidRPr="00550B94" w:rsidRDefault="00550B94" w:rsidP="00550B94">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550B94">
              <w:rPr>
                <w:rFonts w:ascii="Calibri" w:hAnsi="Calibri" w:cs="Calibri"/>
                <w:color w:val="000000"/>
                <w:sz w:val="22"/>
                <w:szCs w:val="22"/>
                <w:lang w:val="en-IN" w:eastAsia="en-IN"/>
              </w:rPr>
              <w:t>SEKøre</w:t>
            </w:r>
            <w:proofErr w:type="spellEnd"/>
            <w:r w:rsidRPr="00550B94">
              <w:rPr>
                <w:rFonts w:ascii="Calibri" w:hAnsi="Calibri" w:cs="Calibri"/>
                <w:color w:val="000000"/>
                <w:sz w:val="22"/>
                <w:szCs w:val="22"/>
                <w:lang w:val="en-IN" w:eastAsia="en-IN"/>
              </w:rPr>
              <w:t>/</w:t>
            </w:r>
            <w:proofErr w:type="spellStart"/>
            <w:r w:rsidRPr="00550B94">
              <w:rPr>
                <w:rFonts w:ascii="Calibri" w:hAnsi="Calibri" w:cs="Calibri"/>
                <w:color w:val="000000"/>
                <w:sz w:val="22"/>
                <w:szCs w:val="22"/>
                <w:lang w:val="en-IN" w:eastAsia="en-IN"/>
              </w:rPr>
              <w:t>kWhn</w:t>
            </w:r>
            <w:proofErr w:type="spellEnd"/>
          </w:p>
        </w:tc>
        <w:tc>
          <w:tcPr>
            <w:tcW w:w="1347" w:type="dxa"/>
            <w:tcBorders>
              <w:top w:val="nil"/>
              <w:left w:val="nil"/>
              <w:bottom w:val="single" w:sz="4" w:space="0" w:color="auto"/>
              <w:right w:val="single" w:sz="4" w:space="0" w:color="auto"/>
            </w:tcBorders>
            <w:shd w:val="clear" w:color="000000" w:fill="D9D9D9"/>
            <w:noWrap/>
            <w:vAlign w:val="bottom"/>
            <w:hideMark/>
          </w:tcPr>
          <w:p w14:paraId="5219E5C3" w14:textId="77777777" w:rsidR="00550B94" w:rsidRPr="00550B94" w:rsidRDefault="00550B94" w:rsidP="00550B94">
            <w:pPr>
              <w:keepLines w:val="0"/>
              <w:overflowPunct/>
              <w:autoSpaceDE/>
              <w:autoSpaceDN/>
              <w:adjustRightInd/>
              <w:spacing w:before="0" w:after="0"/>
              <w:ind w:left="0"/>
              <w:jc w:val="center"/>
              <w:textAlignment w:val="auto"/>
              <w:rPr>
                <w:rFonts w:ascii="Calibri" w:hAnsi="Calibri" w:cs="Calibri"/>
                <w:color w:val="FF0000"/>
                <w:lang w:val="en-IN" w:eastAsia="en-IN"/>
              </w:rPr>
            </w:pPr>
            <w:r w:rsidRPr="00550B94">
              <w:rPr>
                <w:rFonts w:ascii="Calibri" w:hAnsi="Calibri" w:cs="Calibri"/>
                <w:color w:val="FF0000"/>
                <w:lang w:val="en-IN" w:eastAsia="en-IN"/>
              </w:rPr>
              <w:t>X</w:t>
            </w:r>
          </w:p>
        </w:tc>
      </w:tr>
    </w:tbl>
    <w:p w14:paraId="1A39485F" w14:textId="77777777" w:rsidR="00550B94" w:rsidRDefault="00550B94" w:rsidP="004470F3">
      <w:pPr>
        <w:ind w:left="0"/>
        <w:rPr>
          <w:b/>
          <w:bCs/>
        </w:rPr>
      </w:pPr>
    </w:p>
    <w:p w14:paraId="11C40AB9" w14:textId="77777777" w:rsidR="001474CD" w:rsidRDefault="001474CD" w:rsidP="004470F3">
      <w:pPr>
        <w:ind w:left="0"/>
        <w:rPr>
          <w:b/>
          <w:bCs/>
        </w:rPr>
      </w:pPr>
    </w:p>
    <w:p w14:paraId="73F41708" w14:textId="5E95D7C8" w:rsidR="00550B94" w:rsidRDefault="00A26B65" w:rsidP="004470F3">
      <w:pPr>
        <w:ind w:left="0"/>
        <w:rPr>
          <w:b/>
          <w:bCs/>
        </w:rPr>
      </w:pPr>
      <w:r w:rsidRPr="00A26B65">
        <w:rPr>
          <w:b/>
          <w:bCs/>
        </w:rPr>
        <w:t xml:space="preserve">TTF </w:t>
      </w:r>
      <w:proofErr w:type="spellStart"/>
      <w:r w:rsidRPr="00A26B65">
        <w:rPr>
          <w:b/>
          <w:bCs/>
        </w:rPr>
        <w:t>Dagspris</w:t>
      </w:r>
      <w:proofErr w:type="spellEnd"/>
    </w:p>
    <w:p w14:paraId="2448CFA2" w14:textId="77777777" w:rsidR="00A26B65" w:rsidRDefault="00A26B65" w:rsidP="004470F3">
      <w:pPr>
        <w:ind w:left="0"/>
        <w:rPr>
          <w:b/>
          <w:bCs/>
        </w:rPr>
      </w:pPr>
    </w:p>
    <w:tbl>
      <w:tblPr>
        <w:tblW w:w="10880" w:type="dxa"/>
        <w:jc w:val="center"/>
        <w:tblLook w:val="04A0" w:firstRow="1" w:lastRow="0" w:firstColumn="1" w:lastColumn="0" w:noHBand="0" w:noVBand="1"/>
      </w:tblPr>
      <w:tblGrid>
        <w:gridCol w:w="997"/>
        <w:gridCol w:w="1330"/>
        <w:gridCol w:w="1158"/>
        <w:gridCol w:w="1012"/>
        <w:gridCol w:w="1397"/>
        <w:gridCol w:w="2709"/>
        <w:gridCol w:w="1454"/>
        <w:gridCol w:w="1270"/>
      </w:tblGrid>
      <w:tr w:rsidR="00FF43AA" w:rsidRPr="00FF43AA" w14:paraId="3D085D49" w14:textId="77777777" w:rsidTr="00FF43AA">
        <w:trPr>
          <w:trHeight w:val="315"/>
          <w:jc w:val="center"/>
        </w:trPr>
        <w:tc>
          <w:tcPr>
            <w:tcW w:w="83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531D0CD"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ID</w:t>
            </w:r>
          </w:p>
        </w:tc>
        <w:tc>
          <w:tcPr>
            <w:tcW w:w="1242" w:type="dxa"/>
            <w:tcBorders>
              <w:top w:val="single" w:sz="4" w:space="0" w:color="auto"/>
              <w:left w:val="nil"/>
              <w:bottom w:val="single" w:sz="4" w:space="0" w:color="auto"/>
              <w:right w:val="single" w:sz="4" w:space="0" w:color="auto"/>
            </w:tcBorders>
            <w:shd w:val="clear" w:color="000000" w:fill="BDD7EE"/>
            <w:vAlign w:val="center"/>
            <w:hideMark/>
          </w:tcPr>
          <w:p w14:paraId="332402C5"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Value type</w:t>
            </w:r>
          </w:p>
        </w:tc>
        <w:tc>
          <w:tcPr>
            <w:tcW w:w="1158" w:type="dxa"/>
            <w:tcBorders>
              <w:top w:val="single" w:sz="4" w:space="0" w:color="auto"/>
              <w:left w:val="nil"/>
              <w:bottom w:val="single" w:sz="4" w:space="0" w:color="auto"/>
              <w:right w:val="single" w:sz="4" w:space="0" w:color="auto"/>
            </w:tcBorders>
            <w:shd w:val="clear" w:color="000000" w:fill="BDD7EE"/>
            <w:vAlign w:val="center"/>
            <w:hideMark/>
          </w:tcPr>
          <w:p w14:paraId="078AFF2F"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Period Type</w:t>
            </w:r>
          </w:p>
        </w:tc>
        <w:tc>
          <w:tcPr>
            <w:tcW w:w="908" w:type="dxa"/>
            <w:tcBorders>
              <w:top w:val="single" w:sz="4" w:space="0" w:color="auto"/>
              <w:left w:val="nil"/>
              <w:bottom w:val="single" w:sz="4" w:space="0" w:color="auto"/>
              <w:right w:val="single" w:sz="4" w:space="0" w:color="auto"/>
            </w:tcBorders>
            <w:shd w:val="clear" w:color="000000" w:fill="BDD7EE"/>
            <w:vAlign w:val="center"/>
            <w:hideMark/>
          </w:tcPr>
          <w:p w14:paraId="7A6C69B7"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Country</w:t>
            </w:r>
          </w:p>
        </w:tc>
        <w:tc>
          <w:tcPr>
            <w:tcW w:w="1397" w:type="dxa"/>
            <w:tcBorders>
              <w:top w:val="single" w:sz="4" w:space="0" w:color="auto"/>
              <w:left w:val="nil"/>
              <w:bottom w:val="single" w:sz="4" w:space="0" w:color="auto"/>
              <w:right w:val="single" w:sz="4" w:space="0" w:color="auto"/>
            </w:tcBorders>
            <w:shd w:val="clear" w:color="000000" w:fill="BDD7EE"/>
            <w:vAlign w:val="center"/>
            <w:hideMark/>
          </w:tcPr>
          <w:p w14:paraId="2C2081CD"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Type</w:t>
            </w:r>
          </w:p>
        </w:tc>
        <w:tc>
          <w:tcPr>
            <w:tcW w:w="2709" w:type="dxa"/>
            <w:tcBorders>
              <w:top w:val="single" w:sz="4" w:space="0" w:color="auto"/>
              <w:left w:val="nil"/>
              <w:bottom w:val="single" w:sz="4" w:space="0" w:color="auto"/>
              <w:right w:val="single" w:sz="4" w:space="0" w:color="auto"/>
            </w:tcBorders>
            <w:shd w:val="clear" w:color="000000" w:fill="BDD7EE"/>
            <w:vAlign w:val="center"/>
            <w:hideMark/>
          </w:tcPr>
          <w:p w14:paraId="762053BC"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Name (tool)</w:t>
            </w:r>
          </w:p>
        </w:tc>
        <w:tc>
          <w:tcPr>
            <w:tcW w:w="1363" w:type="dxa"/>
            <w:tcBorders>
              <w:top w:val="single" w:sz="4" w:space="0" w:color="auto"/>
              <w:left w:val="nil"/>
              <w:bottom w:val="single" w:sz="4" w:space="0" w:color="auto"/>
              <w:right w:val="single" w:sz="4" w:space="0" w:color="auto"/>
            </w:tcBorders>
            <w:shd w:val="clear" w:color="000000" w:fill="BDD7EE"/>
            <w:vAlign w:val="center"/>
            <w:hideMark/>
          </w:tcPr>
          <w:p w14:paraId="51395153"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 xml:space="preserve">Unit </w:t>
            </w:r>
          </w:p>
        </w:tc>
        <w:tc>
          <w:tcPr>
            <w:tcW w:w="1270" w:type="dxa"/>
            <w:tcBorders>
              <w:top w:val="single" w:sz="4" w:space="0" w:color="auto"/>
              <w:left w:val="nil"/>
              <w:bottom w:val="single" w:sz="4" w:space="0" w:color="auto"/>
              <w:right w:val="single" w:sz="4" w:space="0" w:color="auto"/>
            </w:tcBorders>
            <w:shd w:val="clear" w:color="000000" w:fill="BDD7EE"/>
            <w:vAlign w:val="center"/>
            <w:hideMark/>
          </w:tcPr>
          <w:p w14:paraId="1EF1CB13"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FF43AA">
              <w:rPr>
                <w:rFonts w:ascii="Calibri" w:hAnsi="Calibri" w:cs="Calibri"/>
                <w:b/>
                <w:bCs/>
                <w:color w:val="000000"/>
                <w:sz w:val="24"/>
                <w:szCs w:val="24"/>
                <w:lang w:val="en-IN" w:eastAsia="en-IN"/>
              </w:rPr>
              <w:t xml:space="preserve">TTF </w:t>
            </w:r>
            <w:proofErr w:type="spellStart"/>
            <w:r w:rsidRPr="00FF43AA">
              <w:rPr>
                <w:rFonts w:ascii="Calibri" w:hAnsi="Calibri" w:cs="Calibri"/>
                <w:b/>
                <w:bCs/>
                <w:color w:val="000000"/>
                <w:sz w:val="24"/>
                <w:szCs w:val="24"/>
                <w:lang w:val="en-IN" w:eastAsia="en-IN"/>
              </w:rPr>
              <w:t>Dagspris</w:t>
            </w:r>
            <w:proofErr w:type="spellEnd"/>
          </w:p>
        </w:tc>
      </w:tr>
      <w:tr w:rsidR="00FF43AA" w:rsidRPr="00FF43AA" w14:paraId="0971E393" w14:textId="77777777" w:rsidTr="00FF43AA">
        <w:trPr>
          <w:trHeight w:val="300"/>
          <w:jc w:val="center"/>
        </w:trPr>
        <w:tc>
          <w:tcPr>
            <w:tcW w:w="833" w:type="dxa"/>
            <w:tcBorders>
              <w:top w:val="nil"/>
              <w:left w:val="single" w:sz="4" w:space="0" w:color="auto"/>
              <w:bottom w:val="single" w:sz="4" w:space="0" w:color="auto"/>
              <w:right w:val="single" w:sz="4" w:space="0" w:color="auto"/>
            </w:tcBorders>
            <w:noWrap/>
            <w:vAlign w:val="bottom"/>
            <w:hideMark/>
          </w:tcPr>
          <w:p w14:paraId="04EF9B01"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1575451</w:t>
            </w:r>
          </w:p>
        </w:tc>
        <w:tc>
          <w:tcPr>
            <w:tcW w:w="1242" w:type="dxa"/>
            <w:tcBorders>
              <w:top w:val="nil"/>
              <w:left w:val="nil"/>
              <w:bottom w:val="single" w:sz="4" w:space="0" w:color="auto"/>
              <w:right w:val="single" w:sz="4" w:space="0" w:color="auto"/>
            </w:tcBorders>
            <w:noWrap/>
            <w:vAlign w:val="bottom"/>
            <w:hideMark/>
          </w:tcPr>
          <w:p w14:paraId="771A34E6"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ProfileFee</w:t>
            </w:r>
            <w:proofErr w:type="spellEnd"/>
          </w:p>
        </w:tc>
        <w:tc>
          <w:tcPr>
            <w:tcW w:w="1158" w:type="dxa"/>
            <w:tcBorders>
              <w:top w:val="nil"/>
              <w:left w:val="nil"/>
              <w:bottom w:val="single" w:sz="4" w:space="0" w:color="auto"/>
              <w:right w:val="single" w:sz="4" w:space="0" w:color="auto"/>
            </w:tcBorders>
            <w:noWrap/>
            <w:vAlign w:val="bottom"/>
            <w:hideMark/>
          </w:tcPr>
          <w:p w14:paraId="436C5CF5"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noWrap/>
            <w:vAlign w:val="center"/>
            <w:hideMark/>
          </w:tcPr>
          <w:p w14:paraId="2F36F128"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FF43A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69CE5050"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noWrap/>
            <w:vAlign w:val="bottom"/>
            <w:hideMark/>
          </w:tcPr>
          <w:p w14:paraId="2AEC0387"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TTF Profile</w:t>
            </w:r>
          </w:p>
        </w:tc>
        <w:tc>
          <w:tcPr>
            <w:tcW w:w="1363" w:type="dxa"/>
            <w:tcBorders>
              <w:top w:val="nil"/>
              <w:left w:val="nil"/>
              <w:bottom w:val="single" w:sz="4" w:space="0" w:color="auto"/>
              <w:right w:val="single" w:sz="4" w:space="0" w:color="auto"/>
            </w:tcBorders>
            <w:noWrap/>
            <w:vAlign w:val="bottom"/>
            <w:hideMark/>
          </w:tcPr>
          <w:p w14:paraId="3B500C30"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øre</w:t>
            </w:r>
            <w:proofErr w:type="spellEnd"/>
            <w:r w:rsidRPr="00FF43AA">
              <w:rPr>
                <w:rFonts w:ascii="Calibri" w:hAnsi="Calibri" w:cs="Calibri"/>
                <w:color w:val="000000"/>
                <w:sz w:val="22"/>
                <w:szCs w:val="22"/>
                <w:lang w:val="en-IN" w:eastAsia="en-IN"/>
              </w:rPr>
              <w:t>/m3</w:t>
            </w:r>
          </w:p>
        </w:tc>
        <w:tc>
          <w:tcPr>
            <w:tcW w:w="1270" w:type="dxa"/>
            <w:tcBorders>
              <w:top w:val="nil"/>
              <w:left w:val="nil"/>
              <w:bottom w:val="single" w:sz="4" w:space="0" w:color="auto"/>
              <w:right w:val="single" w:sz="4" w:space="0" w:color="auto"/>
            </w:tcBorders>
            <w:noWrap/>
            <w:vAlign w:val="center"/>
            <w:hideMark/>
          </w:tcPr>
          <w:p w14:paraId="08F0657B"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X</w:t>
            </w:r>
          </w:p>
        </w:tc>
      </w:tr>
      <w:tr w:rsidR="00FF43AA" w:rsidRPr="00FF43AA" w14:paraId="6803F6B7" w14:textId="77777777" w:rsidTr="00FF43AA">
        <w:trPr>
          <w:trHeight w:val="300"/>
          <w:jc w:val="center"/>
        </w:trPr>
        <w:tc>
          <w:tcPr>
            <w:tcW w:w="833" w:type="dxa"/>
            <w:tcBorders>
              <w:top w:val="nil"/>
              <w:left w:val="single" w:sz="4" w:space="0" w:color="auto"/>
              <w:bottom w:val="single" w:sz="4" w:space="0" w:color="auto"/>
              <w:right w:val="single" w:sz="4" w:space="0" w:color="auto"/>
            </w:tcBorders>
            <w:noWrap/>
            <w:vAlign w:val="bottom"/>
            <w:hideMark/>
          </w:tcPr>
          <w:p w14:paraId="7134213E"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1570041</w:t>
            </w:r>
          </w:p>
        </w:tc>
        <w:tc>
          <w:tcPr>
            <w:tcW w:w="1242" w:type="dxa"/>
            <w:tcBorders>
              <w:top w:val="nil"/>
              <w:left w:val="nil"/>
              <w:bottom w:val="single" w:sz="4" w:space="0" w:color="auto"/>
              <w:right w:val="single" w:sz="4" w:space="0" w:color="auto"/>
            </w:tcBorders>
            <w:noWrap/>
            <w:vAlign w:val="bottom"/>
            <w:hideMark/>
          </w:tcPr>
          <w:p w14:paraId="77EC331E"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PaymentFee</w:t>
            </w:r>
            <w:proofErr w:type="spellEnd"/>
          </w:p>
        </w:tc>
        <w:tc>
          <w:tcPr>
            <w:tcW w:w="1158" w:type="dxa"/>
            <w:tcBorders>
              <w:top w:val="nil"/>
              <w:left w:val="nil"/>
              <w:bottom w:val="single" w:sz="4" w:space="0" w:color="auto"/>
              <w:right w:val="single" w:sz="4" w:space="0" w:color="auto"/>
            </w:tcBorders>
            <w:noWrap/>
            <w:vAlign w:val="bottom"/>
            <w:hideMark/>
          </w:tcPr>
          <w:p w14:paraId="3B71FFCF"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noWrap/>
            <w:vAlign w:val="center"/>
            <w:hideMark/>
          </w:tcPr>
          <w:p w14:paraId="1F6F700F"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FF43A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112AAA59"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noWrap/>
            <w:vAlign w:val="bottom"/>
            <w:hideMark/>
          </w:tcPr>
          <w:p w14:paraId="2CD5C2F8"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Payment fee</w:t>
            </w:r>
          </w:p>
        </w:tc>
        <w:tc>
          <w:tcPr>
            <w:tcW w:w="1363" w:type="dxa"/>
            <w:tcBorders>
              <w:top w:val="nil"/>
              <w:left w:val="nil"/>
              <w:bottom w:val="single" w:sz="4" w:space="0" w:color="auto"/>
              <w:right w:val="single" w:sz="4" w:space="0" w:color="auto"/>
            </w:tcBorders>
            <w:noWrap/>
            <w:vAlign w:val="bottom"/>
            <w:hideMark/>
          </w:tcPr>
          <w:p w14:paraId="1FA56522"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øre</w:t>
            </w:r>
            <w:proofErr w:type="spellEnd"/>
            <w:r w:rsidRPr="00FF43AA">
              <w:rPr>
                <w:rFonts w:ascii="Calibri" w:hAnsi="Calibri" w:cs="Calibri"/>
                <w:color w:val="000000"/>
                <w:sz w:val="22"/>
                <w:szCs w:val="22"/>
                <w:lang w:val="en-IN" w:eastAsia="en-IN"/>
              </w:rPr>
              <w:t>/m3</w:t>
            </w:r>
          </w:p>
        </w:tc>
        <w:tc>
          <w:tcPr>
            <w:tcW w:w="1270" w:type="dxa"/>
            <w:tcBorders>
              <w:top w:val="nil"/>
              <w:left w:val="nil"/>
              <w:bottom w:val="single" w:sz="4" w:space="0" w:color="auto"/>
              <w:right w:val="single" w:sz="4" w:space="0" w:color="auto"/>
            </w:tcBorders>
            <w:noWrap/>
            <w:vAlign w:val="center"/>
            <w:hideMark/>
          </w:tcPr>
          <w:p w14:paraId="2725964E"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X</w:t>
            </w:r>
          </w:p>
        </w:tc>
      </w:tr>
      <w:tr w:rsidR="00FF43AA" w:rsidRPr="00FF43AA" w14:paraId="3DDF4015" w14:textId="77777777" w:rsidTr="00FF43AA">
        <w:trPr>
          <w:trHeight w:val="300"/>
          <w:jc w:val="center"/>
        </w:trPr>
        <w:tc>
          <w:tcPr>
            <w:tcW w:w="833" w:type="dxa"/>
            <w:tcBorders>
              <w:top w:val="nil"/>
              <w:left w:val="single" w:sz="4" w:space="0" w:color="auto"/>
              <w:bottom w:val="single" w:sz="4" w:space="0" w:color="auto"/>
              <w:right w:val="single" w:sz="4" w:space="0" w:color="auto"/>
            </w:tcBorders>
            <w:noWrap/>
            <w:vAlign w:val="bottom"/>
            <w:hideMark/>
          </w:tcPr>
          <w:p w14:paraId="7B1CB626"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1575441</w:t>
            </w:r>
          </w:p>
        </w:tc>
        <w:tc>
          <w:tcPr>
            <w:tcW w:w="1242" w:type="dxa"/>
            <w:tcBorders>
              <w:top w:val="nil"/>
              <w:left w:val="nil"/>
              <w:bottom w:val="single" w:sz="4" w:space="0" w:color="auto"/>
              <w:right w:val="single" w:sz="4" w:space="0" w:color="auto"/>
            </w:tcBorders>
            <w:noWrap/>
            <w:vAlign w:val="bottom"/>
            <w:hideMark/>
          </w:tcPr>
          <w:p w14:paraId="1784D0AF"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BalanceFee</w:t>
            </w:r>
            <w:proofErr w:type="spellEnd"/>
          </w:p>
        </w:tc>
        <w:tc>
          <w:tcPr>
            <w:tcW w:w="1158" w:type="dxa"/>
            <w:tcBorders>
              <w:top w:val="nil"/>
              <w:left w:val="nil"/>
              <w:bottom w:val="single" w:sz="4" w:space="0" w:color="auto"/>
              <w:right w:val="single" w:sz="4" w:space="0" w:color="auto"/>
            </w:tcBorders>
            <w:noWrap/>
            <w:vAlign w:val="bottom"/>
            <w:hideMark/>
          </w:tcPr>
          <w:p w14:paraId="5D468D3C"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 </w:t>
            </w:r>
          </w:p>
        </w:tc>
        <w:tc>
          <w:tcPr>
            <w:tcW w:w="908" w:type="dxa"/>
            <w:tcBorders>
              <w:top w:val="nil"/>
              <w:left w:val="nil"/>
              <w:bottom w:val="single" w:sz="4" w:space="0" w:color="auto"/>
              <w:right w:val="single" w:sz="4" w:space="0" w:color="auto"/>
            </w:tcBorders>
            <w:noWrap/>
            <w:vAlign w:val="center"/>
            <w:hideMark/>
          </w:tcPr>
          <w:p w14:paraId="76A51175"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FF43A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359BAD77"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Add on</w:t>
            </w:r>
          </w:p>
        </w:tc>
        <w:tc>
          <w:tcPr>
            <w:tcW w:w="2709" w:type="dxa"/>
            <w:tcBorders>
              <w:top w:val="nil"/>
              <w:left w:val="nil"/>
              <w:bottom w:val="single" w:sz="4" w:space="0" w:color="auto"/>
              <w:right w:val="single" w:sz="4" w:space="0" w:color="auto"/>
            </w:tcBorders>
            <w:noWrap/>
            <w:vAlign w:val="bottom"/>
            <w:hideMark/>
          </w:tcPr>
          <w:p w14:paraId="305A80BA"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Imbalance</w:t>
            </w:r>
          </w:p>
        </w:tc>
        <w:tc>
          <w:tcPr>
            <w:tcW w:w="1363" w:type="dxa"/>
            <w:tcBorders>
              <w:top w:val="nil"/>
              <w:left w:val="nil"/>
              <w:bottom w:val="single" w:sz="4" w:space="0" w:color="auto"/>
              <w:right w:val="single" w:sz="4" w:space="0" w:color="auto"/>
            </w:tcBorders>
            <w:noWrap/>
            <w:vAlign w:val="bottom"/>
            <w:hideMark/>
          </w:tcPr>
          <w:p w14:paraId="1B0938E3"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øre</w:t>
            </w:r>
            <w:proofErr w:type="spellEnd"/>
            <w:r w:rsidRPr="00FF43AA">
              <w:rPr>
                <w:rFonts w:ascii="Calibri" w:hAnsi="Calibri" w:cs="Calibri"/>
                <w:color w:val="000000"/>
                <w:sz w:val="22"/>
                <w:szCs w:val="22"/>
                <w:lang w:val="en-IN" w:eastAsia="en-IN"/>
              </w:rPr>
              <w:t>/m3</w:t>
            </w:r>
          </w:p>
        </w:tc>
        <w:tc>
          <w:tcPr>
            <w:tcW w:w="1270" w:type="dxa"/>
            <w:tcBorders>
              <w:top w:val="nil"/>
              <w:left w:val="nil"/>
              <w:bottom w:val="single" w:sz="4" w:space="0" w:color="auto"/>
              <w:right w:val="single" w:sz="4" w:space="0" w:color="auto"/>
            </w:tcBorders>
            <w:noWrap/>
            <w:vAlign w:val="center"/>
            <w:hideMark/>
          </w:tcPr>
          <w:p w14:paraId="4BD823B9"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X</w:t>
            </w:r>
          </w:p>
        </w:tc>
      </w:tr>
      <w:tr w:rsidR="00FF43AA" w:rsidRPr="00FF43AA" w14:paraId="096E449F" w14:textId="77777777" w:rsidTr="00FF43AA">
        <w:trPr>
          <w:trHeight w:val="300"/>
          <w:jc w:val="center"/>
        </w:trPr>
        <w:tc>
          <w:tcPr>
            <w:tcW w:w="833" w:type="dxa"/>
            <w:tcBorders>
              <w:top w:val="nil"/>
              <w:left w:val="single" w:sz="4" w:space="0" w:color="auto"/>
              <w:bottom w:val="single" w:sz="4" w:space="0" w:color="auto"/>
              <w:right w:val="single" w:sz="4" w:space="0" w:color="auto"/>
            </w:tcBorders>
            <w:noWrap/>
            <w:vAlign w:val="bottom"/>
            <w:hideMark/>
          </w:tcPr>
          <w:p w14:paraId="38AA313B"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1570011</w:t>
            </w:r>
          </w:p>
        </w:tc>
        <w:tc>
          <w:tcPr>
            <w:tcW w:w="1242" w:type="dxa"/>
            <w:tcBorders>
              <w:top w:val="nil"/>
              <w:left w:val="nil"/>
              <w:bottom w:val="single" w:sz="4" w:space="0" w:color="auto"/>
              <w:right w:val="single" w:sz="4" w:space="0" w:color="auto"/>
            </w:tcBorders>
            <w:noWrap/>
            <w:vAlign w:val="bottom"/>
            <w:hideMark/>
          </w:tcPr>
          <w:p w14:paraId="742F88D6"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CMDTYPrice</w:t>
            </w:r>
            <w:proofErr w:type="spellEnd"/>
          </w:p>
        </w:tc>
        <w:tc>
          <w:tcPr>
            <w:tcW w:w="1158" w:type="dxa"/>
            <w:tcBorders>
              <w:top w:val="nil"/>
              <w:left w:val="nil"/>
              <w:bottom w:val="single" w:sz="4" w:space="0" w:color="auto"/>
              <w:right w:val="single" w:sz="4" w:space="0" w:color="auto"/>
            </w:tcBorders>
            <w:noWrap/>
            <w:vAlign w:val="bottom"/>
            <w:hideMark/>
          </w:tcPr>
          <w:p w14:paraId="5EA162DD"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MO</w:t>
            </w:r>
          </w:p>
        </w:tc>
        <w:tc>
          <w:tcPr>
            <w:tcW w:w="908" w:type="dxa"/>
            <w:tcBorders>
              <w:top w:val="nil"/>
              <w:left w:val="nil"/>
              <w:bottom w:val="single" w:sz="4" w:space="0" w:color="auto"/>
              <w:right w:val="single" w:sz="4" w:space="0" w:color="auto"/>
            </w:tcBorders>
            <w:noWrap/>
            <w:vAlign w:val="center"/>
            <w:hideMark/>
          </w:tcPr>
          <w:p w14:paraId="705AB27E"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FF43A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627E6F6D"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noWrap/>
            <w:vAlign w:val="bottom"/>
            <w:hideMark/>
          </w:tcPr>
          <w:p w14:paraId="278598EB" w14:textId="77777777" w:rsidR="00FF43AA" w:rsidRPr="00494210"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TTF AV uden valuta (in Midas)</w:t>
            </w:r>
          </w:p>
        </w:tc>
        <w:tc>
          <w:tcPr>
            <w:tcW w:w="1363" w:type="dxa"/>
            <w:tcBorders>
              <w:top w:val="nil"/>
              <w:left w:val="nil"/>
              <w:bottom w:val="single" w:sz="4" w:space="0" w:color="auto"/>
              <w:right w:val="single" w:sz="4" w:space="0" w:color="auto"/>
            </w:tcBorders>
            <w:noWrap/>
            <w:vAlign w:val="bottom"/>
            <w:hideMark/>
          </w:tcPr>
          <w:p w14:paraId="4B482D90"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øre</w:t>
            </w:r>
            <w:proofErr w:type="spellEnd"/>
            <w:r w:rsidRPr="00FF43AA">
              <w:rPr>
                <w:rFonts w:ascii="Calibri" w:hAnsi="Calibri" w:cs="Calibri"/>
                <w:color w:val="000000"/>
                <w:sz w:val="22"/>
                <w:szCs w:val="22"/>
                <w:lang w:val="en-IN" w:eastAsia="en-IN"/>
              </w:rPr>
              <w:t>/m3</w:t>
            </w:r>
          </w:p>
        </w:tc>
        <w:tc>
          <w:tcPr>
            <w:tcW w:w="1270" w:type="dxa"/>
            <w:tcBorders>
              <w:top w:val="nil"/>
              <w:left w:val="nil"/>
              <w:bottom w:val="single" w:sz="4" w:space="0" w:color="auto"/>
              <w:right w:val="single" w:sz="4" w:space="0" w:color="auto"/>
            </w:tcBorders>
            <w:noWrap/>
            <w:vAlign w:val="center"/>
            <w:hideMark/>
          </w:tcPr>
          <w:p w14:paraId="2B08BE03"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X</w:t>
            </w:r>
          </w:p>
        </w:tc>
      </w:tr>
      <w:tr w:rsidR="00FF43AA" w:rsidRPr="00FF43AA" w14:paraId="125CD6FE" w14:textId="77777777" w:rsidTr="00FF43AA">
        <w:trPr>
          <w:trHeight w:val="300"/>
          <w:jc w:val="center"/>
        </w:trPr>
        <w:tc>
          <w:tcPr>
            <w:tcW w:w="833" w:type="dxa"/>
            <w:tcBorders>
              <w:top w:val="nil"/>
              <w:left w:val="single" w:sz="4" w:space="0" w:color="auto"/>
              <w:bottom w:val="single" w:sz="4" w:space="0" w:color="auto"/>
              <w:right w:val="single" w:sz="4" w:space="0" w:color="auto"/>
            </w:tcBorders>
            <w:noWrap/>
            <w:vAlign w:val="bottom"/>
            <w:hideMark/>
          </w:tcPr>
          <w:p w14:paraId="664B3ED5"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1570171</w:t>
            </w:r>
          </w:p>
        </w:tc>
        <w:tc>
          <w:tcPr>
            <w:tcW w:w="1242" w:type="dxa"/>
            <w:tcBorders>
              <w:top w:val="nil"/>
              <w:left w:val="nil"/>
              <w:bottom w:val="single" w:sz="4" w:space="0" w:color="auto"/>
              <w:right w:val="single" w:sz="4" w:space="0" w:color="auto"/>
            </w:tcBorders>
            <w:noWrap/>
            <w:vAlign w:val="bottom"/>
            <w:hideMark/>
          </w:tcPr>
          <w:p w14:paraId="6FB65E9F"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Set</w:t>
            </w:r>
          </w:p>
        </w:tc>
        <w:tc>
          <w:tcPr>
            <w:tcW w:w="1158" w:type="dxa"/>
            <w:tcBorders>
              <w:top w:val="nil"/>
              <w:left w:val="nil"/>
              <w:bottom w:val="single" w:sz="4" w:space="0" w:color="auto"/>
              <w:right w:val="single" w:sz="4" w:space="0" w:color="auto"/>
            </w:tcBorders>
            <w:noWrap/>
            <w:vAlign w:val="bottom"/>
            <w:hideMark/>
          </w:tcPr>
          <w:p w14:paraId="4258F385"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DY</w:t>
            </w:r>
          </w:p>
        </w:tc>
        <w:tc>
          <w:tcPr>
            <w:tcW w:w="908" w:type="dxa"/>
            <w:tcBorders>
              <w:top w:val="nil"/>
              <w:left w:val="nil"/>
              <w:bottom w:val="single" w:sz="4" w:space="0" w:color="auto"/>
              <w:right w:val="single" w:sz="4" w:space="0" w:color="auto"/>
            </w:tcBorders>
            <w:noWrap/>
            <w:vAlign w:val="center"/>
            <w:hideMark/>
          </w:tcPr>
          <w:p w14:paraId="69831599"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FF43AA">
              <w:rPr>
                <w:rFonts w:ascii="Calibri" w:hAnsi="Calibri" w:cs="Calibri"/>
                <w:color w:val="000000"/>
                <w:lang w:val="en-IN" w:eastAsia="en-IN"/>
              </w:rPr>
              <w:t>DK</w:t>
            </w:r>
          </w:p>
        </w:tc>
        <w:tc>
          <w:tcPr>
            <w:tcW w:w="1397" w:type="dxa"/>
            <w:tcBorders>
              <w:top w:val="nil"/>
              <w:left w:val="nil"/>
              <w:bottom w:val="single" w:sz="4" w:space="0" w:color="auto"/>
              <w:right w:val="single" w:sz="4" w:space="0" w:color="auto"/>
            </w:tcBorders>
            <w:noWrap/>
            <w:vAlign w:val="bottom"/>
            <w:hideMark/>
          </w:tcPr>
          <w:p w14:paraId="64E07814"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noWrap/>
            <w:vAlign w:val="bottom"/>
            <w:hideMark/>
          </w:tcPr>
          <w:p w14:paraId="126B8DE1" w14:textId="77777777" w:rsidR="00FF43AA" w:rsidRPr="00494210"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TTF DA uden valuta (in Midas)</w:t>
            </w:r>
          </w:p>
        </w:tc>
        <w:tc>
          <w:tcPr>
            <w:tcW w:w="1363" w:type="dxa"/>
            <w:tcBorders>
              <w:top w:val="nil"/>
              <w:left w:val="nil"/>
              <w:bottom w:val="single" w:sz="4" w:space="0" w:color="auto"/>
              <w:right w:val="single" w:sz="4" w:space="0" w:color="auto"/>
            </w:tcBorders>
            <w:noWrap/>
            <w:vAlign w:val="bottom"/>
            <w:hideMark/>
          </w:tcPr>
          <w:p w14:paraId="432EB8D2"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øre</w:t>
            </w:r>
            <w:proofErr w:type="spellEnd"/>
            <w:r w:rsidRPr="00FF43AA">
              <w:rPr>
                <w:rFonts w:ascii="Calibri" w:hAnsi="Calibri" w:cs="Calibri"/>
                <w:color w:val="000000"/>
                <w:sz w:val="22"/>
                <w:szCs w:val="22"/>
                <w:lang w:val="en-IN" w:eastAsia="en-IN"/>
              </w:rPr>
              <w:t>/m3</w:t>
            </w:r>
          </w:p>
        </w:tc>
        <w:tc>
          <w:tcPr>
            <w:tcW w:w="1270" w:type="dxa"/>
            <w:tcBorders>
              <w:top w:val="nil"/>
              <w:left w:val="nil"/>
              <w:bottom w:val="single" w:sz="4" w:space="0" w:color="auto"/>
              <w:right w:val="single" w:sz="4" w:space="0" w:color="auto"/>
            </w:tcBorders>
            <w:noWrap/>
            <w:vAlign w:val="center"/>
            <w:hideMark/>
          </w:tcPr>
          <w:p w14:paraId="72752016"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X</w:t>
            </w:r>
          </w:p>
        </w:tc>
      </w:tr>
      <w:tr w:rsidR="00FF43AA" w:rsidRPr="00FF43AA" w14:paraId="1EB85E7F" w14:textId="77777777" w:rsidTr="00FF43AA">
        <w:trPr>
          <w:trHeight w:val="300"/>
          <w:jc w:val="center"/>
        </w:trPr>
        <w:tc>
          <w:tcPr>
            <w:tcW w:w="833" w:type="dxa"/>
            <w:tcBorders>
              <w:top w:val="nil"/>
              <w:left w:val="single" w:sz="4" w:space="0" w:color="auto"/>
              <w:bottom w:val="single" w:sz="4" w:space="0" w:color="auto"/>
              <w:right w:val="single" w:sz="4" w:space="0" w:color="auto"/>
            </w:tcBorders>
            <w:shd w:val="clear" w:color="000000" w:fill="D9D9D9"/>
            <w:noWrap/>
            <w:vAlign w:val="center"/>
            <w:hideMark/>
          </w:tcPr>
          <w:p w14:paraId="0EB09070"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lang w:val="en-IN" w:eastAsia="en-IN"/>
              </w:rPr>
            </w:pPr>
            <w:r w:rsidRPr="00FF43AA">
              <w:rPr>
                <w:rFonts w:ascii="Calibri" w:hAnsi="Calibri" w:cs="Calibri"/>
                <w:color w:val="000000"/>
                <w:lang w:val="en-IN" w:eastAsia="en-IN"/>
              </w:rPr>
              <w:t>1570191</w:t>
            </w:r>
          </w:p>
        </w:tc>
        <w:tc>
          <w:tcPr>
            <w:tcW w:w="1242" w:type="dxa"/>
            <w:tcBorders>
              <w:top w:val="nil"/>
              <w:left w:val="nil"/>
              <w:bottom w:val="single" w:sz="4" w:space="0" w:color="auto"/>
              <w:right w:val="single" w:sz="4" w:space="0" w:color="auto"/>
            </w:tcBorders>
            <w:shd w:val="clear" w:color="000000" w:fill="D9D9D9"/>
            <w:noWrap/>
            <w:vAlign w:val="center"/>
            <w:hideMark/>
          </w:tcPr>
          <w:p w14:paraId="26A1DB13"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lang w:val="en-IN" w:eastAsia="en-IN"/>
              </w:rPr>
            </w:pPr>
            <w:r w:rsidRPr="00FF43AA">
              <w:rPr>
                <w:rFonts w:ascii="Calibri" w:hAnsi="Calibri" w:cs="Calibri"/>
                <w:color w:val="000000"/>
                <w:lang w:val="en-IN" w:eastAsia="en-IN"/>
              </w:rPr>
              <w:t>Set</w:t>
            </w:r>
          </w:p>
        </w:tc>
        <w:tc>
          <w:tcPr>
            <w:tcW w:w="1158" w:type="dxa"/>
            <w:tcBorders>
              <w:top w:val="nil"/>
              <w:left w:val="nil"/>
              <w:bottom w:val="single" w:sz="4" w:space="0" w:color="auto"/>
              <w:right w:val="single" w:sz="4" w:space="0" w:color="auto"/>
            </w:tcBorders>
            <w:shd w:val="clear" w:color="000000" w:fill="D9D9D9"/>
            <w:noWrap/>
            <w:vAlign w:val="center"/>
            <w:hideMark/>
          </w:tcPr>
          <w:p w14:paraId="2A5E3F32"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lang w:val="en-IN" w:eastAsia="en-IN"/>
              </w:rPr>
            </w:pPr>
            <w:r w:rsidRPr="00FF43AA">
              <w:rPr>
                <w:rFonts w:ascii="Calibri" w:hAnsi="Calibri" w:cs="Calibri"/>
                <w:color w:val="000000"/>
                <w:lang w:val="en-IN" w:eastAsia="en-IN"/>
              </w:rPr>
              <w:t>DY</w:t>
            </w:r>
          </w:p>
        </w:tc>
        <w:tc>
          <w:tcPr>
            <w:tcW w:w="908" w:type="dxa"/>
            <w:tcBorders>
              <w:top w:val="nil"/>
              <w:left w:val="nil"/>
              <w:bottom w:val="single" w:sz="4" w:space="0" w:color="auto"/>
              <w:right w:val="single" w:sz="4" w:space="0" w:color="auto"/>
            </w:tcBorders>
            <w:shd w:val="clear" w:color="000000" w:fill="D9D9D9"/>
            <w:noWrap/>
            <w:vAlign w:val="center"/>
            <w:hideMark/>
          </w:tcPr>
          <w:p w14:paraId="7CAB2C17"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FF43A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4DC760C5"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shd w:val="clear" w:color="000000" w:fill="D9D9D9"/>
            <w:noWrap/>
            <w:vAlign w:val="bottom"/>
            <w:hideMark/>
          </w:tcPr>
          <w:p w14:paraId="74D84D7D"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Price sample TTF daily</w:t>
            </w:r>
          </w:p>
        </w:tc>
        <w:tc>
          <w:tcPr>
            <w:tcW w:w="1363" w:type="dxa"/>
            <w:tcBorders>
              <w:top w:val="nil"/>
              <w:left w:val="nil"/>
              <w:bottom w:val="single" w:sz="4" w:space="0" w:color="auto"/>
              <w:right w:val="single" w:sz="4" w:space="0" w:color="auto"/>
            </w:tcBorders>
            <w:shd w:val="clear" w:color="000000" w:fill="D9D9D9"/>
            <w:noWrap/>
            <w:vAlign w:val="bottom"/>
            <w:hideMark/>
          </w:tcPr>
          <w:p w14:paraId="2921B224"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SEKøre</w:t>
            </w:r>
            <w:proofErr w:type="spellEnd"/>
            <w:r w:rsidRPr="00FF43AA">
              <w:rPr>
                <w:rFonts w:ascii="Calibri" w:hAnsi="Calibri" w:cs="Calibri"/>
                <w:color w:val="000000"/>
                <w:sz w:val="22"/>
                <w:szCs w:val="22"/>
                <w:lang w:val="en-IN" w:eastAsia="en-IN"/>
              </w:rPr>
              <w:t>/</w:t>
            </w:r>
            <w:proofErr w:type="spellStart"/>
            <w:r w:rsidRPr="00FF43AA">
              <w:rPr>
                <w:rFonts w:ascii="Calibri" w:hAnsi="Calibri" w:cs="Calibri"/>
                <w:color w:val="000000"/>
                <w:sz w:val="22"/>
                <w:szCs w:val="22"/>
                <w:lang w:val="en-IN" w:eastAsia="en-IN"/>
              </w:rPr>
              <w:t>kWhn</w:t>
            </w:r>
            <w:proofErr w:type="spellEnd"/>
          </w:p>
        </w:tc>
        <w:tc>
          <w:tcPr>
            <w:tcW w:w="1270" w:type="dxa"/>
            <w:tcBorders>
              <w:top w:val="nil"/>
              <w:left w:val="nil"/>
              <w:bottom w:val="single" w:sz="4" w:space="0" w:color="auto"/>
              <w:right w:val="single" w:sz="4" w:space="0" w:color="auto"/>
            </w:tcBorders>
            <w:shd w:val="clear" w:color="000000" w:fill="D9D9D9"/>
            <w:noWrap/>
            <w:vAlign w:val="bottom"/>
            <w:hideMark/>
          </w:tcPr>
          <w:p w14:paraId="0CBBE121"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FF43AA">
              <w:rPr>
                <w:rFonts w:ascii="Calibri" w:hAnsi="Calibri" w:cs="Calibri"/>
                <w:color w:val="FF0000"/>
                <w:lang w:val="en-IN" w:eastAsia="en-IN"/>
              </w:rPr>
              <w:t>X</w:t>
            </w:r>
          </w:p>
        </w:tc>
      </w:tr>
      <w:tr w:rsidR="00FF43AA" w:rsidRPr="00FF43AA" w14:paraId="4F7B9B74" w14:textId="77777777" w:rsidTr="00FF43AA">
        <w:trPr>
          <w:trHeight w:val="300"/>
          <w:jc w:val="center"/>
        </w:trPr>
        <w:tc>
          <w:tcPr>
            <w:tcW w:w="833" w:type="dxa"/>
            <w:tcBorders>
              <w:top w:val="nil"/>
              <w:left w:val="single" w:sz="4" w:space="0" w:color="auto"/>
              <w:bottom w:val="single" w:sz="4" w:space="0" w:color="auto"/>
              <w:right w:val="single" w:sz="4" w:space="0" w:color="auto"/>
            </w:tcBorders>
            <w:shd w:val="clear" w:color="000000" w:fill="D9D9D9"/>
            <w:noWrap/>
            <w:vAlign w:val="center"/>
            <w:hideMark/>
          </w:tcPr>
          <w:p w14:paraId="220DE7C2"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lang w:val="en-IN" w:eastAsia="en-IN"/>
              </w:rPr>
            </w:pPr>
            <w:r w:rsidRPr="00FF43AA">
              <w:rPr>
                <w:rFonts w:ascii="Calibri" w:hAnsi="Calibri" w:cs="Calibri"/>
                <w:color w:val="000000"/>
                <w:lang w:val="en-IN" w:eastAsia="en-IN"/>
              </w:rPr>
              <w:t>1570191</w:t>
            </w:r>
          </w:p>
        </w:tc>
        <w:tc>
          <w:tcPr>
            <w:tcW w:w="1242" w:type="dxa"/>
            <w:tcBorders>
              <w:top w:val="nil"/>
              <w:left w:val="nil"/>
              <w:bottom w:val="single" w:sz="4" w:space="0" w:color="auto"/>
              <w:right w:val="single" w:sz="4" w:space="0" w:color="auto"/>
            </w:tcBorders>
            <w:shd w:val="clear" w:color="000000" w:fill="D9D9D9"/>
            <w:noWrap/>
            <w:vAlign w:val="center"/>
            <w:hideMark/>
          </w:tcPr>
          <w:p w14:paraId="0A80CB1B"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lang w:val="en-IN" w:eastAsia="en-IN"/>
              </w:rPr>
            </w:pPr>
            <w:r w:rsidRPr="00FF43AA">
              <w:rPr>
                <w:rFonts w:ascii="Calibri" w:hAnsi="Calibri" w:cs="Calibri"/>
                <w:color w:val="000000"/>
                <w:lang w:val="en-IN" w:eastAsia="en-IN"/>
              </w:rPr>
              <w:t>Set</w:t>
            </w:r>
          </w:p>
        </w:tc>
        <w:tc>
          <w:tcPr>
            <w:tcW w:w="1158" w:type="dxa"/>
            <w:tcBorders>
              <w:top w:val="nil"/>
              <w:left w:val="nil"/>
              <w:bottom w:val="single" w:sz="4" w:space="0" w:color="auto"/>
              <w:right w:val="single" w:sz="4" w:space="0" w:color="auto"/>
            </w:tcBorders>
            <w:shd w:val="clear" w:color="000000" w:fill="D9D9D9"/>
            <w:noWrap/>
            <w:vAlign w:val="center"/>
            <w:hideMark/>
          </w:tcPr>
          <w:p w14:paraId="09FC852E"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lang w:val="en-IN" w:eastAsia="en-IN"/>
              </w:rPr>
            </w:pPr>
            <w:r w:rsidRPr="00FF43AA">
              <w:rPr>
                <w:rFonts w:ascii="Calibri" w:hAnsi="Calibri" w:cs="Calibri"/>
                <w:color w:val="000000"/>
                <w:lang w:val="en-IN" w:eastAsia="en-IN"/>
              </w:rPr>
              <w:t>MO</w:t>
            </w:r>
          </w:p>
        </w:tc>
        <w:tc>
          <w:tcPr>
            <w:tcW w:w="908" w:type="dxa"/>
            <w:tcBorders>
              <w:top w:val="nil"/>
              <w:left w:val="nil"/>
              <w:bottom w:val="single" w:sz="4" w:space="0" w:color="auto"/>
              <w:right w:val="single" w:sz="4" w:space="0" w:color="auto"/>
            </w:tcBorders>
            <w:shd w:val="clear" w:color="000000" w:fill="D9D9D9"/>
            <w:noWrap/>
            <w:vAlign w:val="center"/>
            <w:hideMark/>
          </w:tcPr>
          <w:p w14:paraId="378DFC4B"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000000"/>
                <w:lang w:val="en-IN" w:eastAsia="en-IN"/>
              </w:rPr>
            </w:pPr>
            <w:r w:rsidRPr="00FF43AA">
              <w:rPr>
                <w:rFonts w:ascii="Calibri" w:hAnsi="Calibri" w:cs="Calibri"/>
                <w:color w:val="000000"/>
                <w:lang w:val="en-IN" w:eastAsia="en-IN"/>
              </w:rPr>
              <w:t>SE</w:t>
            </w:r>
          </w:p>
        </w:tc>
        <w:tc>
          <w:tcPr>
            <w:tcW w:w="1397" w:type="dxa"/>
            <w:tcBorders>
              <w:top w:val="nil"/>
              <w:left w:val="nil"/>
              <w:bottom w:val="single" w:sz="4" w:space="0" w:color="auto"/>
              <w:right w:val="single" w:sz="4" w:space="0" w:color="auto"/>
            </w:tcBorders>
            <w:shd w:val="clear" w:color="000000" w:fill="D9D9D9"/>
            <w:noWrap/>
            <w:vAlign w:val="bottom"/>
            <w:hideMark/>
          </w:tcPr>
          <w:p w14:paraId="5D14A721"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Price example</w:t>
            </w:r>
          </w:p>
        </w:tc>
        <w:tc>
          <w:tcPr>
            <w:tcW w:w="2709" w:type="dxa"/>
            <w:tcBorders>
              <w:top w:val="nil"/>
              <w:left w:val="nil"/>
              <w:bottom w:val="single" w:sz="4" w:space="0" w:color="auto"/>
              <w:right w:val="single" w:sz="4" w:space="0" w:color="auto"/>
            </w:tcBorders>
            <w:shd w:val="clear" w:color="000000" w:fill="D9D9D9"/>
            <w:noWrap/>
            <w:vAlign w:val="bottom"/>
            <w:hideMark/>
          </w:tcPr>
          <w:p w14:paraId="7C5C8DAD"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FF43AA">
              <w:rPr>
                <w:rFonts w:ascii="Calibri" w:hAnsi="Calibri" w:cs="Calibri"/>
                <w:color w:val="000000"/>
                <w:sz w:val="22"/>
                <w:szCs w:val="22"/>
                <w:lang w:val="en-IN" w:eastAsia="en-IN"/>
              </w:rPr>
              <w:t>Price sample TTF monthly</w:t>
            </w:r>
          </w:p>
        </w:tc>
        <w:tc>
          <w:tcPr>
            <w:tcW w:w="1363" w:type="dxa"/>
            <w:tcBorders>
              <w:top w:val="nil"/>
              <w:left w:val="nil"/>
              <w:bottom w:val="single" w:sz="4" w:space="0" w:color="auto"/>
              <w:right w:val="single" w:sz="4" w:space="0" w:color="auto"/>
            </w:tcBorders>
            <w:shd w:val="clear" w:color="000000" w:fill="D9D9D9"/>
            <w:noWrap/>
            <w:vAlign w:val="bottom"/>
            <w:hideMark/>
          </w:tcPr>
          <w:p w14:paraId="05B42D3F" w14:textId="77777777" w:rsidR="00FF43AA" w:rsidRPr="00FF43AA" w:rsidRDefault="00FF43AA" w:rsidP="00FF43AA">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FF43AA">
              <w:rPr>
                <w:rFonts w:ascii="Calibri" w:hAnsi="Calibri" w:cs="Calibri"/>
                <w:color w:val="000000"/>
                <w:sz w:val="22"/>
                <w:szCs w:val="22"/>
                <w:lang w:val="en-IN" w:eastAsia="en-IN"/>
              </w:rPr>
              <w:t>SEKøre</w:t>
            </w:r>
            <w:proofErr w:type="spellEnd"/>
            <w:r w:rsidRPr="00FF43AA">
              <w:rPr>
                <w:rFonts w:ascii="Calibri" w:hAnsi="Calibri" w:cs="Calibri"/>
                <w:color w:val="000000"/>
                <w:sz w:val="22"/>
                <w:szCs w:val="22"/>
                <w:lang w:val="en-IN" w:eastAsia="en-IN"/>
              </w:rPr>
              <w:t>/</w:t>
            </w:r>
            <w:proofErr w:type="spellStart"/>
            <w:r w:rsidRPr="00FF43AA">
              <w:rPr>
                <w:rFonts w:ascii="Calibri" w:hAnsi="Calibri" w:cs="Calibri"/>
                <w:color w:val="000000"/>
                <w:sz w:val="22"/>
                <w:szCs w:val="22"/>
                <w:lang w:val="en-IN" w:eastAsia="en-IN"/>
              </w:rPr>
              <w:t>kWhn</w:t>
            </w:r>
            <w:proofErr w:type="spellEnd"/>
          </w:p>
        </w:tc>
        <w:tc>
          <w:tcPr>
            <w:tcW w:w="1270" w:type="dxa"/>
            <w:tcBorders>
              <w:top w:val="nil"/>
              <w:left w:val="nil"/>
              <w:bottom w:val="single" w:sz="4" w:space="0" w:color="auto"/>
              <w:right w:val="single" w:sz="4" w:space="0" w:color="auto"/>
            </w:tcBorders>
            <w:shd w:val="clear" w:color="000000" w:fill="D9D9D9"/>
            <w:noWrap/>
            <w:vAlign w:val="bottom"/>
            <w:hideMark/>
          </w:tcPr>
          <w:p w14:paraId="6C38860D" w14:textId="77777777" w:rsidR="00FF43AA" w:rsidRPr="00FF43AA" w:rsidRDefault="00FF43AA" w:rsidP="00FF43AA">
            <w:pPr>
              <w:keepLines w:val="0"/>
              <w:overflowPunct/>
              <w:autoSpaceDE/>
              <w:autoSpaceDN/>
              <w:adjustRightInd/>
              <w:spacing w:before="0" w:after="0"/>
              <w:ind w:left="0"/>
              <w:jc w:val="center"/>
              <w:textAlignment w:val="auto"/>
              <w:rPr>
                <w:rFonts w:ascii="Calibri" w:hAnsi="Calibri" w:cs="Calibri"/>
                <w:color w:val="FF0000"/>
                <w:lang w:val="en-IN" w:eastAsia="en-IN"/>
              </w:rPr>
            </w:pPr>
            <w:r w:rsidRPr="00FF43AA">
              <w:rPr>
                <w:rFonts w:ascii="Calibri" w:hAnsi="Calibri" w:cs="Calibri"/>
                <w:color w:val="FF0000"/>
                <w:lang w:val="en-IN" w:eastAsia="en-IN"/>
              </w:rPr>
              <w:t>X</w:t>
            </w:r>
          </w:p>
        </w:tc>
      </w:tr>
    </w:tbl>
    <w:p w14:paraId="280E4E3C" w14:textId="77777777" w:rsidR="00A26B65" w:rsidRDefault="00A26B65" w:rsidP="004470F3">
      <w:pPr>
        <w:ind w:left="0"/>
        <w:rPr>
          <w:b/>
          <w:bCs/>
        </w:rPr>
      </w:pPr>
    </w:p>
    <w:p w14:paraId="2187E49E" w14:textId="77777777" w:rsidR="00076D09" w:rsidRDefault="00076D09" w:rsidP="004470F3">
      <w:pPr>
        <w:ind w:left="0"/>
        <w:rPr>
          <w:b/>
          <w:bCs/>
        </w:rPr>
      </w:pPr>
    </w:p>
    <w:p w14:paraId="1FC71A3F" w14:textId="3061585E" w:rsidR="001474CD" w:rsidRDefault="00076D09" w:rsidP="004470F3">
      <w:pPr>
        <w:ind w:left="0"/>
        <w:rPr>
          <w:b/>
          <w:bCs/>
        </w:rPr>
      </w:pPr>
      <w:r w:rsidRPr="00076D09">
        <w:rPr>
          <w:b/>
          <w:bCs/>
        </w:rPr>
        <w:t xml:space="preserve">TTF </w:t>
      </w:r>
      <w:proofErr w:type="spellStart"/>
      <w:r w:rsidRPr="00076D09">
        <w:rPr>
          <w:b/>
          <w:bCs/>
        </w:rPr>
        <w:t>Månedspris</w:t>
      </w:r>
      <w:proofErr w:type="spellEnd"/>
    </w:p>
    <w:p w14:paraId="32ADCE73" w14:textId="77777777" w:rsidR="00076D09" w:rsidRDefault="00076D09" w:rsidP="004470F3">
      <w:pPr>
        <w:ind w:left="0"/>
        <w:rPr>
          <w:b/>
          <w:bCs/>
        </w:rPr>
      </w:pPr>
    </w:p>
    <w:tbl>
      <w:tblPr>
        <w:tblW w:w="10880" w:type="dxa"/>
        <w:jc w:val="center"/>
        <w:tblLook w:val="04A0" w:firstRow="1" w:lastRow="0" w:firstColumn="1" w:lastColumn="0" w:noHBand="0" w:noVBand="1"/>
      </w:tblPr>
      <w:tblGrid>
        <w:gridCol w:w="997"/>
        <w:gridCol w:w="1330"/>
        <w:gridCol w:w="1122"/>
        <w:gridCol w:w="1012"/>
        <w:gridCol w:w="1389"/>
        <w:gridCol w:w="2698"/>
        <w:gridCol w:w="1454"/>
        <w:gridCol w:w="1388"/>
      </w:tblGrid>
      <w:tr w:rsidR="00076D09" w:rsidRPr="00076D09" w14:paraId="553CAD18" w14:textId="77777777" w:rsidTr="00076D09">
        <w:trPr>
          <w:trHeight w:val="630"/>
          <w:jc w:val="center"/>
        </w:trPr>
        <w:tc>
          <w:tcPr>
            <w:tcW w:w="83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2EDF0E7"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ID</w:t>
            </w:r>
          </w:p>
        </w:tc>
        <w:tc>
          <w:tcPr>
            <w:tcW w:w="1235" w:type="dxa"/>
            <w:tcBorders>
              <w:top w:val="single" w:sz="4" w:space="0" w:color="auto"/>
              <w:left w:val="nil"/>
              <w:bottom w:val="single" w:sz="4" w:space="0" w:color="auto"/>
              <w:right w:val="single" w:sz="4" w:space="0" w:color="auto"/>
            </w:tcBorders>
            <w:shd w:val="clear" w:color="000000" w:fill="BDD7EE"/>
            <w:vAlign w:val="center"/>
            <w:hideMark/>
          </w:tcPr>
          <w:p w14:paraId="0D3FBA7E"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Value type</w:t>
            </w:r>
          </w:p>
        </w:tc>
        <w:tc>
          <w:tcPr>
            <w:tcW w:w="1122" w:type="dxa"/>
            <w:tcBorders>
              <w:top w:val="single" w:sz="4" w:space="0" w:color="auto"/>
              <w:left w:val="nil"/>
              <w:bottom w:val="single" w:sz="4" w:space="0" w:color="auto"/>
              <w:right w:val="single" w:sz="4" w:space="0" w:color="auto"/>
            </w:tcBorders>
            <w:shd w:val="clear" w:color="000000" w:fill="BDD7EE"/>
            <w:vAlign w:val="center"/>
            <w:hideMark/>
          </w:tcPr>
          <w:p w14:paraId="60E22ED1"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Period Type</w:t>
            </w:r>
          </w:p>
        </w:tc>
        <w:tc>
          <w:tcPr>
            <w:tcW w:w="902" w:type="dxa"/>
            <w:tcBorders>
              <w:top w:val="single" w:sz="4" w:space="0" w:color="auto"/>
              <w:left w:val="nil"/>
              <w:bottom w:val="single" w:sz="4" w:space="0" w:color="auto"/>
              <w:right w:val="single" w:sz="4" w:space="0" w:color="auto"/>
            </w:tcBorders>
            <w:shd w:val="clear" w:color="000000" w:fill="BDD7EE"/>
            <w:vAlign w:val="center"/>
            <w:hideMark/>
          </w:tcPr>
          <w:p w14:paraId="602AE6DC"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Country</w:t>
            </w:r>
          </w:p>
        </w:tc>
        <w:tc>
          <w:tcPr>
            <w:tcW w:w="1389" w:type="dxa"/>
            <w:tcBorders>
              <w:top w:val="single" w:sz="4" w:space="0" w:color="auto"/>
              <w:left w:val="nil"/>
              <w:bottom w:val="single" w:sz="4" w:space="0" w:color="auto"/>
              <w:right w:val="single" w:sz="4" w:space="0" w:color="auto"/>
            </w:tcBorders>
            <w:shd w:val="clear" w:color="000000" w:fill="BDD7EE"/>
            <w:vAlign w:val="center"/>
            <w:hideMark/>
          </w:tcPr>
          <w:p w14:paraId="68E76514"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Type</w:t>
            </w:r>
          </w:p>
        </w:tc>
        <w:tc>
          <w:tcPr>
            <w:tcW w:w="2698" w:type="dxa"/>
            <w:tcBorders>
              <w:top w:val="single" w:sz="4" w:space="0" w:color="auto"/>
              <w:left w:val="nil"/>
              <w:bottom w:val="single" w:sz="4" w:space="0" w:color="auto"/>
              <w:right w:val="single" w:sz="4" w:space="0" w:color="auto"/>
            </w:tcBorders>
            <w:shd w:val="clear" w:color="000000" w:fill="BDD7EE"/>
            <w:vAlign w:val="center"/>
            <w:hideMark/>
          </w:tcPr>
          <w:p w14:paraId="101DA455"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Name (tool)</w:t>
            </w:r>
          </w:p>
        </w:tc>
        <w:tc>
          <w:tcPr>
            <w:tcW w:w="1356" w:type="dxa"/>
            <w:tcBorders>
              <w:top w:val="single" w:sz="4" w:space="0" w:color="auto"/>
              <w:left w:val="nil"/>
              <w:bottom w:val="single" w:sz="4" w:space="0" w:color="auto"/>
              <w:right w:val="single" w:sz="4" w:space="0" w:color="auto"/>
            </w:tcBorders>
            <w:shd w:val="clear" w:color="000000" w:fill="BDD7EE"/>
            <w:vAlign w:val="center"/>
            <w:hideMark/>
          </w:tcPr>
          <w:p w14:paraId="5C361237"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 xml:space="preserve">Unit </w:t>
            </w:r>
          </w:p>
        </w:tc>
        <w:tc>
          <w:tcPr>
            <w:tcW w:w="1348" w:type="dxa"/>
            <w:tcBorders>
              <w:top w:val="single" w:sz="4" w:space="0" w:color="auto"/>
              <w:left w:val="nil"/>
              <w:bottom w:val="single" w:sz="4" w:space="0" w:color="auto"/>
              <w:right w:val="single" w:sz="4" w:space="0" w:color="auto"/>
            </w:tcBorders>
            <w:shd w:val="clear" w:color="000000" w:fill="BDD7EE"/>
            <w:vAlign w:val="center"/>
            <w:hideMark/>
          </w:tcPr>
          <w:p w14:paraId="2165B0CF"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076D09">
              <w:rPr>
                <w:rFonts w:ascii="Calibri" w:hAnsi="Calibri" w:cs="Calibri"/>
                <w:b/>
                <w:bCs/>
                <w:color w:val="000000"/>
                <w:sz w:val="24"/>
                <w:szCs w:val="24"/>
                <w:lang w:val="en-IN" w:eastAsia="en-IN"/>
              </w:rPr>
              <w:t xml:space="preserve">TTF </w:t>
            </w:r>
            <w:proofErr w:type="spellStart"/>
            <w:r w:rsidRPr="00076D09">
              <w:rPr>
                <w:rFonts w:ascii="Calibri" w:hAnsi="Calibri" w:cs="Calibri"/>
                <w:b/>
                <w:bCs/>
                <w:color w:val="000000"/>
                <w:sz w:val="24"/>
                <w:szCs w:val="24"/>
                <w:lang w:val="en-IN" w:eastAsia="en-IN"/>
              </w:rPr>
              <w:t>Månedspris</w:t>
            </w:r>
            <w:proofErr w:type="spellEnd"/>
          </w:p>
        </w:tc>
      </w:tr>
      <w:tr w:rsidR="00076D09" w:rsidRPr="00076D09" w14:paraId="5ABA8932" w14:textId="77777777" w:rsidTr="00076D09">
        <w:trPr>
          <w:trHeight w:val="300"/>
          <w:jc w:val="center"/>
        </w:trPr>
        <w:tc>
          <w:tcPr>
            <w:tcW w:w="830" w:type="dxa"/>
            <w:tcBorders>
              <w:top w:val="nil"/>
              <w:left w:val="single" w:sz="4" w:space="0" w:color="auto"/>
              <w:bottom w:val="single" w:sz="4" w:space="0" w:color="auto"/>
              <w:right w:val="single" w:sz="4" w:space="0" w:color="auto"/>
            </w:tcBorders>
            <w:noWrap/>
            <w:vAlign w:val="bottom"/>
            <w:hideMark/>
          </w:tcPr>
          <w:p w14:paraId="13C95EE4"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1575451</w:t>
            </w:r>
          </w:p>
        </w:tc>
        <w:tc>
          <w:tcPr>
            <w:tcW w:w="1235" w:type="dxa"/>
            <w:tcBorders>
              <w:top w:val="nil"/>
              <w:left w:val="nil"/>
              <w:bottom w:val="single" w:sz="4" w:space="0" w:color="auto"/>
              <w:right w:val="single" w:sz="4" w:space="0" w:color="auto"/>
            </w:tcBorders>
            <w:noWrap/>
            <w:vAlign w:val="bottom"/>
            <w:hideMark/>
          </w:tcPr>
          <w:p w14:paraId="2F4A1D42"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ProfileFee</w:t>
            </w:r>
            <w:proofErr w:type="spellEnd"/>
          </w:p>
        </w:tc>
        <w:tc>
          <w:tcPr>
            <w:tcW w:w="1122" w:type="dxa"/>
            <w:tcBorders>
              <w:top w:val="nil"/>
              <w:left w:val="nil"/>
              <w:bottom w:val="single" w:sz="4" w:space="0" w:color="auto"/>
              <w:right w:val="single" w:sz="4" w:space="0" w:color="auto"/>
            </w:tcBorders>
            <w:noWrap/>
            <w:vAlign w:val="bottom"/>
            <w:hideMark/>
          </w:tcPr>
          <w:p w14:paraId="49512AF1"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noWrap/>
            <w:vAlign w:val="center"/>
            <w:hideMark/>
          </w:tcPr>
          <w:p w14:paraId="49E941B5"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076D09">
              <w:rPr>
                <w:rFonts w:ascii="Calibri" w:hAnsi="Calibri" w:cs="Calibri"/>
                <w:color w:val="000000"/>
                <w:lang w:val="en-IN" w:eastAsia="en-IN"/>
              </w:rPr>
              <w:t>DK</w:t>
            </w:r>
          </w:p>
        </w:tc>
        <w:tc>
          <w:tcPr>
            <w:tcW w:w="1389" w:type="dxa"/>
            <w:tcBorders>
              <w:top w:val="nil"/>
              <w:left w:val="nil"/>
              <w:bottom w:val="single" w:sz="4" w:space="0" w:color="auto"/>
              <w:right w:val="single" w:sz="4" w:space="0" w:color="auto"/>
            </w:tcBorders>
            <w:noWrap/>
            <w:vAlign w:val="bottom"/>
            <w:hideMark/>
          </w:tcPr>
          <w:p w14:paraId="148A94A6"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noWrap/>
            <w:vAlign w:val="bottom"/>
            <w:hideMark/>
          </w:tcPr>
          <w:p w14:paraId="23755A41"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TTF Profile</w:t>
            </w:r>
          </w:p>
        </w:tc>
        <w:tc>
          <w:tcPr>
            <w:tcW w:w="1356" w:type="dxa"/>
            <w:tcBorders>
              <w:top w:val="nil"/>
              <w:left w:val="nil"/>
              <w:bottom w:val="single" w:sz="4" w:space="0" w:color="auto"/>
              <w:right w:val="single" w:sz="4" w:space="0" w:color="auto"/>
            </w:tcBorders>
            <w:noWrap/>
            <w:vAlign w:val="bottom"/>
            <w:hideMark/>
          </w:tcPr>
          <w:p w14:paraId="6814410F"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øre</w:t>
            </w:r>
            <w:proofErr w:type="spellEnd"/>
            <w:r w:rsidRPr="00076D09">
              <w:rPr>
                <w:rFonts w:ascii="Calibri" w:hAnsi="Calibri" w:cs="Calibri"/>
                <w:color w:val="000000"/>
                <w:sz w:val="22"/>
                <w:szCs w:val="22"/>
                <w:lang w:val="en-IN" w:eastAsia="en-IN"/>
              </w:rPr>
              <w:t>/m3</w:t>
            </w:r>
          </w:p>
        </w:tc>
        <w:tc>
          <w:tcPr>
            <w:tcW w:w="1348" w:type="dxa"/>
            <w:tcBorders>
              <w:top w:val="nil"/>
              <w:left w:val="nil"/>
              <w:bottom w:val="single" w:sz="4" w:space="0" w:color="auto"/>
              <w:right w:val="single" w:sz="4" w:space="0" w:color="auto"/>
            </w:tcBorders>
            <w:noWrap/>
            <w:vAlign w:val="center"/>
            <w:hideMark/>
          </w:tcPr>
          <w:p w14:paraId="6C10C74B"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X</w:t>
            </w:r>
          </w:p>
        </w:tc>
      </w:tr>
      <w:tr w:rsidR="00076D09" w:rsidRPr="00076D09" w14:paraId="095B1F62" w14:textId="77777777" w:rsidTr="00076D09">
        <w:trPr>
          <w:trHeight w:val="300"/>
          <w:jc w:val="center"/>
        </w:trPr>
        <w:tc>
          <w:tcPr>
            <w:tcW w:w="830" w:type="dxa"/>
            <w:tcBorders>
              <w:top w:val="nil"/>
              <w:left w:val="single" w:sz="4" w:space="0" w:color="auto"/>
              <w:bottom w:val="single" w:sz="4" w:space="0" w:color="auto"/>
              <w:right w:val="single" w:sz="4" w:space="0" w:color="auto"/>
            </w:tcBorders>
            <w:noWrap/>
            <w:vAlign w:val="bottom"/>
            <w:hideMark/>
          </w:tcPr>
          <w:p w14:paraId="412E343B"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1570041</w:t>
            </w:r>
          </w:p>
        </w:tc>
        <w:tc>
          <w:tcPr>
            <w:tcW w:w="1235" w:type="dxa"/>
            <w:tcBorders>
              <w:top w:val="nil"/>
              <w:left w:val="nil"/>
              <w:bottom w:val="single" w:sz="4" w:space="0" w:color="auto"/>
              <w:right w:val="single" w:sz="4" w:space="0" w:color="auto"/>
            </w:tcBorders>
            <w:noWrap/>
            <w:vAlign w:val="bottom"/>
            <w:hideMark/>
          </w:tcPr>
          <w:p w14:paraId="249698F2"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PaymentFee</w:t>
            </w:r>
            <w:proofErr w:type="spellEnd"/>
          </w:p>
        </w:tc>
        <w:tc>
          <w:tcPr>
            <w:tcW w:w="1122" w:type="dxa"/>
            <w:tcBorders>
              <w:top w:val="nil"/>
              <w:left w:val="nil"/>
              <w:bottom w:val="single" w:sz="4" w:space="0" w:color="auto"/>
              <w:right w:val="single" w:sz="4" w:space="0" w:color="auto"/>
            </w:tcBorders>
            <w:noWrap/>
            <w:vAlign w:val="bottom"/>
            <w:hideMark/>
          </w:tcPr>
          <w:p w14:paraId="407649C4"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noWrap/>
            <w:vAlign w:val="center"/>
            <w:hideMark/>
          </w:tcPr>
          <w:p w14:paraId="14F8B37B"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076D09">
              <w:rPr>
                <w:rFonts w:ascii="Calibri" w:hAnsi="Calibri" w:cs="Calibri"/>
                <w:color w:val="000000"/>
                <w:lang w:val="en-IN" w:eastAsia="en-IN"/>
              </w:rPr>
              <w:t>DK</w:t>
            </w:r>
          </w:p>
        </w:tc>
        <w:tc>
          <w:tcPr>
            <w:tcW w:w="1389" w:type="dxa"/>
            <w:tcBorders>
              <w:top w:val="nil"/>
              <w:left w:val="nil"/>
              <w:bottom w:val="single" w:sz="4" w:space="0" w:color="auto"/>
              <w:right w:val="single" w:sz="4" w:space="0" w:color="auto"/>
            </w:tcBorders>
            <w:noWrap/>
            <w:vAlign w:val="bottom"/>
            <w:hideMark/>
          </w:tcPr>
          <w:p w14:paraId="240A2FE8"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noWrap/>
            <w:vAlign w:val="bottom"/>
            <w:hideMark/>
          </w:tcPr>
          <w:p w14:paraId="35DC8FEE"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Payment fee</w:t>
            </w:r>
          </w:p>
        </w:tc>
        <w:tc>
          <w:tcPr>
            <w:tcW w:w="1356" w:type="dxa"/>
            <w:tcBorders>
              <w:top w:val="nil"/>
              <w:left w:val="nil"/>
              <w:bottom w:val="single" w:sz="4" w:space="0" w:color="auto"/>
              <w:right w:val="single" w:sz="4" w:space="0" w:color="auto"/>
            </w:tcBorders>
            <w:noWrap/>
            <w:vAlign w:val="bottom"/>
            <w:hideMark/>
          </w:tcPr>
          <w:p w14:paraId="698A5D39"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øre</w:t>
            </w:r>
            <w:proofErr w:type="spellEnd"/>
            <w:r w:rsidRPr="00076D09">
              <w:rPr>
                <w:rFonts w:ascii="Calibri" w:hAnsi="Calibri" w:cs="Calibri"/>
                <w:color w:val="000000"/>
                <w:sz w:val="22"/>
                <w:szCs w:val="22"/>
                <w:lang w:val="en-IN" w:eastAsia="en-IN"/>
              </w:rPr>
              <w:t>/m3</w:t>
            </w:r>
          </w:p>
        </w:tc>
        <w:tc>
          <w:tcPr>
            <w:tcW w:w="1348" w:type="dxa"/>
            <w:tcBorders>
              <w:top w:val="nil"/>
              <w:left w:val="nil"/>
              <w:bottom w:val="single" w:sz="4" w:space="0" w:color="auto"/>
              <w:right w:val="single" w:sz="4" w:space="0" w:color="auto"/>
            </w:tcBorders>
            <w:noWrap/>
            <w:vAlign w:val="center"/>
            <w:hideMark/>
          </w:tcPr>
          <w:p w14:paraId="7C2743A6"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X</w:t>
            </w:r>
          </w:p>
        </w:tc>
      </w:tr>
      <w:tr w:rsidR="00076D09" w:rsidRPr="00076D09" w14:paraId="5C9953DE" w14:textId="77777777" w:rsidTr="00076D09">
        <w:trPr>
          <w:trHeight w:val="300"/>
          <w:jc w:val="center"/>
        </w:trPr>
        <w:tc>
          <w:tcPr>
            <w:tcW w:w="830" w:type="dxa"/>
            <w:tcBorders>
              <w:top w:val="nil"/>
              <w:left w:val="single" w:sz="4" w:space="0" w:color="auto"/>
              <w:bottom w:val="single" w:sz="4" w:space="0" w:color="auto"/>
              <w:right w:val="single" w:sz="4" w:space="0" w:color="auto"/>
            </w:tcBorders>
            <w:noWrap/>
            <w:vAlign w:val="bottom"/>
            <w:hideMark/>
          </w:tcPr>
          <w:p w14:paraId="07CFB19F"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1575441</w:t>
            </w:r>
          </w:p>
        </w:tc>
        <w:tc>
          <w:tcPr>
            <w:tcW w:w="1235" w:type="dxa"/>
            <w:tcBorders>
              <w:top w:val="nil"/>
              <w:left w:val="nil"/>
              <w:bottom w:val="single" w:sz="4" w:space="0" w:color="auto"/>
              <w:right w:val="single" w:sz="4" w:space="0" w:color="auto"/>
            </w:tcBorders>
            <w:noWrap/>
            <w:vAlign w:val="bottom"/>
            <w:hideMark/>
          </w:tcPr>
          <w:p w14:paraId="45DDCB05"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BalanceFee</w:t>
            </w:r>
            <w:proofErr w:type="spellEnd"/>
          </w:p>
        </w:tc>
        <w:tc>
          <w:tcPr>
            <w:tcW w:w="1122" w:type="dxa"/>
            <w:tcBorders>
              <w:top w:val="nil"/>
              <w:left w:val="nil"/>
              <w:bottom w:val="single" w:sz="4" w:space="0" w:color="auto"/>
              <w:right w:val="single" w:sz="4" w:space="0" w:color="auto"/>
            </w:tcBorders>
            <w:noWrap/>
            <w:vAlign w:val="bottom"/>
            <w:hideMark/>
          </w:tcPr>
          <w:p w14:paraId="68C269BD"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 </w:t>
            </w:r>
          </w:p>
        </w:tc>
        <w:tc>
          <w:tcPr>
            <w:tcW w:w="902" w:type="dxa"/>
            <w:tcBorders>
              <w:top w:val="nil"/>
              <w:left w:val="nil"/>
              <w:bottom w:val="single" w:sz="4" w:space="0" w:color="auto"/>
              <w:right w:val="single" w:sz="4" w:space="0" w:color="auto"/>
            </w:tcBorders>
            <w:noWrap/>
            <w:vAlign w:val="center"/>
            <w:hideMark/>
          </w:tcPr>
          <w:p w14:paraId="055F5938"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076D09">
              <w:rPr>
                <w:rFonts w:ascii="Calibri" w:hAnsi="Calibri" w:cs="Calibri"/>
                <w:color w:val="000000"/>
                <w:lang w:val="en-IN" w:eastAsia="en-IN"/>
              </w:rPr>
              <w:t>DK</w:t>
            </w:r>
          </w:p>
        </w:tc>
        <w:tc>
          <w:tcPr>
            <w:tcW w:w="1389" w:type="dxa"/>
            <w:tcBorders>
              <w:top w:val="nil"/>
              <w:left w:val="nil"/>
              <w:bottom w:val="single" w:sz="4" w:space="0" w:color="auto"/>
              <w:right w:val="single" w:sz="4" w:space="0" w:color="auto"/>
            </w:tcBorders>
            <w:noWrap/>
            <w:vAlign w:val="bottom"/>
            <w:hideMark/>
          </w:tcPr>
          <w:p w14:paraId="35EE7FDA"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Add on</w:t>
            </w:r>
          </w:p>
        </w:tc>
        <w:tc>
          <w:tcPr>
            <w:tcW w:w="2698" w:type="dxa"/>
            <w:tcBorders>
              <w:top w:val="nil"/>
              <w:left w:val="nil"/>
              <w:bottom w:val="single" w:sz="4" w:space="0" w:color="auto"/>
              <w:right w:val="single" w:sz="4" w:space="0" w:color="auto"/>
            </w:tcBorders>
            <w:noWrap/>
            <w:vAlign w:val="bottom"/>
            <w:hideMark/>
          </w:tcPr>
          <w:p w14:paraId="19ABA51D"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Imbalance</w:t>
            </w:r>
          </w:p>
        </w:tc>
        <w:tc>
          <w:tcPr>
            <w:tcW w:w="1356" w:type="dxa"/>
            <w:tcBorders>
              <w:top w:val="nil"/>
              <w:left w:val="nil"/>
              <w:bottom w:val="single" w:sz="4" w:space="0" w:color="auto"/>
              <w:right w:val="single" w:sz="4" w:space="0" w:color="auto"/>
            </w:tcBorders>
            <w:noWrap/>
            <w:vAlign w:val="bottom"/>
            <w:hideMark/>
          </w:tcPr>
          <w:p w14:paraId="68EA17FC"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øre</w:t>
            </w:r>
            <w:proofErr w:type="spellEnd"/>
            <w:r w:rsidRPr="00076D09">
              <w:rPr>
                <w:rFonts w:ascii="Calibri" w:hAnsi="Calibri" w:cs="Calibri"/>
                <w:color w:val="000000"/>
                <w:sz w:val="22"/>
                <w:szCs w:val="22"/>
                <w:lang w:val="en-IN" w:eastAsia="en-IN"/>
              </w:rPr>
              <w:t>/m3</w:t>
            </w:r>
          </w:p>
        </w:tc>
        <w:tc>
          <w:tcPr>
            <w:tcW w:w="1348" w:type="dxa"/>
            <w:tcBorders>
              <w:top w:val="nil"/>
              <w:left w:val="nil"/>
              <w:bottom w:val="single" w:sz="4" w:space="0" w:color="auto"/>
              <w:right w:val="single" w:sz="4" w:space="0" w:color="auto"/>
            </w:tcBorders>
            <w:noWrap/>
            <w:vAlign w:val="center"/>
            <w:hideMark/>
          </w:tcPr>
          <w:p w14:paraId="77A6FF34"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X</w:t>
            </w:r>
          </w:p>
        </w:tc>
      </w:tr>
      <w:tr w:rsidR="00076D09" w:rsidRPr="00076D09" w14:paraId="1B4B6041" w14:textId="77777777" w:rsidTr="00076D09">
        <w:trPr>
          <w:trHeight w:val="300"/>
          <w:jc w:val="center"/>
        </w:trPr>
        <w:tc>
          <w:tcPr>
            <w:tcW w:w="830" w:type="dxa"/>
            <w:tcBorders>
              <w:top w:val="nil"/>
              <w:left w:val="single" w:sz="4" w:space="0" w:color="auto"/>
              <w:bottom w:val="single" w:sz="4" w:space="0" w:color="auto"/>
              <w:right w:val="single" w:sz="4" w:space="0" w:color="auto"/>
            </w:tcBorders>
            <w:noWrap/>
            <w:vAlign w:val="bottom"/>
            <w:hideMark/>
          </w:tcPr>
          <w:p w14:paraId="01334DBC"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1570011</w:t>
            </w:r>
          </w:p>
        </w:tc>
        <w:tc>
          <w:tcPr>
            <w:tcW w:w="1235" w:type="dxa"/>
            <w:tcBorders>
              <w:top w:val="nil"/>
              <w:left w:val="nil"/>
              <w:bottom w:val="single" w:sz="4" w:space="0" w:color="auto"/>
              <w:right w:val="single" w:sz="4" w:space="0" w:color="auto"/>
            </w:tcBorders>
            <w:noWrap/>
            <w:vAlign w:val="bottom"/>
            <w:hideMark/>
          </w:tcPr>
          <w:p w14:paraId="2839CFDC"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CMDTYPrice</w:t>
            </w:r>
            <w:proofErr w:type="spellEnd"/>
          </w:p>
        </w:tc>
        <w:tc>
          <w:tcPr>
            <w:tcW w:w="1122" w:type="dxa"/>
            <w:tcBorders>
              <w:top w:val="nil"/>
              <w:left w:val="nil"/>
              <w:bottom w:val="single" w:sz="4" w:space="0" w:color="auto"/>
              <w:right w:val="single" w:sz="4" w:space="0" w:color="auto"/>
            </w:tcBorders>
            <w:noWrap/>
            <w:vAlign w:val="bottom"/>
            <w:hideMark/>
          </w:tcPr>
          <w:p w14:paraId="4CE7E4FE"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MO</w:t>
            </w:r>
          </w:p>
        </w:tc>
        <w:tc>
          <w:tcPr>
            <w:tcW w:w="902" w:type="dxa"/>
            <w:tcBorders>
              <w:top w:val="nil"/>
              <w:left w:val="nil"/>
              <w:bottom w:val="single" w:sz="4" w:space="0" w:color="auto"/>
              <w:right w:val="single" w:sz="4" w:space="0" w:color="auto"/>
            </w:tcBorders>
            <w:noWrap/>
            <w:vAlign w:val="center"/>
            <w:hideMark/>
          </w:tcPr>
          <w:p w14:paraId="7748C0D8"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076D09">
              <w:rPr>
                <w:rFonts w:ascii="Calibri" w:hAnsi="Calibri" w:cs="Calibri"/>
                <w:color w:val="000000"/>
                <w:lang w:val="en-IN" w:eastAsia="en-IN"/>
              </w:rPr>
              <w:t>DK</w:t>
            </w:r>
          </w:p>
        </w:tc>
        <w:tc>
          <w:tcPr>
            <w:tcW w:w="1389" w:type="dxa"/>
            <w:tcBorders>
              <w:top w:val="nil"/>
              <w:left w:val="nil"/>
              <w:bottom w:val="single" w:sz="4" w:space="0" w:color="auto"/>
              <w:right w:val="single" w:sz="4" w:space="0" w:color="auto"/>
            </w:tcBorders>
            <w:noWrap/>
            <w:vAlign w:val="bottom"/>
            <w:hideMark/>
          </w:tcPr>
          <w:p w14:paraId="3D1B1B73"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Price example</w:t>
            </w:r>
          </w:p>
        </w:tc>
        <w:tc>
          <w:tcPr>
            <w:tcW w:w="2698" w:type="dxa"/>
            <w:tcBorders>
              <w:top w:val="nil"/>
              <w:left w:val="nil"/>
              <w:bottom w:val="single" w:sz="4" w:space="0" w:color="auto"/>
              <w:right w:val="single" w:sz="4" w:space="0" w:color="auto"/>
            </w:tcBorders>
            <w:noWrap/>
            <w:vAlign w:val="bottom"/>
            <w:hideMark/>
          </w:tcPr>
          <w:p w14:paraId="53F8E3B7" w14:textId="77777777" w:rsidR="00076D09" w:rsidRPr="00494210"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sv-SE" w:eastAsia="en-IN"/>
              </w:rPr>
            </w:pPr>
            <w:r w:rsidRPr="00494210">
              <w:rPr>
                <w:rFonts w:ascii="Calibri" w:hAnsi="Calibri" w:cs="Calibri"/>
                <w:color w:val="000000"/>
                <w:sz w:val="22"/>
                <w:szCs w:val="22"/>
                <w:lang w:val="sv-SE" w:eastAsia="en-IN"/>
              </w:rPr>
              <w:t>TTF AV uden valuta (in Midas)</w:t>
            </w:r>
          </w:p>
        </w:tc>
        <w:tc>
          <w:tcPr>
            <w:tcW w:w="1356" w:type="dxa"/>
            <w:tcBorders>
              <w:top w:val="nil"/>
              <w:left w:val="nil"/>
              <w:bottom w:val="single" w:sz="4" w:space="0" w:color="auto"/>
              <w:right w:val="single" w:sz="4" w:space="0" w:color="auto"/>
            </w:tcBorders>
            <w:noWrap/>
            <w:vAlign w:val="bottom"/>
            <w:hideMark/>
          </w:tcPr>
          <w:p w14:paraId="0E44D4A0"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øre</w:t>
            </w:r>
            <w:proofErr w:type="spellEnd"/>
            <w:r w:rsidRPr="00076D09">
              <w:rPr>
                <w:rFonts w:ascii="Calibri" w:hAnsi="Calibri" w:cs="Calibri"/>
                <w:color w:val="000000"/>
                <w:sz w:val="22"/>
                <w:szCs w:val="22"/>
                <w:lang w:val="en-IN" w:eastAsia="en-IN"/>
              </w:rPr>
              <w:t>/m3</w:t>
            </w:r>
          </w:p>
        </w:tc>
        <w:tc>
          <w:tcPr>
            <w:tcW w:w="1348" w:type="dxa"/>
            <w:tcBorders>
              <w:top w:val="nil"/>
              <w:left w:val="nil"/>
              <w:bottom w:val="single" w:sz="4" w:space="0" w:color="auto"/>
              <w:right w:val="single" w:sz="4" w:space="0" w:color="auto"/>
            </w:tcBorders>
            <w:noWrap/>
            <w:vAlign w:val="center"/>
            <w:hideMark/>
          </w:tcPr>
          <w:p w14:paraId="019DBC3F"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X</w:t>
            </w:r>
          </w:p>
        </w:tc>
      </w:tr>
      <w:tr w:rsidR="00076D09" w:rsidRPr="00076D09" w14:paraId="022D7F7F" w14:textId="77777777" w:rsidTr="00076D09">
        <w:trPr>
          <w:trHeight w:val="300"/>
          <w:jc w:val="center"/>
        </w:trPr>
        <w:tc>
          <w:tcPr>
            <w:tcW w:w="830" w:type="dxa"/>
            <w:tcBorders>
              <w:top w:val="nil"/>
              <w:left w:val="single" w:sz="4" w:space="0" w:color="auto"/>
              <w:bottom w:val="single" w:sz="4" w:space="0" w:color="auto"/>
              <w:right w:val="single" w:sz="4" w:space="0" w:color="auto"/>
            </w:tcBorders>
            <w:shd w:val="clear" w:color="000000" w:fill="D9D9D9"/>
            <w:noWrap/>
            <w:vAlign w:val="center"/>
            <w:hideMark/>
          </w:tcPr>
          <w:p w14:paraId="35B86D44"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lang w:val="en-IN" w:eastAsia="en-IN"/>
              </w:rPr>
            </w:pPr>
            <w:r w:rsidRPr="00076D09">
              <w:rPr>
                <w:rFonts w:ascii="Calibri" w:hAnsi="Calibri" w:cs="Calibri"/>
                <w:color w:val="000000"/>
                <w:lang w:val="en-IN" w:eastAsia="en-IN"/>
              </w:rPr>
              <w:t>1570191</w:t>
            </w:r>
          </w:p>
        </w:tc>
        <w:tc>
          <w:tcPr>
            <w:tcW w:w="1235" w:type="dxa"/>
            <w:tcBorders>
              <w:top w:val="nil"/>
              <w:left w:val="nil"/>
              <w:bottom w:val="single" w:sz="4" w:space="0" w:color="auto"/>
              <w:right w:val="single" w:sz="4" w:space="0" w:color="auto"/>
            </w:tcBorders>
            <w:shd w:val="clear" w:color="000000" w:fill="D9D9D9"/>
            <w:noWrap/>
            <w:vAlign w:val="center"/>
            <w:hideMark/>
          </w:tcPr>
          <w:p w14:paraId="7F448BE6"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lang w:val="en-IN" w:eastAsia="en-IN"/>
              </w:rPr>
            </w:pPr>
            <w:r w:rsidRPr="00076D09">
              <w:rPr>
                <w:rFonts w:ascii="Calibri" w:hAnsi="Calibri" w:cs="Calibri"/>
                <w:color w:val="000000"/>
                <w:lang w:val="en-IN" w:eastAsia="en-IN"/>
              </w:rPr>
              <w:t>Set</w:t>
            </w:r>
          </w:p>
        </w:tc>
        <w:tc>
          <w:tcPr>
            <w:tcW w:w="1122" w:type="dxa"/>
            <w:tcBorders>
              <w:top w:val="nil"/>
              <w:left w:val="nil"/>
              <w:bottom w:val="single" w:sz="4" w:space="0" w:color="auto"/>
              <w:right w:val="single" w:sz="4" w:space="0" w:color="auto"/>
            </w:tcBorders>
            <w:shd w:val="clear" w:color="000000" w:fill="D9D9D9"/>
            <w:noWrap/>
            <w:vAlign w:val="center"/>
            <w:hideMark/>
          </w:tcPr>
          <w:p w14:paraId="03B7F5F0"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lang w:val="en-IN" w:eastAsia="en-IN"/>
              </w:rPr>
            </w:pPr>
            <w:r w:rsidRPr="00076D09">
              <w:rPr>
                <w:rFonts w:ascii="Calibri" w:hAnsi="Calibri" w:cs="Calibri"/>
                <w:color w:val="000000"/>
                <w:lang w:val="en-IN" w:eastAsia="en-IN"/>
              </w:rPr>
              <w:t>MO</w:t>
            </w:r>
          </w:p>
        </w:tc>
        <w:tc>
          <w:tcPr>
            <w:tcW w:w="902" w:type="dxa"/>
            <w:tcBorders>
              <w:top w:val="nil"/>
              <w:left w:val="nil"/>
              <w:bottom w:val="single" w:sz="4" w:space="0" w:color="auto"/>
              <w:right w:val="single" w:sz="4" w:space="0" w:color="auto"/>
            </w:tcBorders>
            <w:shd w:val="clear" w:color="000000" w:fill="D9D9D9"/>
            <w:noWrap/>
            <w:vAlign w:val="center"/>
            <w:hideMark/>
          </w:tcPr>
          <w:p w14:paraId="4362A392"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000000"/>
                <w:lang w:val="en-IN" w:eastAsia="en-IN"/>
              </w:rPr>
            </w:pPr>
            <w:r w:rsidRPr="00076D09">
              <w:rPr>
                <w:rFonts w:ascii="Calibri" w:hAnsi="Calibri" w:cs="Calibri"/>
                <w:color w:val="000000"/>
                <w:lang w:val="en-IN" w:eastAsia="en-IN"/>
              </w:rPr>
              <w:t>SE</w:t>
            </w:r>
          </w:p>
        </w:tc>
        <w:tc>
          <w:tcPr>
            <w:tcW w:w="1389" w:type="dxa"/>
            <w:tcBorders>
              <w:top w:val="nil"/>
              <w:left w:val="nil"/>
              <w:bottom w:val="single" w:sz="4" w:space="0" w:color="auto"/>
              <w:right w:val="single" w:sz="4" w:space="0" w:color="auto"/>
            </w:tcBorders>
            <w:shd w:val="clear" w:color="000000" w:fill="D9D9D9"/>
            <w:noWrap/>
            <w:vAlign w:val="bottom"/>
            <w:hideMark/>
          </w:tcPr>
          <w:p w14:paraId="3A29F866"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Price example</w:t>
            </w:r>
          </w:p>
        </w:tc>
        <w:tc>
          <w:tcPr>
            <w:tcW w:w="2698" w:type="dxa"/>
            <w:tcBorders>
              <w:top w:val="nil"/>
              <w:left w:val="nil"/>
              <w:bottom w:val="single" w:sz="4" w:space="0" w:color="auto"/>
              <w:right w:val="single" w:sz="4" w:space="0" w:color="auto"/>
            </w:tcBorders>
            <w:shd w:val="clear" w:color="000000" w:fill="D9D9D9"/>
            <w:noWrap/>
            <w:vAlign w:val="bottom"/>
            <w:hideMark/>
          </w:tcPr>
          <w:p w14:paraId="772B2B28"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076D09">
              <w:rPr>
                <w:rFonts w:ascii="Calibri" w:hAnsi="Calibri" w:cs="Calibri"/>
                <w:color w:val="000000"/>
                <w:sz w:val="22"/>
                <w:szCs w:val="22"/>
                <w:lang w:val="en-IN" w:eastAsia="en-IN"/>
              </w:rPr>
              <w:t>Price sample TTF monthly</w:t>
            </w:r>
          </w:p>
        </w:tc>
        <w:tc>
          <w:tcPr>
            <w:tcW w:w="1356" w:type="dxa"/>
            <w:tcBorders>
              <w:top w:val="nil"/>
              <w:left w:val="nil"/>
              <w:bottom w:val="single" w:sz="4" w:space="0" w:color="auto"/>
              <w:right w:val="single" w:sz="4" w:space="0" w:color="auto"/>
            </w:tcBorders>
            <w:shd w:val="clear" w:color="000000" w:fill="D9D9D9"/>
            <w:noWrap/>
            <w:vAlign w:val="bottom"/>
            <w:hideMark/>
          </w:tcPr>
          <w:p w14:paraId="4E239005" w14:textId="77777777" w:rsidR="00076D09" w:rsidRPr="00076D09" w:rsidRDefault="00076D09" w:rsidP="00076D09">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076D09">
              <w:rPr>
                <w:rFonts w:ascii="Calibri" w:hAnsi="Calibri" w:cs="Calibri"/>
                <w:color w:val="000000"/>
                <w:sz w:val="22"/>
                <w:szCs w:val="22"/>
                <w:lang w:val="en-IN" w:eastAsia="en-IN"/>
              </w:rPr>
              <w:t>SEKøre</w:t>
            </w:r>
            <w:proofErr w:type="spellEnd"/>
            <w:r w:rsidRPr="00076D09">
              <w:rPr>
                <w:rFonts w:ascii="Calibri" w:hAnsi="Calibri" w:cs="Calibri"/>
                <w:color w:val="000000"/>
                <w:sz w:val="22"/>
                <w:szCs w:val="22"/>
                <w:lang w:val="en-IN" w:eastAsia="en-IN"/>
              </w:rPr>
              <w:t>/</w:t>
            </w:r>
            <w:proofErr w:type="spellStart"/>
            <w:r w:rsidRPr="00076D09">
              <w:rPr>
                <w:rFonts w:ascii="Calibri" w:hAnsi="Calibri" w:cs="Calibri"/>
                <w:color w:val="000000"/>
                <w:sz w:val="22"/>
                <w:szCs w:val="22"/>
                <w:lang w:val="en-IN" w:eastAsia="en-IN"/>
              </w:rPr>
              <w:t>kWhn</w:t>
            </w:r>
            <w:proofErr w:type="spellEnd"/>
          </w:p>
        </w:tc>
        <w:tc>
          <w:tcPr>
            <w:tcW w:w="1348" w:type="dxa"/>
            <w:tcBorders>
              <w:top w:val="nil"/>
              <w:left w:val="nil"/>
              <w:bottom w:val="single" w:sz="4" w:space="0" w:color="auto"/>
              <w:right w:val="single" w:sz="4" w:space="0" w:color="auto"/>
            </w:tcBorders>
            <w:shd w:val="clear" w:color="000000" w:fill="D9D9D9"/>
            <w:noWrap/>
            <w:vAlign w:val="bottom"/>
            <w:hideMark/>
          </w:tcPr>
          <w:p w14:paraId="4558FEA3" w14:textId="77777777" w:rsidR="00076D09" w:rsidRPr="00076D09" w:rsidRDefault="00076D09" w:rsidP="00076D09">
            <w:pPr>
              <w:keepLines w:val="0"/>
              <w:overflowPunct/>
              <w:autoSpaceDE/>
              <w:autoSpaceDN/>
              <w:adjustRightInd/>
              <w:spacing w:before="0" w:after="0"/>
              <w:ind w:left="0"/>
              <w:jc w:val="center"/>
              <w:textAlignment w:val="auto"/>
              <w:rPr>
                <w:rFonts w:ascii="Calibri" w:hAnsi="Calibri" w:cs="Calibri"/>
                <w:color w:val="FF0000"/>
                <w:lang w:val="en-IN" w:eastAsia="en-IN"/>
              </w:rPr>
            </w:pPr>
            <w:r w:rsidRPr="00076D09">
              <w:rPr>
                <w:rFonts w:ascii="Calibri" w:hAnsi="Calibri" w:cs="Calibri"/>
                <w:color w:val="FF0000"/>
                <w:lang w:val="en-IN" w:eastAsia="en-IN"/>
              </w:rPr>
              <w:t>X</w:t>
            </w:r>
          </w:p>
        </w:tc>
      </w:tr>
    </w:tbl>
    <w:p w14:paraId="17C8E87F" w14:textId="77777777" w:rsidR="001474CD" w:rsidRDefault="001474CD" w:rsidP="004470F3">
      <w:pPr>
        <w:ind w:left="0"/>
        <w:rPr>
          <w:b/>
          <w:bCs/>
        </w:rPr>
      </w:pPr>
    </w:p>
    <w:p w14:paraId="2431DE71" w14:textId="77777777" w:rsidR="00076D09" w:rsidRDefault="00076D09" w:rsidP="004470F3">
      <w:pPr>
        <w:ind w:left="0"/>
        <w:rPr>
          <w:b/>
          <w:bCs/>
        </w:rPr>
      </w:pPr>
    </w:p>
    <w:p w14:paraId="7ECDD0E2" w14:textId="77777777" w:rsidR="00445C89" w:rsidRDefault="00445C89" w:rsidP="004470F3">
      <w:pPr>
        <w:ind w:left="0"/>
        <w:rPr>
          <w:b/>
          <w:bCs/>
        </w:rPr>
      </w:pPr>
    </w:p>
    <w:p w14:paraId="239FE80C" w14:textId="77777777" w:rsidR="00445C89" w:rsidRDefault="00445C89" w:rsidP="004470F3">
      <w:pPr>
        <w:ind w:left="0"/>
        <w:rPr>
          <w:b/>
          <w:bCs/>
        </w:rPr>
      </w:pPr>
    </w:p>
    <w:p w14:paraId="3A029628" w14:textId="77777777" w:rsidR="00445C89" w:rsidRDefault="00445C89" w:rsidP="004470F3">
      <w:pPr>
        <w:ind w:left="0"/>
        <w:rPr>
          <w:b/>
          <w:bCs/>
        </w:rPr>
      </w:pPr>
    </w:p>
    <w:p w14:paraId="1D479AFC" w14:textId="77777777" w:rsidR="00445C89" w:rsidRDefault="00445C89" w:rsidP="004470F3">
      <w:pPr>
        <w:ind w:left="0"/>
        <w:rPr>
          <w:b/>
          <w:bCs/>
        </w:rPr>
      </w:pPr>
    </w:p>
    <w:p w14:paraId="3A79A3A5" w14:textId="10476057" w:rsidR="00076D09" w:rsidRDefault="00445C89" w:rsidP="004470F3">
      <w:pPr>
        <w:ind w:left="0"/>
        <w:rPr>
          <w:b/>
          <w:bCs/>
        </w:rPr>
      </w:pPr>
      <w:r w:rsidRPr="00445C89">
        <w:rPr>
          <w:b/>
          <w:bCs/>
        </w:rPr>
        <w:lastRenderedPageBreak/>
        <w:t>Extended payment terms</w:t>
      </w:r>
    </w:p>
    <w:p w14:paraId="61ED87D0" w14:textId="77777777" w:rsidR="00445C89" w:rsidRDefault="00445C89" w:rsidP="004470F3">
      <w:pPr>
        <w:ind w:left="0"/>
        <w:rPr>
          <w:b/>
          <w:bCs/>
        </w:rPr>
      </w:pPr>
    </w:p>
    <w:tbl>
      <w:tblPr>
        <w:tblW w:w="10880" w:type="dxa"/>
        <w:jc w:val="center"/>
        <w:tblLook w:val="04A0" w:firstRow="1" w:lastRow="0" w:firstColumn="1" w:lastColumn="0" w:noHBand="0" w:noVBand="1"/>
      </w:tblPr>
      <w:tblGrid>
        <w:gridCol w:w="997"/>
        <w:gridCol w:w="1330"/>
        <w:gridCol w:w="1340"/>
        <w:gridCol w:w="1012"/>
        <w:gridCol w:w="1440"/>
        <w:gridCol w:w="2220"/>
        <w:gridCol w:w="1454"/>
        <w:gridCol w:w="1420"/>
      </w:tblGrid>
      <w:tr w:rsidR="00AD1140" w:rsidRPr="00AD1140" w14:paraId="475448B8" w14:textId="77777777" w:rsidTr="00AD1140">
        <w:trPr>
          <w:trHeight w:val="945"/>
          <w:jc w:val="center"/>
        </w:trPr>
        <w:tc>
          <w:tcPr>
            <w:tcW w:w="84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7F60706"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ID</w:t>
            </w:r>
          </w:p>
        </w:tc>
        <w:tc>
          <w:tcPr>
            <w:tcW w:w="1280" w:type="dxa"/>
            <w:tcBorders>
              <w:top w:val="single" w:sz="4" w:space="0" w:color="auto"/>
              <w:left w:val="nil"/>
              <w:bottom w:val="single" w:sz="4" w:space="0" w:color="auto"/>
              <w:right w:val="single" w:sz="4" w:space="0" w:color="auto"/>
            </w:tcBorders>
            <w:shd w:val="clear" w:color="000000" w:fill="BDD7EE"/>
            <w:vAlign w:val="center"/>
            <w:hideMark/>
          </w:tcPr>
          <w:p w14:paraId="04782E2D"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Value type</w:t>
            </w:r>
          </w:p>
        </w:tc>
        <w:tc>
          <w:tcPr>
            <w:tcW w:w="1340" w:type="dxa"/>
            <w:tcBorders>
              <w:top w:val="single" w:sz="4" w:space="0" w:color="auto"/>
              <w:left w:val="nil"/>
              <w:bottom w:val="single" w:sz="4" w:space="0" w:color="auto"/>
              <w:right w:val="single" w:sz="4" w:space="0" w:color="auto"/>
            </w:tcBorders>
            <w:shd w:val="clear" w:color="000000" w:fill="BDD7EE"/>
            <w:vAlign w:val="center"/>
            <w:hideMark/>
          </w:tcPr>
          <w:p w14:paraId="11902248"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Period Type</w:t>
            </w:r>
          </w:p>
        </w:tc>
        <w:tc>
          <w:tcPr>
            <w:tcW w:w="940" w:type="dxa"/>
            <w:tcBorders>
              <w:top w:val="single" w:sz="4" w:space="0" w:color="auto"/>
              <w:left w:val="nil"/>
              <w:bottom w:val="single" w:sz="4" w:space="0" w:color="auto"/>
              <w:right w:val="single" w:sz="4" w:space="0" w:color="auto"/>
            </w:tcBorders>
            <w:shd w:val="clear" w:color="000000" w:fill="BDD7EE"/>
            <w:vAlign w:val="center"/>
            <w:hideMark/>
          </w:tcPr>
          <w:p w14:paraId="617FE4E5"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Country</w:t>
            </w:r>
          </w:p>
        </w:tc>
        <w:tc>
          <w:tcPr>
            <w:tcW w:w="1440" w:type="dxa"/>
            <w:tcBorders>
              <w:top w:val="single" w:sz="4" w:space="0" w:color="auto"/>
              <w:left w:val="nil"/>
              <w:bottom w:val="single" w:sz="4" w:space="0" w:color="auto"/>
              <w:right w:val="single" w:sz="4" w:space="0" w:color="auto"/>
            </w:tcBorders>
            <w:shd w:val="clear" w:color="000000" w:fill="BDD7EE"/>
            <w:vAlign w:val="center"/>
            <w:hideMark/>
          </w:tcPr>
          <w:p w14:paraId="027CFCA3"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Type</w:t>
            </w:r>
          </w:p>
        </w:tc>
        <w:tc>
          <w:tcPr>
            <w:tcW w:w="2220" w:type="dxa"/>
            <w:tcBorders>
              <w:top w:val="single" w:sz="4" w:space="0" w:color="auto"/>
              <w:left w:val="nil"/>
              <w:bottom w:val="single" w:sz="4" w:space="0" w:color="auto"/>
              <w:right w:val="single" w:sz="4" w:space="0" w:color="auto"/>
            </w:tcBorders>
            <w:shd w:val="clear" w:color="000000" w:fill="BDD7EE"/>
            <w:vAlign w:val="center"/>
            <w:hideMark/>
          </w:tcPr>
          <w:p w14:paraId="0FF4ABB8"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Name (tool)</w:t>
            </w:r>
          </w:p>
        </w:tc>
        <w:tc>
          <w:tcPr>
            <w:tcW w:w="1400" w:type="dxa"/>
            <w:tcBorders>
              <w:top w:val="single" w:sz="4" w:space="0" w:color="auto"/>
              <w:left w:val="nil"/>
              <w:bottom w:val="single" w:sz="4" w:space="0" w:color="auto"/>
              <w:right w:val="single" w:sz="4" w:space="0" w:color="auto"/>
            </w:tcBorders>
            <w:shd w:val="clear" w:color="000000" w:fill="BDD7EE"/>
            <w:vAlign w:val="center"/>
            <w:hideMark/>
          </w:tcPr>
          <w:p w14:paraId="386C75A8"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 xml:space="preserve">Unit </w:t>
            </w:r>
          </w:p>
        </w:tc>
        <w:tc>
          <w:tcPr>
            <w:tcW w:w="1420" w:type="dxa"/>
            <w:tcBorders>
              <w:top w:val="single" w:sz="4" w:space="0" w:color="auto"/>
              <w:left w:val="nil"/>
              <w:bottom w:val="single" w:sz="4" w:space="0" w:color="auto"/>
              <w:right w:val="single" w:sz="4" w:space="0" w:color="auto"/>
            </w:tcBorders>
            <w:shd w:val="clear" w:color="000000" w:fill="BDD7EE"/>
            <w:vAlign w:val="center"/>
            <w:hideMark/>
          </w:tcPr>
          <w:p w14:paraId="33EA8746"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b/>
                <w:bCs/>
                <w:color w:val="000000"/>
                <w:sz w:val="24"/>
                <w:szCs w:val="24"/>
                <w:lang w:val="en-IN" w:eastAsia="en-IN"/>
              </w:rPr>
            </w:pPr>
            <w:r w:rsidRPr="00AD1140">
              <w:rPr>
                <w:rFonts w:ascii="Calibri" w:hAnsi="Calibri" w:cs="Calibri"/>
                <w:b/>
                <w:bCs/>
                <w:color w:val="000000"/>
                <w:sz w:val="24"/>
                <w:szCs w:val="24"/>
                <w:lang w:val="en-IN" w:eastAsia="en-IN"/>
              </w:rPr>
              <w:t>Extended payment terms</w:t>
            </w:r>
          </w:p>
        </w:tc>
      </w:tr>
      <w:tr w:rsidR="00AD1140" w:rsidRPr="00AD1140" w14:paraId="2FDC98FE" w14:textId="77777777" w:rsidTr="00AD1140">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07768ED8"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1571601</w:t>
            </w:r>
          </w:p>
        </w:tc>
        <w:tc>
          <w:tcPr>
            <w:tcW w:w="1280" w:type="dxa"/>
            <w:tcBorders>
              <w:top w:val="nil"/>
              <w:left w:val="nil"/>
              <w:bottom w:val="single" w:sz="4" w:space="0" w:color="auto"/>
              <w:right w:val="single" w:sz="4" w:space="0" w:color="auto"/>
            </w:tcBorders>
            <w:noWrap/>
            <w:vAlign w:val="bottom"/>
            <w:hideMark/>
          </w:tcPr>
          <w:p w14:paraId="6A529955"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Bid</w:t>
            </w:r>
          </w:p>
        </w:tc>
        <w:tc>
          <w:tcPr>
            <w:tcW w:w="1340" w:type="dxa"/>
            <w:tcBorders>
              <w:top w:val="nil"/>
              <w:left w:val="nil"/>
              <w:bottom w:val="single" w:sz="4" w:space="0" w:color="auto"/>
              <w:right w:val="single" w:sz="4" w:space="0" w:color="auto"/>
            </w:tcBorders>
            <w:noWrap/>
            <w:vAlign w:val="bottom"/>
            <w:hideMark/>
          </w:tcPr>
          <w:p w14:paraId="7DD139CD"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5EA36B33"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lang w:val="en-IN" w:eastAsia="en-IN"/>
              </w:rPr>
            </w:pPr>
            <w:r w:rsidRPr="00AD1140">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3E547BF0"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Commodity fee</w:t>
            </w:r>
          </w:p>
        </w:tc>
        <w:tc>
          <w:tcPr>
            <w:tcW w:w="2220" w:type="dxa"/>
            <w:tcBorders>
              <w:top w:val="nil"/>
              <w:left w:val="nil"/>
              <w:bottom w:val="single" w:sz="4" w:space="0" w:color="auto"/>
              <w:right w:val="single" w:sz="4" w:space="0" w:color="auto"/>
            </w:tcBorders>
            <w:noWrap/>
            <w:vAlign w:val="bottom"/>
            <w:hideMark/>
          </w:tcPr>
          <w:p w14:paraId="4A237C0E"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ETF</w:t>
            </w:r>
          </w:p>
        </w:tc>
        <w:tc>
          <w:tcPr>
            <w:tcW w:w="1400" w:type="dxa"/>
            <w:tcBorders>
              <w:top w:val="nil"/>
              <w:left w:val="nil"/>
              <w:bottom w:val="single" w:sz="4" w:space="0" w:color="auto"/>
              <w:right w:val="single" w:sz="4" w:space="0" w:color="auto"/>
            </w:tcBorders>
            <w:noWrap/>
            <w:vAlign w:val="bottom"/>
            <w:hideMark/>
          </w:tcPr>
          <w:p w14:paraId="4E5B0512"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EUR/MWh</w:t>
            </w:r>
          </w:p>
        </w:tc>
        <w:tc>
          <w:tcPr>
            <w:tcW w:w="1420" w:type="dxa"/>
            <w:tcBorders>
              <w:top w:val="nil"/>
              <w:left w:val="nil"/>
              <w:bottom w:val="single" w:sz="4" w:space="0" w:color="auto"/>
              <w:right w:val="single" w:sz="4" w:space="0" w:color="auto"/>
            </w:tcBorders>
            <w:noWrap/>
            <w:vAlign w:val="bottom"/>
            <w:hideMark/>
          </w:tcPr>
          <w:p w14:paraId="14DE512B"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x</w:t>
            </w:r>
          </w:p>
        </w:tc>
      </w:tr>
      <w:tr w:rsidR="00AD1140" w:rsidRPr="00AD1140" w14:paraId="57F99F06" w14:textId="77777777" w:rsidTr="00AD1140">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3CE60EDB"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1571601</w:t>
            </w:r>
          </w:p>
        </w:tc>
        <w:tc>
          <w:tcPr>
            <w:tcW w:w="1280" w:type="dxa"/>
            <w:tcBorders>
              <w:top w:val="nil"/>
              <w:left w:val="nil"/>
              <w:bottom w:val="single" w:sz="4" w:space="0" w:color="auto"/>
              <w:right w:val="single" w:sz="4" w:space="0" w:color="auto"/>
            </w:tcBorders>
            <w:noWrap/>
            <w:vAlign w:val="bottom"/>
            <w:hideMark/>
          </w:tcPr>
          <w:p w14:paraId="60D4C571"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Ask</w:t>
            </w:r>
          </w:p>
        </w:tc>
        <w:tc>
          <w:tcPr>
            <w:tcW w:w="1340" w:type="dxa"/>
            <w:tcBorders>
              <w:top w:val="nil"/>
              <w:left w:val="nil"/>
              <w:bottom w:val="single" w:sz="4" w:space="0" w:color="auto"/>
              <w:right w:val="single" w:sz="4" w:space="0" w:color="auto"/>
            </w:tcBorders>
            <w:noWrap/>
            <w:vAlign w:val="bottom"/>
            <w:hideMark/>
          </w:tcPr>
          <w:p w14:paraId="5DA770BE"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7B9D0A0D"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lang w:val="en-IN" w:eastAsia="en-IN"/>
              </w:rPr>
            </w:pPr>
            <w:r w:rsidRPr="00AD1140">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52979D8A"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Commodity fee</w:t>
            </w:r>
          </w:p>
        </w:tc>
        <w:tc>
          <w:tcPr>
            <w:tcW w:w="2220" w:type="dxa"/>
            <w:tcBorders>
              <w:top w:val="nil"/>
              <w:left w:val="nil"/>
              <w:bottom w:val="single" w:sz="4" w:space="0" w:color="auto"/>
              <w:right w:val="single" w:sz="4" w:space="0" w:color="auto"/>
            </w:tcBorders>
            <w:noWrap/>
            <w:vAlign w:val="bottom"/>
            <w:hideMark/>
          </w:tcPr>
          <w:p w14:paraId="1D83AB0D"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ETF</w:t>
            </w:r>
          </w:p>
        </w:tc>
        <w:tc>
          <w:tcPr>
            <w:tcW w:w="1400" w:type="dxa"/>
            <w:tcBorders>
              <w:top w:val="nil"/>
              <w:left w:val="nil"/>
              <w:bottom w:val="single" w:sz="4" w:space="0" w:color="auto"/>
              <w:right w:val="single" w:sz="4" w:space="0" w:color="auto"/>
            </w:tcBorders>
            <w:noWrap/>
            <w:vAlign w:val="bottom"/>
            <w:hideMark/>
          </w:tcPr>
          <w:p w14:paraId="5F45C51F"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EUR/MWh</w:t>
            </w:r>
          </w:p>
        </w:tc>
        <w:tc>
          <w:tcPr>
            <w:tcW w:w="1420" w:type="dxa"/>
            <w:tcBorders>
              <w:top w:val="nil"/>
              <w:left w:val="nil"/>
              <w:bottom w:val="single" w:sz="4" w:space="0" w:color="auto"/>
              <w:right w:val="single" w:sz="4" w:space="0" w:color="auto"/>
            </w:tcBorders>
            <w:noWrap/>
            <w:vAlign w:val="bottom"/>
            <w:hideMark/>
          </w:tcPr>
          <w:p w14:paraId="12A82755"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x</w:t>
            </w:r>
          </w:p>
        </w:tc>
      </w:tr>
      <w:tr w:rsidR="00AD1140" w:rsidRPr="00AD1140" w14:paraId="697A8D55" w14:textId="77777777" w:rsidTr="00AD1140">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1E569D65"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1570041</w:t>
            </w:r>
          </w:p>
        </w:tc>
        <w:tc>
          <w:tcPr>
            <w:tcW w:w="1280" w:type="dxa"/>
            <w:tcBorders>
              <w:top w:val="nil"/>
              <w:left w:val="nil"/>
              <w:bottom w:val="single" w:sz="4" w:space="0" w:color="auto"/>
              <w:right w:val="single" w:sz="4" w:space="0" w:color="auto"/>
            </w:tcBorders>
            <w:noWrap/>
            <w:vAlign w:val="bottom"/>
            <w:hideMark/>
          </w:tcPr>
          <w:p w14:paraId="7BE0FAF6"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PaymentFee</w:t>
            </w:r>
            <w:proofErr w:type="spellEnd"/>
          </w:p>
        </w:tc>
        <w:tc>
          <w:tcPr>
            <w:tcW w:w="1340" w:type="dxa"/>
            <w:tcBorders>
              <w:top w:val="nil"/>
              <w:left w:val="nil"/>
              <w:bottom w:val="single" w:sz="4" w:space="0" w:color="auto"/>
              <w:right w:val="single" w:sz="4" w:space="0" w:color="auto"/>
            </w:tcBorders>
            <w:noWrap/>
            <w:vAlign w:val="bottom"/>
            <w:hideMark/>
          </w:tcPr>
          <w:p w14:paraId="0108B651"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4646FA25"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lang w:val="en-IN" w:eastAsia="en-IN"/>
              </w:rPr>
            </w:pPr>
            <w:r w:rsidRPr="00AD1140">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2BF74A8A"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noWrap/>
            <w:vAlign w:val="bottom"/>
            <w:hideMark/>
          </w:tcPr>
          <w:p w14:paraId="48F3610E"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Payment fee</w:t>
            </w:r>
          </w:p>
        </w:tc>
        <w:tc>
          <w:tcPr>
            <w:tcW w:w="1400" w:type="dxa"/>
            <w:tcBorders>
              <w:top w:val="nil"/>
              <w:left w:val="nil"/>
              <w:bottom w:val="single" w:sz="4" w:space="0" w:color="auto"/>
              <w:right w:val="single" w:sz="4" w:space="0" w:color="auto"/>
            </w:tcBorders>
            <w:noWrap/>
            <w:vAlign w:val="bottom"/>
            <w:hideMark/>
          </w:tcPr>
          <w:p w14:paraId="3BDF3685"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øre</w:t>
            </w:r>
            <w:proofErr w:type="spellEnd"/>
            <w:r w:rsidRPr="00AD1140">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bottom"/>
            <w:hideMark/>
          </w:tcPr>
          <w:p w14:paraId="7D3B5D63"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x</w:t>
            </w:r>
          </w:p>
        </w:tc>
      </w:tr>
      <w:tr w:rsidR="00AD1140" w:rsidRPr="00AD1140" w14:paraId="0CE9B188" w14:textId="77777777" w:rsidTr="00AD1140">
        <w:trPr>
          <w:trHeight w:val="300"/>
          <w:jc w:val="center"/>
        </w:trPr>
        <w:tc>
          <w:tcPr>
            <w:tcW w:w="840" w:type="dxa"/>
            <w:tcBorders>
              <w:top w:val="nil"/>
              <w:left w:val="single" w:sz="4" w:space="0" w:color="auto"/>
              <w:bottom w:val="single" w:sz="4" w:space="0" w:color="auto"/>
              <w:right w:val="single" w:sz="4" w:space="0" w:color="auto"/>
            </w:tcBorders>
            <w:noWrap/>
            <w:vAlign w:val="bottom"/>
            <w:hideMark/>
          </w:tcPr>
          <w:p w14:paraId="1D8CE526"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1575441</w:t>
            </w:r>
          </w:p>
        </w:tc>
        <w:tc>
          <w:tcPr>
            <w:tcW w:w="1280" w:type="dxa"/>
            <w:tcBorders>
              <w:top w:val="nil"/>
              <w:left w:val="nil"/>
              <w:bottom w:val="single" w:sz="4" w:space="0" w:color="auto"/>
              <w:right w:val="single" w:sz="4" w:space="0" w:color="auto"/>
            </w:tcBorders>
            <w:noWrap/>
            <w:vAlign w:val="bottom"/>
            <w:hideMark/>
          </w:tcPr>
          <w:p w14:paraId="413FB287"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BalanceFee</w:t>
            </w:r>
            <w:proofErr w:type="spellEnd"/>
          </w:p>
        </w:tc>
        <w:tc>
          <w:tcPr>
            <w:tcW w:w="1340" w:type="dxa"/>
            <w:tcBorders>
              <w:top w:val="nil"/>
              <w:left w:val="nil"/>
              <w:bottom w:val="single" w:sz="4" w:space="0" w:color="auto"/>
              <w:right w:val="single" w:sz="4" w:space="0" w:color="auto"/>
            </w:tcBorders>
            <w:noWrap/>
            <w:vAlign w:val="bottom"/>
            <w:hideMark/>
          </w:tcPr>
          <w:p w14:paraId="43B0C913"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noWrap/>
            <w:vAlign w:val="center"/>
            <w:hideMark/>
          </w:tcPr>
          <w:p w14:paraId="701EA42F"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lang w:val="en-IN" w:eastAsia="en-IN"/>
              </w:rPr>
            </w:pPr>
            <w:r w:rsidRPr="00AD1140">
              <w:rPr>
                <w:rFonts w:ascii="Calibri" w:hAnsi="Calibri" w:cs="Calibri"/>
                <w:color w:val="000000"/>
                <w:lang w:val="en-IN" w:eastAsia="en-IN"/>
              </w:rPr>
              <w:t>DK</w:t>
            </w:r>
          </w:p>
        </w:tc>
        <w:tc>
          <w:tcPr>
            <w:tcW w:w="1440" w:type="dxa"/>
            <w:tcBorders>
              <w:top w:val="nil"/>
              <w:left w:val="nil"/>
              <w:bottom w:val="single" w:sz="4" w:space="0" w:color="auto"/>
              <w:right w:val="single" w:sz="4" w:space="0" w:color="auto"/>
            </w:tcBorders>
            <w:noWrap/>
            <w:vAlign w:val="bottom"/>
            <w:hideMark/>
          </w:tcPr>
          <w:p w14:paraId="628D8773"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noWrap/>
            <w:vAlign w:val="bottom"/>
            <w:hideMark/>
          </w:tcPr>
          <w:p w14:paraId="6A9221AA"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Imbalance</w:t>
            </w:r>
          </w:p>
        </w:tc>
        <w:tc>
          <w:tcPr>
            <w:tcW w:w="1400" w:type="dxa"/>
            <w:tcBorders>
              <w:top w:val="nil"/>
              <w:left w:val="nil"/>
              <w:bottom w:val="single" w:sz="4" w:space="0" w:color="auto"/>
              <w:right w:val="single" w:sz="4" w:space="0" w:color="auto"/>
            </w:tcBorders>
            <w:noWrap/>
            <w:vAlign w:val="bottom"/>
            <w:hideMark/>
          </w:tcPr>
          <w:p w14:paraId="03225D44"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øre</w:t>
            </w:r>
            <w:proofErr w:type="spellEnd"/>
            <w:r w:rsidRPr="00AD1140">
              <w:rPr>
                <w:rFonts w:ascii="Calibri" w:hAnsi="Calibri" w:cs="Calibri"/>
                <w:color w:val="000000"/>
                <w:sz w:val="22"/>
                <w:szCs w:val="22"/>
                <w:lang w:val="en-IN" w:eastAsia="en-IN"/>
              </w:rPr>
              <w:t>/m3</w:t>
            </w:r>
          </w:p>
        </w:tc>
        <w:tc>
          <w:tcPr>
            <w:tcW w:w="1420" w:type="dxa"/>
            <w:tcBorders>
              <w:top w:val="nil"/>
              <w:left w:val="nil"/>
              <w:bottom w:val="single" w:sz="4" w:space="0" w:color="auto"/>
              <w:right w:val="single" w:sz="4" w:space="0" w:color="auto"/>
            </w:tcBorders>
            <w:noWrap/>
            <w:vAlign w:val="bottom"/>
            <w:hideMark/>
          </w:tcPr>
          <w:p w14:paraId="58609966"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x</w:t>
            </w:r>
          </w:p>
        </w:tc>
      </w:tr>
      <w:tr w:rsidR="00AD1140" w:rsidRPr="00AD1140" w14:paraId="5B85872B" w14:textId="77777777" w:rsidTr="00AD1140">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7C4C5FDB"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19065045"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CURRISKFEE</w:t>
            </w:r>
          </w:p>
        </w:tc>
        <w:tc>
          <w:tcPr>
            <w:tcW w:w="1340" w:type="dxa"/>
            <w:tcBorders>
              <w:top w:val="nil"/>
              <w:left w:val="nil"/>
              <w:bottom w:val="single" w:sz="4" w:space="0" w:color="auto"/>
              <w:right w:val="single" w:sz="4" w:space="0" w:color="auto"/>
            </w:tcBorders>
            <w:shd w:val="clear" w:color="000000" w:fill="D9D9D9"/>
            <w:noWrap/>
            <w:vAlign w:val="bottom"/>
            <w:hideMark/>
          </w:tcPr>
          <w:p w14:paraId="22421659"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5C601F69"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lang w:val="en-IN" w:eastAsia="en-IN"/>
              </w:rPr>
            </w:pPr>
            <w:r w:rsidRPr="00AD1140">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6EA1D922"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noWrap/>
            <w:vAlign w:val="bottom"/>
            <w:hideMark/>
          </w:tcPr>
          <w:p w14:paraId="5213CCF6"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Currency risk</w:t>
            </w:r>
          </w:p>
        </w:tc>
        <w:tc>
          <w:tcPr>
            <w:tcW w:w="1400" w:type="dxa"/>
            <w:tcBorders>
              <w:top w:val="nil"/>
              <w:left w:val="nil"/>
              <w:bottom w:val="single" w:sz="4" w:space="0" w:color="auto"/>
              <w:right w:val="single" w:sz="4" w:space="0" w:color="auto"/>
            </w:tcBorders>
            <w:shd w:val="clear" w:color="000000" w:fill="D9D9D9"/>
            <w:noWrap/>
            <w:vAlign w:val="bottom"/>
            <w:hideMark/>
          </w:tcPr>
          <w:p w14:paraId="5CAACA83"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SEKøre</w:t>
            </w:r>
            <w:proofErr w:type="spellEnd"/>
            <w:r w:rsidRPr="00AD1140">
              <w:rPr>
                <w:rFonts w:ascii="Calibri" w:hAnsi="Calibri" w:cs="Calibri"/>
                <w:color w:val="000000"/>
                <w:sz w:val="22"/>
                <w:szCs w:val="22"/>
                <w:lang w:val="en-IN" w:eastAsia="en-IN"/>
              </w:rPr>
              <w:t>/</w:t>
            </w:r>
            <w:proofErr w:type="spellStart"/>
            <w:r w:rsidRPr="00AD1140">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1F27F8EE"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FF0000"/>
                <w:lang w:val="en-IN" w:eastAsia="en-IN"/>
              </w:rPr>
            </w:pPr>
            <w:r w:rsidRPr="00AD1140">
              <w:rPr>
                <w:rFonts w:ascii="Calibri" w:hAnsi="Calibri" w:cs="Calibri"/>
                <w:color w:val="FF0000"/>
                <w:lang w:val="en-IN" w:eastAsia="en-IN"/>
              </w:rPr>
              <w:t>X</w:t>
            </w:r>
          </w:p>
        </w:tc>
      </w:tr>
      <w:tr w:rsidR="00AD1140" w:rsidRPr="00AD1140" w14:paraId="59E5BD06" w14:textId="77777777" w:rsidTr="00AD1140">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2C9F6C1E"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7B037929"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BalanceFee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4F4C17EC"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353EA6A8"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lang w:val="en-IN" w:eastAsia="en-IN"/>
              </w:rPr>
            </w:pPr>
            <w:r w:rsidRPr="00AD1140">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3F8C406A"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noWrap/>
            <w:vAlign w:val="bottom"/>
            <w:hideMark/>
          </w:tcPr>
          <w:p w14:paraId="029003FE"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Imbalance</w:t>
            </w:r>
          </w:p>
        </w:tc>
        <w:tc>
          <w:tcPr>
            <w:tcW w:w="1400" w:type="dxa"/>
            <w:tcBorders>
              <w:top w:val="nil"/>
              <w:left w:val="nil"/>
              <w:bottom w:val="single" w:sz="4" w:space="0" w:color="auto"/>
              <w:right w:val="single" w:sz="4" w:space="0" w:color="auto"/>
            </w:tcBorders>
            <w:shd w:val="clear" w:color="000000" w:fill="D9D9D9"/>
            <w:noWrap/>
            <w:vAlign w:val="bottom"/>
            <w:hideMark/>
          </w:tcPr>
          <w:p w14:paraId="69F5E6CF"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SEKøre</w:t>
            </w:r>
            <w:proofErr w:type="spellEnd"/>
            <w:r w:rsidRPr="00AD1140">
              <w:rPr>
                <w:rFonts w:ascii="Calibri" w:hAnsi="Calibri" w:cs="Calibri"/>
                <w:color w:val="000000"/>
                <w:sz w:val="22"/>
                <w:szCs w:val="22"/>
                <w:lang w:val="en-IN" w:eastAsia="en-IN"/>
              </w:rPr>
              <w:t>/</w:t>
            </w:r>
            <w:proofErr w:type="spellStart"/>
            <w:r w:rsidRPr="00AD1140">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19A4949B"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FF0000"/>
                <w:lang w:val="en-IN" w:eastAsia="en-IN"/>
              </w:rPr>
            </w:pPr>
            <w:r w:rsidRPr="00AD1140">
              <w:rPr>
                <w:rFonts w:ascii="Calibri" w:hAnsi="Calibri" w:cs="Calibri"/>
                <w:color w:val="FF0000"/>
                <w:lang w:val="en-IN" w:eastAsia="en-IN"/>
              </w:rPr>
              <w:t>X</w:t>
            </w:r>
          </w:p>
        </w:tc>
      </w:tr>
      <w:tr w:rsidR="00AD1140" w:rsidRPr="00AD1140" w14:paraId="39A32280" w14:textId="77777777" w:rsidTr="00AD1140">
        <w:trPr>
          <w:trHeight w:val="300"/>
          <w:jc w:val="center"/>
        </w:trPr>
        <w:tc>
          <w:tcPr>
            <w:tcW w:w="840" w:type="dxa"/>
            <w:tcBorders>
              <w:top w:val="nil"/>
              <w:left w:val="single" w:sz="4" w:space="0" w:color="auto"/>
              <w:bottom w:val="single" w:sz="4" w:space="0" w:color="auto"/>
              <w:right w:val="single" w:sz="4" w:space="0" w:color="auto"/>
            </w:tcBorders>
            <w:shd w:val="clear" w:color="000000" w:fill="D9D9D9"/>
            <w:noWrap/>
            <w:vAlign w:val="bottom"/>
            <w:hideMark/>
          </w:tcPr>
          <w:p w14:paraId="5D916A4A"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1570051</w:t>
            </w:r>
          </w:p>
        </w:tc>
        <w:tc>
          <w:tcPr>
            <w:tcW w:w="1280" w:type="dxa"/>
            <w:tcBorders>
              <w:top w:val="nil"/>
              <w:left w:val="nil"/>
              <w:bottom w:val="single" w:sz="4" w:space="0" w:color="auto"/>
              <w:right w:val="single" w:sz="4" w:space="0" w:color="auto"/>
            </w:tcBorders>
            <w:shd w:val="clear" w:color="000000" w:fill="D9D9D9"/>
            <w:noWrap/>
            <w:vAlign w:val="bottom"/>
            <w:hideMark/>
          </w:tcPr>
          <w:p w14:paraId="2EA7944B"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MidAskFee</w:t>
            </w:r>
            <w:proofErr w:type="spellEnd"/>
          </w:p>
        </w:tc>
        <w:tc>
          <w:tcPr>
            <w:tcW w:w="1340" w:type="dxa"/>
            <w:tcBorders>
              <w:top w:val="nil"/>
              <w:left w:val="nil"/>
              <w:bottom w:val="single" w:sz="4" w:space="0" w:color="auto"/>
              <w:right w:val="single" w:sz="4" w:space="0" w:color="auto"/>
            </w:tcBorders>
            <w:shd w:val="clear" w:color="000000" w:fill="D9D9D9"/>
            <w:noWrap/>
            <w:vAlign w:val="bottom"/>
            <w:hideMark/>
          </w:tcPr>
          <w:p w14:paraId="6DF0BAF0"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 </w:t>
            </w:r>
          </w:p>
        </w:tc>
        <w:tc>
          <w:tcPr>
            <w:tcW w:w="940" w:type="dxa"/>
            <w:tcBorders>
              <w:top w:val="nil"/>
              <w:left w:val="nil"/>
              <w:bottom w:val="single" w:sz="4" w:space="0" w:color="auto"/>
              <w:right w:val="single" w:sz="4" w:space="0" w:color="auto"/>
            </w:tcBorders>
            <w:shd w:val="clear" w:color="000000" w:fill="D9D9D9"/>
            <w:noWrap/>
            <w:vAlign w:val="center"/>
            <w:hideMark/>
          </w:tcPr>
          <w:p w14:paraId="47408425"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000000"/>
                <w:lang w:val="en-IN" w:eastAsia="en-IN"/>
              </w:rPr>
            </w:pPr>
            <w:r w:rsidRPr="00AD1140">
              <w:rPr>
                <w:rFonts w:ascii="Calibri" w:hAnsi="Calibri" w:cs="Calibri"/>
                <w:color w:val="000000"/>
                <w:lang w:val="en-IN" w:eastAsia="en-IN"/>
              </w:rPr>
              <w:t>SE</w:t>
            </w:r>
          </w:p>
        </w:tc>
        <w:tc>
          <w:tcPr>
            <w:tcW w:w="1440" w:type="dxa"/>
            <w:tcBorders>
              <w:top w:val="nil"/>
              <w:left w:val="nil"/>
              <w:bottom w:val="single" w:sz="4" w:space="0" w:color="auto"/>
              <w:right w:val="single" w:sz="4" w:space="0" w:color="auto"/>
            </w:tcBorders>
            <w:shd w:val="clear" w:color="000000" w:fill="D9D9D9"/>
            <w:noWrap/>
            <w:vAlign w:val="bottom"/>
            <w:hideMark/>
          </w:tcPr>
          <w:p w14:paraId="111A5C22"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r w:rsidRPr="00AD1140">
              <w:rPr>
                <w:rFonts w:ascii="Calibri" w:hAnsi="Calibri" w:cs="Calibri"/>
                <w:color w:val="000000"/>
                <w:sz w:val="22"/>
                <w:szCs w:val="22"/>
                <w:lang w:val="en-IN" w:eastAsia="en-IN"/>
              </w:rPr>
              <w:t>Add on</w:t>
            </w:r>
          </w:p>
        </w:tc>
        <w:tc>
          <w:tcPr>
            <w:tcW w:w="2220" w:type="dxa"/>
            <w:tcBorders>
              <w:top w:val="nil"/>
              <w:left w:val="nil"/>
              <w:bottom w:val="single" w:sz="4" w:space="0" w:color="auto"/>
              <w:right w:val="single" w:sz="4" w:space="0" w:color="auto"/>
            </w:tcBorders>
            <w:shd w:val="clear" w:color="000000" w:fill="D9D9D9"/>
            <w:noWrap/>
            <w:vAlign w:val="bottom"/>
            <w:hideMark/>
          </w:tcPr>
          <w:p w14:paraId="3B4D2BEA"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MidAsk</w:t>
            </w:r>
            <w:proofErr w:type="spellEnd"/>
            <w:r w:rsidRPr="00AD1140">
              <w:rPr>
                <w:rFonts w:ascii="Calibri" w:hAnsi="Calibri" w:cs="Calibri"/>
                <w:color w:val="000000"/>
                <w:sz w:val="22"/>
                <w:szCs w:val="22"/>
                <w:lang w:val="en-IN" w:eastAsia="en-IN"/>
              </w:rPr>
              <w:t xml:space="preserve"> spread</w:t>
            </w:r>
          </w:p>
        </w:tc>
        <w:tc>
          <w:tcPr>
            <w:tcW w:w="1400" w:type="dxa"/>
            <w:tcBorders>
              <w:top w:val="nil"/>
              <w:left w:val="nil"/>
              <w:bottom w:val="single" w:sz="4" w:space="0" w:color="auto"/>
              <w:right w:val="single" w:sz="4" w:space="0" w:color="auto"/>
            </w:tcBorders>
            <w:shd w:val="clear" w:color="000000" w:fill="D9D9D9"/>
            <w:noWrap/>
            <w:vAlign w:val="bottom"/>
            <w:hideMark/>
          </w:tcPr>
          <w:p w14:paraId="1A9A8641" w14:textId="77777777" w:rsidR="00AD1140" w:rsidRPr="00AD1140" w:rsidRDefault="00AD1140" w:rsidP="00AD1140">
            <w:pPr>
              <w:keepLines w:val="0"/>
              <w:overflowPunct/>
              <w:autoSpaceDE/>
              <w:autoSpaceDN/>
              <w:adjustRightInd/>
              <w:spacing w:before="0" w:after="0"/>
              <w:ind w:left="0"/>
              <w:jc w:val="left"/>
              <w:textAlignment w:val="auto"/>
              <w:rPr>
                <w:rFonts w:ascii="Calibri" w:hAnsi="Calibri" w:cs="Calibri"/>
                <w:color w:val="000000"/>
                <w:sz w:val="22"/>
                <w:szCs w:val="22"/>
                <w:lang w:val="en-IN" w:eastAsia="en-IN"/>
              </w:rPr>
            </w:pPr>
            <w:proofErr w:type="spellStart"/>
            <w:r w:rsidRPr="00AD1140">
              <w:rPr>
                <w:rFonts w:ascii="Calibri" w:hAnsi="Calibri" w:cs="Calibri"/>
                <w:color w:val="000000"/>
                <w:sz w:val="22"/>
                <w:szCs w:val="22"/>
                <w:lang w:val="en-IN" w:eastAsia="en-IN"/>
              </w:rPr>
              <w:t>SEKøre</w:t>
            </w:r>
            <w:proofErr w:type="spellEnd"/>
            <w:r w:rsidRPr="00AD1140">
              <w:rPr>
                <w:rFonts w:ascii="Calibri" w:hAnsi="Calibri" w:cs="Calibri"/>
                <w:color w:val="000000"/>
                <w:sz w:val="22"/>
                <w:szCs w:val="22"/>
                <w:lang w:val="en-IN" w:eastAsia="en-IN"/>
              </w:rPr>
              <w:t>/</w:t>
            </w:r>
            <w:proofErr w:type="spellStart"/>
            <w:r w:rsidRPr="00AD1140">
              <w:rPr>
                <w:rFonts w:ascii="Calibri" w:hAnsi="Calibri" w:cs="Calibri"/>
                <w:color w:val="000000"/>
                <w:sz w:val="22"/>
                <w:szCs w:val="22"/>
                <w:lang w:val="en-IN" w:eastAsia="en-IN"/>
              </w:rPr>
              <w:t>kWhn</w:t>
            </w:r>
            <w:proofErr w:type="spellEnd"/>
          </w:p>
        </w:tc>
        <w:tc>
          <w:tcPr>
            <w:tcW w:w="1420" w:type="dxa"/>
            <w:tcBorders>
              <w:top w:val="nil"/>
              <w:left w:val="nil"/>
              <w:bottom w:val="single" w:sz="4" w:space="0" w:color="auto"/>
              <w:right w:val="single" w:sz="4" w:space="0" w:color="auto"/>
            </w:tcBorders>
            <w:shd w:val="clear" w:color="000000" w:fill="D9D9D9"/>
            <w:noWrap/>
            <w:vAlign w:val="bottom"/>
            <w:hideMark/>
          </w:tcPr>
          <w:p w14:paraId="351D21B6" w14:textId="77777777" w:rsidR="00AD1140" w:rsidRPr="00AD1140" w:rsidRDefault="00AD1140" w:rsidP="00AD1140">
            <w:pPr>
              <w:keepLines w:val="0"/>
              <w:overflowPunct/>
              <w:autoSpaceDE/>
              <w:autoSpaceDN/>
              <w:adjustRightInd/>
              <w:spacing w:before="0" w:after="0"/>
              <w:ind w:left="0"/>
              <w:jc w:val="center"/>
              <w:textAlignment w:val="auto"/>
              <w:rPr>
                <w:rFonts w:ascii="Calibri" w:hAnsi="Calibri" w:cs="Calibri"/>
                <w:color w:val="FF0000"/>
                <w:lang w:val="en-IN" w:eastAsia="en-IN"/>
              </w:rPr>
            </w:pPr>
            <w:r w:rsidRPr="00AD1140">
              <w:rPr>
                <w:rFonts w:ascii="Calibri" w:hAnsi="Calibri" w:cs="Calibri"/>
                <w:color w:val="FF0000"/>
                <w:lang w:val="en-IN" w:eastAsia="en-IN"/>
              </w:rPr>
              <w:t>X</w:t>
            </w:r>
          </w:p>
        </w:tc>
      </w:tr>
    </w:tbl>
    <w:p w14:paraId="6CC9AF72" w14:textId="77777777" w:rsidR="00CA509A" w:rsidRDefault="00CA509A" w:rsidP="004470F3">
      <w:pPr>
        <w:ind w:left="0"/>
        <w:rPr>
          <w:b/>
          <w:bCs/>
        </w:rPr>
      </w:pPr>
    </w:p>
    <w:p w14:paraId="031E3B38" w14:textId="77777777" w:rsidR="00B121D8" w:rsidRDefault="00B121D8" w:rsidP="004470F3">
      <w:pPr>
        <w:ind w:left="0"/>
        <w:rPr>
          <w:b/>
          <w:bCs/>
        </w:rPr>
      </w:pPr>
    </w:p>
    <w:p w14:paraId="5DB02AC5" w14:textId="77777777" w:rsidR="00B121D8" w:rsidRDefault="00B121D8" w:rsidP="004470F3">
      <w:pPr>
        <w:ind w:left="0"/>
        <w:rPr>
          <w:b/>
          <w:bCs/>
        </w:rPr>
      </w:pPr>
    </w:p>
    <w:p w14:paraId="75DACD9D" w14:textId="77777777" w:rsidR="00AD1140" w:rsidRPr="004470F3" w:rsidRDefault="00AD1140" w:rsidP="004470F3">
      <w:pPr>
        <w:ind w:left="0"/>
        <w:rPr>
          <w:b/>
          <w:bCs/>
        </w:rPr>
      </w:pPr>
    </w:p>
    <w:p w14:paraId="3BFF0252" w14:textId="51C34978" w:rsidR="00223142" w:rsidRPr="003714BA" w:rsidRDefault="00223142" w:rsidP="0088518C">
      <w:pPr>
        <w:pStyle w:val="Heading2"/>
        <w:tabs>
          <w:tab w:val="clear" w:pos="2978"/>
          <w:tab w:val="num" w:pos="720"/>
        </w:tabs>
        <w:ind w:left="0"/>
        <w:jc w:val="left"/>
        <w:rPr>
          <w:rFonts w:asciiTheme="majorHAnsi" w:hAnsiTheme="majorHAnsi"/>
          <w:i/>
          <w:color w:val="0070C0"/>
          <w:highlight w:val="lightGray"/>
        </w:rPr>
      </w:pPr>
      <w:bookmarkStart w:id="924" w:name="_Toc380598227"/>
      <w:bookmarkStart w:id="925" w:name="_Toc205984832"/>
      <w:r w:rsidRPr="003714BA">
        <w:rPr>
          <w:rFonts w:asciiTheme="majorHAnsi" w:hAnsiTheme="majorHAnsi"/>
          <w:i/>
          <w:color w:val="0070C0"/>
          <w:highlight w:val="lightGray"/>
        </w:rPr>
        <w:t>Process Details</w:t>
      </w:r>
      <w:bookmarkEnd w:id="924"/>
      <w:bookmarkEnd w:id="925"/>
      <w:r w:rsidR="00B14CBC" w:rsidRPr="003714BA">
        <w:rPr>
          <w:rFonts w:asciiTheme="majorHAnsi" w:hAnsiTheme="majorHAnsi"/>
          <w:i/>
          <w:color w:val="0070C0"/>
          <w:highlight w:val="lightGray"/>
        </w:rPr>
        <w:t xml:space="preserve"> </w:t>
      </w:r>
    </w:p>
    <w:p w14:paraId="4108CAD2" w14:textId="77777777" w:rsidR="00CA12F0" w:rsidRPr="003714BA" w:rsidRDefault="00CA12F0" w:rsidP="00CA12F0">
      <w:pPr>
        <w:rPr>
          <w:highlight w:val="lightGray"/>
        </w:rPr>
      </w:pPr>
    </w:p>
    <w:p w14:paraId="08AD2796" w14:textId="0F72169C" w:rsidR="0064029A" w:rsidRPr="003714BA" w:rsidRDefault="0064029A" w:rsidP="007865D0">
      <w:pPr>
        <w:pStyle w:val="Heading3"/>
        <w:rPr>
          <w:rFonts w:ascii="Calibri" w:hAnsi="Calibri" w:cs="Calibri"/>
          <w:sz w:val="22"/>
          <w:szCs w:val="22"/>
          <w:highlight w:val="lightGray"/>
        </w:rPr>
      </w:pPr>
      <w:bookmarkStart w:id="926" w:name="_Price_Monitoring"/>
      <w:bookmarkStart w:id="927" w:name="_Toc205984833"/>
      <w:bookmarkStart w:id="928" w:name="_Hlk200109365"/>
      <w:bookmarkStart w:id="929" w:name="_Hlk197872752"/>
      <w:bookmarkEnd w:id="926"/>
      <w:r w:rsidRPr="003714BA">
        <w:rPr>
          <w:rFonts w:ascii="Calibri" w:hAnsi="Calibri" w:cs="Calibri"/>
          <w:sz w:val="22"/>
          <w:szCs w:val="22"/>
          <w:highlight w:val="lightGray"/>
        </w:rPr>
        <w:t>Price Monitoring</w:t>
      </w:r>
      <w:bookmarkEnd w:id="927"/>
    </w:p>
    <w:p w14:paraId="1A83649D" w14:textId="2715B3D5" w:rsidR="0064029A" w:rsidRPr="003714BA" w:rsidRDefault="0064029A" w:rsidP="0064029A">
      <w:pPr>
        <w:rPr>
          <w:highlight w:val="lightGray"/>
        </w:rPr>
      </w:pPr>
    </w:p>
    <w:p w14:paraId="2571B745" w14:textId="701E2966" w:rsidR="00054E3D" w:rsidRDefault="004E68A0" w:rsidP="00B23FF2">
      <w:pPr>
        <w:spacing w:line="360" w:lineRule="auto"/>
        <w:ind w:left="0"/>
        <w:rPr>
          <w:ins w:id="930" w:author="AASHUTOSH" w:date="2025-06-18T17:29:00Z"/>
          <w:highlight w:val="lightGray"/>
        </w:rPr>
      </w:pPr>
      <w:r w:rsidRPr="003714BA">
        <w:rPr>
          <w:b/>
          <w:bCs/>
          <w:highlight w:val="lightGray"/>
        </w:rPr>
        <w:t>R</w:t>
      </w:r>
      <w:r w:rsidR="003706F7" w:rsidRPr="003714BA">
        <w:rPr>
          <w:b/>
          <w:bCs/>
          <w:highlight w:val="lightGray"/>
        </w:rPr>
        <w:t xml:space="preserve">equirement </w:t>
      </w:r>
      <w:r w:rsidRPr="003714BA">
        <w:rPr>
          <w:b/>
          <w:bCs/>
          <w:highlight w:val="lightGray"/>
        </w:rPr>
        <w:t>No. 9.1</w:t>
      </w:r>
      <w:r w:rsidRPr="003714BA">
        <w:rPr>
          <w:highlight w:val="lightGray"/>
        </w:rPr>
        <w:t xml:space="preserve"> </w:t>
      </w:r>
      <w:del w:id="931" w:author="AASHUTOSH" w:date="2025-06-18T17:28:00Z">
        <w:r w:rsidR="00054E3D" w:rsidRPr="003714BA" w:rsidDel="008C3F21">
          <w:rPr>
            <w:highlight w:val="lightGray"/>
          </w:rPr>
          <w:delText xml:space="preserve">The solution for the functional requirement </w:delText>
        </w:r>
      </w:del>
      <w:r w:rsidR="00054E3D" w:rsidRPr="003714BA">
        <w:rPr>
          <w:highlight w:val="lightGray"/>
        </w:rPr>
        <w:t xml:space="preserve">"The system shall provide the possibility of creating one or more automated price monitoring jobs for a customer. These jobs shall monitor a price for when it has reached a certain user defined pricing range threshold. The prices to be monitored are </w:t>
      </w:r>
      <w:proofErr w:type="gramStart"/>
      <w:r w:rsidR="00054E3D" w:rsidRPr="003714BA">
        <w:rPr>
          <w:highlight w:val="lightGray"/>
        </w:rPr>
        <w:t>similar to</w:t>
      </w:r>
      <w:proofErr w:type="gramEnd"/>
      <w:r w:rsidR="00054E3D" w:rsidRPr="003714BA">
        <w:rPr>
          <w:highlight w:val="lightGray"/>
        </w:rPr>
        <w:t xml:space="preserve"> the product prices in the pricing tool, e.g., Fixed Price. This means no need for price monitoring of external prices" </w:t>
      </w:r>
      <w:del w:id="932" w:author="AASHUTOSH" w:date="2025-06-18T17:28:00Z">
        <w:r w:rsidR="00054E3D" w:rsidRPr="003714BA" w:rsidDel="008C3F21">
          <w:rPr>
            <w:highlight w:val="lightGray"/>
          </w:rPr>
          <w:delText>is as follows:</w:delText>
        </w:r>
      </w:del>
    </w:p>
    <w:p w14:paraId="1E4CA6FB" w14:textId="7650BBAC" w:rsidR="008C3F21" w:rsidRPr="003714BA" w:rsidRDefault="008C3F21" w:rsidP="00B23FF2">
      <w:pPr>
        <w:spacing w:line="360" w:lineRule="auto"/>
        <w:ind w:left="0"/>
        <w:rPr>
          <w:highlight w:val="lightGray"/>
        </w:rPr>
      </w:pPr>
      <w:bookmarkStart w:id="933" w:name="_Hlk201255062"/>
      <w:ins w:id="934" w:author="AASHUTOSH" w:date="2025-06-18T17:29:00Z">
        <w:r>
          <w:rPr>
            <w:highlight w:val="lightGray"/>
          </w:rPr>
          <w:t>The solution for the above requirement is as follows:</w:t>
        </w:r>
      </w:ins>
    </w:p>
    <w:bookmarkEnd w:id="933"/>
    <w:p w14:paraId="66DDFCAB" w14:textId="4DC872DD" w:rsidR="003706F7" w:rsidRPr="003714BA" w:rsidRDefault="00D34250" w:rsidP="00B23FF2">
      <w:pPr>
        <w:spacing w:line="276" w:lineRule="auto"/>
        <w:ind w:left="0"/>
        <w:rPr>
          <w:highlight w:val="lightGray"/>
        </w:rPr>
      </w:pPr>
      <w:r w:rsidRPr="003714BA">
        <w:rPr>
          <w:highlight w:val="lightGray"/>
        </w:rPr>
        <w:t xml:space="preserve">Bit2win will leverage OOTB </w:t>
      </w:r>
      <w:r w:rsidR="0053657E" w:rsidRPr="003714BA">
        <w:rPr>
          <w:highlight w:val="lightGray"/>
        </w:rPr>
        <w:t>(Out of Box</w:t>
      </w:r>
      <w:r w:rsidR="00D35199" w:rsidRPr="003714BA">
        <w:rPr>
          <w:highlight w:val="lightGray"/>
        </w:rPr>
        <w:t xml:space="preserve"> Standard Functionality) </w:t>
      </w:r>
      <w:r w:rsidR="003706F7" w:rsidRPr="003714BA">
        <w:rPr>
          <w:highlight w:val="lightGray"/>
        </w:rPr>
        <w:t xml:space="preserve">Azure functions and triggers to monitor prices. </w:t>
      </w:r>
    </w:p>
    <w:p w14:paraId="6D331DA3" w14:textId="2EE99591" w:rsidR="003706F7" w:rsidRPr="003714BA" w:rsidRDefault="003706F7" w:rsidP="00B23FF2">
      <w:pPr>
        <w:spacing w:line="276" w:lineRule="auto"/>
        <w:ind w:left="0"/>
        <w:rPr>
          <w:highlight w:val="lightGray"/>
        </w:rPr>
      </w:pPr>
      <w:r w:rsidRPr="003714BA">
        <w:rPr>
          <w:highlight w:val="lightGray"/>
        </w:rPr>
        <w:t>The Azure function will start specific workflows on Bit2win BPM which will execute the specific business processes like creating a quote, an offer, etc based on Ørsted requirements.</w:t>
      </w:r>
    </w:p>
    <w:p w14:paraId="1DBF8EA0" w14:textId="62E3049B" w:rsidR="003706F7" w:rsidRPr="003714BA" w:rsidRDefault="003706F7" w:rsidP="00B23FF2">
      <w:pPr>
        <w:spacing w:line="276" w:lineRule="auto"/>
        <w:ind w:left="0"/>
        <w:rPr>
          <w:highlight w:val="lightGray"/>
        </w:rPr>
      </w:pPr>
      <w:r w:rsidRPr="003714BA">
        <w:rPr>
          <w:highlight w:val="lightGray"/>
        </w:rPr>
        <w:t xml:space="preserve">From functional perspective, in the quote data model there will be introduced some custom fields to:  </w:t>
      </w:r>
    </w:p>
    <w:p w14:paraId="2338D2EB" w14:textId="77777777" w:rsidR="003706F7" w:rsidRPr="003714BA" w:rsidRDefault="003706F7" w:rsidP="00B23FF2">
      <w:pPr>
        <w:spacing w:line="276" w:lineRule="auto"/>
        <w:ind w:left="0"/>
        <w:rPr>
          <w:highlight w:val="lightGray"/>
        </w:rPr>
      </w:pPr>
      <w:r w:rsidRPr="003714BA">
        <w:rPr>
          <w:highlight w:val="lightGray"/>
        </w:rPr>
        <w:t>1) “mark” the quote with a flag that notify that for this quote is needed a re-evaluation any time the incoming price are changed (assumption it will happen 2 times per day)</w:t>
      </w:r>
    </w:p>
    <w:p w14:paraId="56005896" w14:textId="77777777" w:rsidR="003706F7" w:rsidRPr="003714BA" w:rsidRDefault="003706F7" w:rsidP="00B23FF2">
      <w:pPr>
        <w:spacing w:line="276" w:lineRule="auto"/>
        <w:ind w:left="0"/>
        <w:rPr>
          <w:highlight w:val="lightGray"/>
        </w:rPr>
      </w:pPr>
      <w:r w:rsidRPr="003714BA">
        <w:rPr>
          <w:highlight w:val="lightGray"/>
        </w:rPr>
        <w:t>2) set the price threshold to monitor to trigger notification</w:t>
      </w:r>
    </w:p>
    <w:p w14:paraId="19FE1C48" w14:textId="5EF069E5" w:rsidR="003706F7" w:rsidRPr="003714BA" w:rsidRDefault="003706F7" w:rsidP="00B23FF2">
      <w:pPr>
        <w:spacing w:line="276" w:lineRule="auto"/>
        <w:ind w:left="0"/>
        <w:rPr>
          <w:highlight w:val="lightGray"/>
        </w:rPr>
      </w:pPr>
      <w:r w:rsidRPr="003714BA">
        <w:rPr>
          <w:highlight w:val="lightGray"/>
        </w:rPr>
        <w:t>The custom workflow will be in charge to execute the quote re-evaluation invoking all the needed steps. If the final calculated price will be lower than the settled threshold notifications will be triggered and executed.</w:t>
      </w:r>
    </w:p>
    <w:p w14:paraId="6D2E341A" w14:textId="77777777" w:rsidR="00B23FF2" w:rsidRPr="003714BA" w:rsidRDefault="00A879D7" w:rsidP="00B23FF2">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lastRenderedPageBreak/>
        <w:t>E</w:t>
      </w:r>
      <w:r w:rsidR="00057236" w:rsidRPr="003714BA">
        <w:rPr>
          <w:rFonts w:ascii="Calibri" w:hAnsi="Calibri" w:cs="Calibri"/>
          <w:b/>
          <w:bCs/>
          <w:sz w:val="22"/>
          <w:szCs w:val="22"/>
          <w:highlight w:val="lightGray"/>
        </w:rPr>
        <w:t xml:space="preserve">nergy </w:t>
      </w:r>
      <w:r w:rsidRPr="003714BA">
        <w:rPr>
          <w:rFonts w:ascii="Calibri" w:hAnsi="Calibri" w:cs="Calibri"/>
          <w:b/>
          <w:bCs/>
          <w:sz w:val="22"/>
          <w:szCs w:val="22"/>
          <w:highlight w:val="lightGray"/>
        </w:rPr>
        <w:t>D</w:t>
      </w:r>
      <w:r w:rsidR="00057236" w:rsidRPr="003714BA">
        <w:rPr>
          <w:rFonts w:ascii="Calibri" w:hAnsi="Calibri" w:cs="Calibri"/>
          <w:b/>
          <w:bCs/>
          <w:sz w:val="22"/>
          <w:szCs w:val="22"/>
          <w:highlight w:val="lightGray"/>
        </w:rPr>
        <w:t xml:space="preserve">ata </w:t>
      </w:r>
      <w:r w:rsidRPr="003714BA">
        <w:rPr>
          <w:rFonts w:ascii="Calibri" w:hAnsi="Calibri" w:cs="Calibri"/>
          <w:b/>
          <w:bCs/>
          <w:sz w:val="22"/>
          <w:szCs w:val="22"/>
          <w:highlight w:val="lightGray"/>
        </w:rPr>
        <w:t>M</w:t>
      </w:r>
      <w:r w:rsidR="00057236" w:rsidRPr="003714BA">
        <w:rPr>
          <w:rFonts w:ascii="Calibri" w:hAnsi="Calibri" w:cs="Calibri"/>
          <w:b/>
          <w:bCs/>
          <w:sz w:val="22"/>
          <w:szCs w:val="22"/>
          <w:highlight w:val="lightGray"/>
        </w:rPr>
        <w:t>anager</w:t>
      </w:r>
      <w:r w:rsidRPr="003714BA">
        <w:rPr>
          <w:rFonts w:ascii="Calibri" w:hAnsi="Calibri" w:cs="Calibri"/>
          <w:b/>
          <w:bCs/>
          <w:sz w:val="22"/>
          <w:szCs w:val="22"/>
          <w:highlight w:val="lightGray"/>
        </w:rPr>
        <w:t xml:space="preserve"> </w:t>
      </w:r>
      <w:r w:rsidR="00994A4B" w:rsidRPr="003714BA">
        <w:rPr>
          <w:rFonts w:ascii="Calibri" w:hAnsi="Calibri" w:cs="Calibri"/>
          <w:b/>
          <w:bCs/>
          <w:sz w:val="22"/>
          <w:szCs w:val="22"/>
          <w:highlight w:val="lightGray"/>
        </w:rPr>
        <w:t>deal</w:t>
      </w:r>
      <w:r w:rsidR="00473F43" w:rsidRPr="003714BA">
        <w:rPr>
          <w:rFonts w:ascii="Calibri" w:hAnsi="Calibri" w:cs="Calibri"/>
          <w:b/>
          <w:bCs/>
          <w:sz w:val="22"/>
          <w:szCs w:val="22"/>
          <w:highlight w:val="lightGray"/>
        </w:rPr>
        <w:t>s</w:t>
      </w:r>
      <w:r w:rsidR="00994A4B" w:rsidRPr="003714BA">
        <w:rPr>
          <w:rFonts w:ascii="Calibri" w:hAnsi="Calibri" w:cs="Calibri"/>
          <w:b/>
          <w:bCs/>
          <w:sz w:val="22"/>
          <w:szCs w:val="22"/>
          <w:highlight w:val="lightGray"/>
        </w:rPr>
        <w:t xml:space="preserve"> with the </w:t>
      </w:r>
      <w:r w:rsidR="00057236" w:rsidRPr="003714BA">
        <w:rPr>
          <w:rFonts w:ascii="Calibri" w:hAnsi="Calibri" w:cs="Calibri"/>
          <w:b/>
          <w:bCs/>
          <w:sz w:val="22"/>
          <w:szCs w:val="22"/>
          <w:highlight w:val="lightGray"/>
        </w:rPr>
        <w:t>below</w:t>
      </w:r>
      <w:r w:rsidRPr="003714BA">
        <w:rPr>
          <w:rFonts w:ascii="Calibri" w:hAnsi="Calibri" w:cs="Calibri"/>
          <w:b/>
          <w:bCs/>
          <w:sz w:val="22"/>
          <w:szCs w:val="22"/>
          <w:highlight w:val="lightGray"/>
        </w:rPr>
        <w:t xml:space="preserve"> </w:t>
      </w:r>
      <w:r w:rsidR="00994A4B" w:rsidRPr="003714BA">
        <w:rPr>
          <w:rFonts w:ascii="Calibri" w:hAnsi="Calibri" w:cs="Calibri"/>
          <w:b/>
          <w:bCs/>
          <w:sz w:val="22"/>
          <w:szCs w:val="22"/>
          <w:highlight w:val="lightGray"/>
        </w:rPr>
        <w:t xml:space="preserve">use </w:t>
      </w:r>
      <w:r w:rsidRPr="003714BA">
        <w:rPr>
          <w:rFonts w:ascii="Calibri" w:hAnsi="Calibri" w:cs="Calibri"/>
          <w:b/>
          <w:bCs/>
          <w:sz w:val="22"/>
          <w:szCs w:val="22"/>
          <w:highlight w:val="lightGray"/>
        </w:rPr>
        <w:t>case</w:t>
      </w:r>
      <w:r w:rsidR="00810FE4" w:rsidRPr="003714BA">
        <w:rPr>
          <w:rFonts w:ascii="Calibri" w:hAnsi="Calibri" w:cs="Calibri"/>
          <w:b/>
          <w:bCs/>
          <w:sz w:val="22"/>
          <w:szCs w:val="22"/>
          <w:highlight w:val="lightGray"/>
        </w:rPr>
        <w:t>s</w:t>
      </w:r>
      <w:r w:rsidRPr="003714BA">
        <w:rPr>
          <w:rFonts w:ascii="Calibri" w:hAnsi="Calibri" w:cs="Calibri"/>
          <w:b/>
          <w:bCs/>
          <w:sz w:val="22"/>
          <w:szCs w:val="22"/>
          <w:highlight w:val="lightGray"/>
        </w:rPr>
        <w:t>:</w:t>
      </w:r>
    </w:p>
    <w:p w14:paraId="0D8C6055" w14:textId="48A845BC" w:rsidR="00EC1408" w:rsidRPr="003714BA" w:rsidRDefault="00EC1408" w:rsidP="00D6162C">
      <w:pPr>
        <w:pStyle w:val="ListParagraph"/>
        <w:numPr>
          <w:ilvl w:val="0"/>
          <w:numId w:val="55"/>
        </w:numPr>
        <w:spacing w:line="276" w:lineRule="auto"/>
        <w:rPr>
          <w:rFonts w:ascii="Calibri" w:hAnsi="Calibri" w:cs="Calibri"/>
          <w:b/>
          <w:bCs/>
          <w:sz w:val="22"/>
          <w:szCs w:val="22"/>
          <w:highlight w:val="lightGray"/>
        </w:rPr>
      </w:pPr>
      <w:r w:rsidRPr="003714BA">
        <w:rPr>
          <w:rFonts w:ascii="Calibri" w:hAnsi="Calibri" w:cs="Calibri"/>
          <w:b/>
          <w:bCs/>
          <w:sz w:val="22"/>
          <w:szCs w:val="22"/>
          <w:highlight w:val="lightGray"/>
        </w:rPr>
        <w:t>Linking Consumer Profiles for Industry sector or Standard Profiles:</w:t>
      </w:r>
    </w:p>
    <w:p w14:paraId="3CB6350B" w14:textId="436BA2D7" w:rsidR="00EC1408" w:rsidRPr="003714BA" w:rsidRDefault="004966C4"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EDM</w:t>
      </w:r>
      <w:r w:rsidR="00EC1408" w:rsidRPr="003714BA">
        <w:rPr>
          <w:rFonts w:ascii="Calibri" w:hAnsi="Calibri" w:cs="Calibri"/>
          <w:sz w:val="22"/>
          <w:szCs w:val="22"/>
          <w:highlight w:val="lightGray"/>
        </w:rPr>
        <w:t xml:space="preserve"> aligns with the concept of linking consumer profiles for industry sectors or standard profiles, as it involves the system's capability to associate metering points with standard consumption profiles representing specific industries or consumption habits, which is essential for monitoring and forecasting prices based on consumption data and commodity prices.</w:t>
      </w:r>
    </w:p>
    <w:p w14:paraId="1E0A8164" w14:textId="35A95888" w:rsidR="00A879D7" w:rsidRPr="003714BA" w:rsidRDefault="00A879D7"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The EDM system allows for the association of each metering point to standard consumption profiles, either automatically or manually, representing specific industries or consumption habits. The preconditions for this process include the definition of rules of association and the availability of necessary master data information.</w:t>
      </w:r>
    </w:p>
    <w:p w14:paraId="26BEEBDD" w14:textId="77777777" w:rsidR="00A879D7" w:rsidRPr="003714BA" w:rsidRDefault="00A879D7" w:rsidP="00B23FF2">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t>The EDM activity description for linking consumer profiles includes the following steps:</w:t>
      </w:r>
    </w:p>
    <w:p w14:paraId="7ED27CA2" w14:textId="7EB3ECE8" w:rsidR="00A879D7" w:rsidRPr="003714BA" w:rsidRDefault="00A879D7" w:rsidP="00D6162C">
      <w:pPr>
        <w:pStyle w:val="ListParagraph"/>
        <w:numPr>
          <w:ilvl w:val="0"/>
          <w:numId w:val="23"/>
        </w:numPr>
        <w:spacing w:line="276" w:lineRule="auto"/>
        <w:jc w:val="both"/>
        <w:rPr>
          <w:rFonts w:ascii="Calibri" w:hAnsi="Calibri" w:cs="Calibri"/>
          <w:sz w:val="22"/>
          <w:szCs w:val="22"/>
          <w:highlight w:val="lightGray"/>
        </w:rPr>
      </w:pPr>
      <w:r w:rsidRPr="003714BA">
        <w:rPr>
          <w:rFonts w:ascii="Calibri" w:hAnsi="Calibri" w:cs="Calibri"/>
          <w:b/>
          <w:bCs/>
          <w:sz w:val="22"/>
          <w:szCs w:val="22"/>
          <w:highlight w:val="lightGray"/>
        </w:rPr>
        <w:t>Definition of standard profiles:</w:t>
      </w:r>
      <w:r w:rsidRPr="003714BA">
        <w:rPr>
          <w:rFonts w:ascii="Calibri" w:hAnsi="Calibri" w:cs="Calibri"/>
          <w:sz w:val="22"/>
          <w:szCs w:val="22"/>
          <w:highlight w:val="lightGray"/>
        </w:rPr>
        <w:t xml:space="preserve"> The system allows the creation or import of standard consumption profiles for different industrial sectors. EDM </w:t>
      </w:r>
      <w:r w:rsidR="00D77C6E" w:rsidRPr="003714BA">
        <w:rPr>
          <w:rFonts w:ascii="Calibri" w:hAnsi="Calibri" w:cs="Calibri"/>
          <w:sz w:val="22"/>
          <w:szCs w:val="22"/>
          <w:highlight w:val="lightGray"/>
        </w:rPr>
        <w:t>allows us</w:t>
      </w:r>
      <w:r w:rsidRPr="003714BA">
        <w:rPr>
          <w:rFonts w:ascii="Calibri" w:hAnsi="Calibri" w:cs="Calibri"/>
          <w:sz w:val="22"/>
          <w:szCs w:val="22"/>
          <w:highlight w:val="lightGray"/>
        </w:rPr>
        <w:t xml:space="preserve"> to import a set of Standard profiles in use by Orsted using a CSV file. It is also possible provide periodical </w:t>
      </w:r>
      <w:r w:rsidR="00D77C6E" w:rsidRPr="003714BA">
        <w:rPr>
          <w:rFonts w:ascii="Calibri" w:hAnsi="Calibri" w:cs="Calibri"/>
          <w:sz w:val="22"/>
          <w:szCs w:val="22"/>
          <w:highlight w:val="lightGray"/>
        </w:rPr>
        <w:t>updates</w:t>
      </w:r>
      <w:r w:rsidRPr="003714BA">
        <w:rPr>
          <w:rFonts w:ascii="Calibri" w:hAnsi="Calibri" w:cs="Calibri"/>
          <w:sz w:val="22"/>
          <w:szCs w:val="22"/>
          <w:highlight w:val="lightGray"/>
        </w:rPr>
        <w:t xml:space="preserve"> to change or extend Standard profiles.</w:t>
      </w:r>
    </w:p>
    <w:p w14:paraId="6C0459B8" w14:textId="77777777" w:rsidR="00A879D7" w:rsidRPr="003714BA" w:rsidRDefault="00A879D7" w:rsidP="00D6162C">
      <w:pPr>
        <w:pStyle w:val="ListParagraph"/>
        <w:numPr>
          <w:ilvl w:val="0"/>
          <w:numId w:val="23"/>
        </w:numPr>
        <w:spacing w:line="276" w:lineRule="auto"/>
        <w:jc w:val="both"/>
        <w:rPr>
          <w:rFonts w:ascii="Calibri" w:hAnsi="Calibri" w:cs="Calibri"/>
          <w:sz w:val="22"/>
          <w:szCs w:val="22"/>
          <w:highlight w:val="lightGray"/>
        </w:rPr>
      </w:pPr>
      <w:r w:rsidRPr="003714BA">
        <w:rPr>
          <w:rFonts w:ascii="Calibri" w:hAnsi="Calibri" w:cs="Calibri"/>
          <w:b/>
          <w:bCs/>
          <w:sz w:val="22"/>
          <w:szCs w:val="22"/>
          <w:highlight w:val="lightGray"/>
        </w:rPr>
        <w:t>Associating profiles:</w:t>
      </w:r>
      <w:r w:rsidRPr="003714BA">
        <w:rPr>
          <w:rFonts w:ascii="Calibri" w:hAnsi="Calibri" w:cs="Calibri"/>
          <w:sz w:val="22"/>
          <w:szCs w:val="22"/>
          <w:highlight w:val="lightGray"/>
        </w:rPr>
        <w:t xml:space="preserve"> The user or system associates the loaded standard consumption profiles with the corresponding metering points, either automatically based on rules and master data, or manually.</w:t>
      </w:r>
    </w:p>
    <w:p w14:paraId="7DF2E63F" w14:textId="77777777" w:rsidR="00A879D7" w:rsidRPr="003714BA" w:rsidRDefault="00A879D7" w:rsidP="00D6162C">
      <w:pPr>
        <w:pStyle w:val="ListParagraph"/>
        <w:numPr>
          <w:ilvl w:val="0"/>
          <w:numId w:val="23"/>
        </w:numPr>
        <w:spacing w:line="276" w:lineRule="auto"/>
        <w:jc w:val="both"/>
        <w:rPr>
          <w:rFonts w:ascii="Calibri" w:hAnsi="Calibri" w:cs="Calibri"/>
          <w:sz w:val="22"/>
          <w:szCs w:val="22"/>
          <w:highlight w:val="lightGray"/>
        </w:rPr>
      </w:pPr>
      <w:r w:rsidRPr="003714BA">
        <w:rPr>
          <w:rFonts w:ascii="Calibri" w:hAnsi="Calibri" w:cs="Calibri"/>
          <w:b/>
          <w:bCs/>
          <w:sz w:val="22"/>
          <w:szCs w:val="22"/>
          <w:highlight w:val="lightGray"/>
        </w:rPr>
        <w:t>Use of standard profiles</w:t>
      </w:r>
      <w:r w:rsidRPr="003714BA">
        <w:rPr>
          <w:rFonts w:ascii="Calibri" w:hAnsi="Calibri" w:cs="Calibri"/>
          <w:sz w:val="22"/>
          <w:szCs w:val="22"/>
          <w:highlight w:val="lightGray"/>
        </w:rPr>
        <w:t>: Standard profiles can be used for comparative analysis, consumption forecasts, and the definition of commercial offers based on the annual consumption of the metering point.</w:t>
      </w:r>
    </w:p>
    <w:p w14:paraId="6A77E935" w14:textId="77777777" w:rsidR="00A879D7" w:rsidRPr="003714BA" w:rsidRDefault="00A879D7"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The postconditions ensure that each metering point is associated with a specific standard normalized profile, enabling effective management and utilization of master data for energy consumption analysis.</w:t>
      </w:r>
    </w:p>
    <w:p w14:paraId="58FF80B7" w14:textId="58DA1A60" w:rsidR="00B56BB9" w:rsidRPr="003714BA" w:rsidRDefault="00BB48F8" w:rsidP="00D6162C">
      <w:pPr>
        <w:pStyle w:val="ListParagraph"/>
        <w:numPr>
          <w:ilvl w:val="0"/>
          <w:numId w:val="55"/>
        </w:numPr>
        <w:spacing w:line="276" w:lineRule="auto"/>
        <w:rPr>
          <w:rFonts w:ascii="Calibri" w:hAnsi="Calibri" w:cs="Calibri"/>
          <w:b/>
          <w:bCs/>
          <w:sz w:val="22"/>
          <w:szCs w:val="22"/>
          <w:highlight w:val="lightGray"/>
        </w:rPr>
      </w:pPr>
      <w:r w:rsidRPr="003714BA">
        <w:rPr>
          <w:rFonts w:ascii="Calibri" w:hAnsi="Calibri" w:cs="Calibri"/>
          <w:b/>
          <w:bCs/>
          <w:sz w:val="22"/>
          <w:szCs w:val="22"/>
          <w:highlight w:val="lightGray"/>
        </w:rPr>
        <w:t xml:space="preserve">Price Simulator for Commercial Offers </w:t>
      </w:r>
    </w:p>
    <w:p w14:paraId="22F90646" w14:textId="4E95AFC9" w:rsidR="00BB48F8" w:rsidRPr="003714BA" w:rsidRDefault="00680966"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EDM</w:t>
      </w:r>
      <w:r w:rsidR="00BB48F8" w:rsidRPr="003714BA">
        <w:rPr>
          <w:rFonts w:ascii="Calibri" w:hAnsi="Calibri" w:cs="Calibri"/>
          <w:sz w:val="22"/>
          <w:szCs w:val="22"/>
          <w:highlight w:val="lightGray"/>
        </w:rPr>
        <w:t xml:space="preserve"> aligns with the concept of a price simulator for commercial offers, as it involves the system's capability to simulate and monitor prices based on user-defined thresholds, which is essential for creating and managing commercial offers effectively.</w:t>
      </w:r>
    </w:p>
    <w:p w14:paraId="2D8D11FF" w14:textId="77777777" w:rsidR="00BB48F8" w:rsidRPr="003714BA" w:rsidRDefault="00BB48F8"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The price simulator for commercial offers would enable users to simulate different pricing scenarios and monitor the impact on the financial details of the commercial offers, allowing for informed decision-making and pricing strategy development.</w:t>
      </w:r>
    </w:p>
    <w:p w14:paraId="17F8329D" w14:textId="77777777" w:rsidR="00BB48F8" w:rsidRPr="003714BA" w:rsidRDefault="00BB48F8"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The system calculates the price to be applied in offers relating to a given product based on the historical consumption data of the metering points included, on the relative consumption forecasts, on the prices of the commodities, allowing the definition of all the additional parameters provided for the specific product.</w:t>
      </w:r>
    </w:p>
    <w:p w14:paraId="27BA75BF" w14:textId="77777777" w:rsidR="00BB48F8" w:rsidRPr="003714BA" w:rsidRDefault="00BB48F8" w:rsidP="00B23FF2">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t>Preconditions</w:t>
      </w:r>
    </w:p>
    <w:p w14:paraId="3743E985" w14:textId="77777777" w:rsidR="00BB48F8" w:rsidRPr="003714BA" w:rsidRDefault="00BB48F8"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All the data required to calculate the offer price is available for the entire duration of the contract.</w:t>
      </w:r>
    </w:p>
    <w:p w14:paraId="2DE098CC" w14:textId="77777777" w:rsidR="00BB48F8" w:rsidRPr="003714BA" w:rsidRDefault="00BB48F8" w:rsidP="00B23FF2">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t>EDM Activity Description:</w:t>
      </w:r>
    </w:p>
    <w:p w14:paraId="1C529185" w14:textId="77777777" w:rsidR="00BB48F8" w:rsidRPr="003714BA" w:rsidRDefault="00BB48F8" w:rsidP="00D6162C">
      <w:pPr>
        <w:pStyle w:val="ListParagraph"/>
        <w:numPr>
          <w:ilvl w:val="0"/>
          <w:numId w:val="21"/>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lastRenderedPageBreak/>
        <w:t>Retrieval of historical and forecast consumption data for relevant metering points in the quotation.</w:t>
      </w:r>
    </w:p>
    <w:p w14:paraId="26A552C4" w14:textId="77777777" w:rsidR="00BB48F8" w:rsidRPr="003714BA" w:rsidRDefault="00BB48F8" w:rsidP="00D6162C">
      <w:pPr>
        <w:pStyle w:val="ListParagraph"/>
        <w:numPr>
          <w:ilvl w:val="0"/>
          <w:numId w:val="21"/>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t>Recovery of commodity prices and applicable transport costs.</w:t>
      </w:r>
    </w:p>
    <w:p w14:paraId="2F64EC91" w14:textId="77777777" w:rsidR="00BB48F8" w:rsidRPr="003714BA" w:rsidRDefault="00BB48F8" w:rsidP="00D6162C">
      <w:pPr>
        <w:pStyle w:val="ListParagraph"/>
        <w:numPr>
          <w:ilvl w:val="0"/>
          <w:numId w:val="21"/>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t>Calculation of costs and tariff structure of the offer according to the rules provided by the specific type of product</w:t>
      </w:r>
    </w:p>
    <w:p w14:paraId="4DD43577" w14:textId="77777777" w:rsidR="00BB48F8" w:rsidRPr="003714BA" w:rsidRDefault="00BB48F8" w:rsidP="00D6162C">
      <w:pPr>
        <w:pStyle w:val="ListParagraph"/>
        <w:numPr>
          <w:ilvl w:val="0"/>
          <w:numId w:val="21"/>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t>Generation of the commercial offer with details on prices, volumes and contract duration.</w:t>
      </w:r>
    </w:p>
    <w:p w14:paraId="562BA483" w14:textId="77777777" w:rsidR="00B23FF2" w:rsidRPr="003714BA" w:rsidRDefault="00B23FF2" w:rsidP="00B23FF2">
      <w:pPr>
        <w:spacing w:line="276" w:lineRule="auto"/>
        <w:ind w:left="0"/>
        <w:rPr>
          <w:rFonts w:ascii="Calibri" w:hAnsi="Calibri" w:cs="Calibri"/>
          <w:b/>
          <w:bCs/>
          <w:sz w:val="22"/>
          <w:szCs w:val="22"/>
          <w:highlight w:val="lightGray"/>
        </w:rPr>
      </w:pPr>
    </w:p>
    <w:p w14:paraId="5629E5FC" w14:textId="6434BC60" w:rsidR="00BB48F8" w:rsidRPr="003714BA" w:rsidRDefault="00BB48F8" w:rsidP="00B23FF2">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t>Postconditions</w:t>
      </w:r>
    </w:p>
    <w:p w14:paraId="2068D4FB" w14:textId="77777777" w:rsidR="00BB48F8" w:rsidRPr="003714BA" w:rsidRDefault="00BB48F8" w:rsidP="00B23FF2">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The average offer price is valued according to the logic of the product.</w:t>
      </w:r>
    </w:p>
    <w:p w14:paraId="6222BCCE" w14:textId="77777777" w:rsidR="005C32CA" w:rsidRPr="003714BA" w:rsidRDefault="005C32CA" w:rsidP="00B23FF2">
      <w:pPr>
        <w:spacing w:line="276" w:lineRule="auto"/>
        <w:ind w:left="0"/>
        <w:rPr>
          <w:rFonts w:ascii="Calibri" w:hAnsi="Calibri" w:cs="Calibri"/>
          <w:sz w:val="22"/>
          <w:szCs w:val="22"/>
          <w:highlight w:val="lightGray"/>
        </w:rPr>
      </w:pPr>
    </w:p>
    <w:p w14:paraId="63D0AF08" w14:textId="071CCC34" w:rsidR="00684461" w:rsidRPr="003714BA" w:rsidRDefault="00684461" w:rsidP="00D6162C">
      <w:pPr>
        <w:pStyle w:val="ListParagraph"/>
        <w:numPr>
          <w:ilvl w:val="0"/>
          <w:numId w:val="55"/>
        </w:numPr>
        <w:spacing w:line="276" w:lineRule="auto"/>
        <w:rPr>
          <w:rFonts w:ascii="Calibri" w:hAnsi="Calibri" w:cs="Calibri"/>
          <w:b/>
          <w:bCs/>
          <w:sz w:val="22"/>
          <w:szCs w:val="22"/>
          <w:highlight w:val="lightGray"/>
        </w:rPr>
      </w:pPr>
      <w:r w:rsidRPr="003714BA">
        <w:rPr>
          <w:rFonts w:ascii="Calibri" w:hAnsi="Calibri" w:cs="Calibri"/>
          <w:b/>
          <w:bCs/>
          <w:sz w:val="22"/>
          <w:szCs w:val="22"/>
          <w:highlight w:val="lightGray"/>
        </w:rPr>
        <w:t>Decision Support</w:t>
      </w:r>
    </w:p>
    <w:p w14:paraId="7FFCA460" w14:textId="5C9F1239" w:rsidR="00684461" w:rsidRPr="003714BA" w:rsidRDefault="00684461" w:rsidP="005C32CA">
      <w:pPr>
        <w:spacing w:line="360" w:lineRule="auto"/>
        <w:ind w:left="0"/>
        <w:rPr>
          <w:rFonts w:ascii="Calibri" w:hAnsi="Calibri" w:cs="Calibri"/>
          <w:sz w:val="22"/>
          <w:szCs w:val="22"/>
          <w:highlight w:val="lightGray"/>
        </w:rPr>
      </w:pPr>
      <w:r w:rsidRPr="003714BA">
        <w:rPr>
          <w:rFonts w:ascii="Calibri" w:hAnsi="Calibri" w:cs="Calibri"/>
          <w:sz w:val="22"/>
          <w:szCs w:val="22"/>
          <w:highlight w:val="lightGray"/>
        </w:rPr>
        <w:t>Decision support can be used in this requirement to facilitate the monitoring of prices and the analysis of pricing range thresholds. By leveraging decision support tools, users can gain insights into pricing trends, historical data, and potential price fluctuations, enabling informed decision-making when setting pricing range thresholds and monitoring price changes. Additionally, decision support can aid in identifying patterns and anomalies in pricing data, allowing for proactive adjustments and strategic decision-making in response to price movements.</w:t>
      </w:r>
    </w:p>
    <w:p w14:paraId="36D3FD61" w14:textId="71F96942" w:rsidR="0040571A" w:rsidRPr="003714BA" w:rsidRDefault="0040571A" w:rsidP="005C32CA">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 xml:space="preserve">The system provides information and analysis to support Ørsted's decision-making, such as assessing the profitability of contracts or </w:t>
      </w:r>
      <w:proofErr w:type="spellStart"/>
      <w:r w:rsidRPr="003714BA">
        <w:rPr>
          <w:rFonts w:ascii="Calibri" w:hAnsi="Calibri" w:cs="Calibri"/>
          <w:sz w:val="22"/>
          <w:szCs w:val="22"/>
          <w:highlight w:val="lightGray"/>
        </w:rPr>
        <w:t>analyzing</w:t>
      </w:r>
      <w:proofErr w:type="spellEnd"/>
      <w:r w:rsidRPr="003714BA">
        <w:rPr>
          <w:rFonts w:ascii="Calibri" w:hAnsi="Calibri" w:cs="Calibri"/>
          <w:sz w:val="22"/>
          <w:szCs w:val="22"/>
          <w:highlight w:val="lightGray"/>
        </w:rPr>
        <w:t xml:space="preserve"> pricing scenarios.</w:t>
      </w:r>
    </w:p>
    <w:p w14:paraId="7DAC3512" w14:textId="0D84280C" w:rsidR="0040571A" w:rsidRPr="003714BA" w:rsidRDefault="0040571A" w:rsidP="005C32CA">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t>Preconditions</w:t>
      </w:r>
    </w:p>
    <w:p w14:paraId="527CF4A4" w14:textId="1D7B09CB" w:rsidR="0040571A" w:rsidRPr="003714BA" w:rsidRDefault="0040571A" w:rsidP="005C32CA">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View the data relating to the specific commercial offer.</w:t>
      </w:r>
    </w:p>
    <w:p w14:paraId="15F5099D" w14:textId="2DC6C431" w:rsidR="0040571A" w:rsidRPr="003714BA" w:rsidRDefault="0040571A" w:rsidP="005C32CA">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t>EDM Activity Description:</w:t>
      </w:r>
    </w:p>
    <w:p w14:paraId="747E9AA2" w14:textId="2747340C" w:rsidR="0040571A" w:rsidRPr="003714BA" w:rsidRDefault="0040571A" w:rsidP="00D6162C">
      <w:pPr>
        <w:pStyle w:val="ListParagraph"/>
        <w:numPr>
          <w:ilvl w:val="0"/>
          <w:numId w:val="19"/>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t>Provide historical and forecast consumption data, allowing possible modification of the monthly total values both for a single point and for the Group's total consumption.</w:t>
      </w:r>
    </w:p>
    <w:p w14:paraId="37FF2772" w14:textId="5BB3B6DF" w:rsidR="0040571A" w:rsidRPr="003714BA" w:rsidRDefault="0040571A" w:rsidP="00D6162C">
      <w:pPr>
        <w:pStyle w:val="ListParagraph"/>
        <w:numPr>
          <w:ilvl w:val="0"/>
          <w:numId w:val="19"/>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t>Provide data on commodity prices and transportation costs.</w:t>
      </w:r>
    </w:p>
    <w:p w14:paraId="52991E26" w14:textId="665466F3" w:rsidR="0040571A" w:rsidRPr="003714BA" w:rsidRDefault="0040571A" w:rsidP="00D6162C">
      <w:pPr>
        <w:pStyle w:val="ListParagraph"/>
        <w:numPr>
          <w:ilvl w:val="0"/>
          <w:numId w:val="19"/>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t>Calculate and visualize key metrics such as sales margins, contract value, and financial impact.</w:t>
      </w:r>
    </w:p>
    <w:p w14:paraId="57267A8F" w14:textId="4F914D5B" w:rsidR="0040571A" w:rsidRPr="003714BA" w:rsidRDefault="0040571A" w:rsidP="00D6162C">
      <w:pPr>
        <w:pStyle w:val="ListParagraph"/>
        <w:numPr>
          <w:ilvl w:val="0"/>
          <w:numId w:val="19"/>
        </w:numPr>
        <w:spacing w:line="276" w:lineRule="auto"/>
        <w:jc w:val="both"/>
        <w:rPr>
          <w:rFonts w:ascii="Calibri" w:hAnsi="Calibri" w:cs="Calibri"/>
          <w:sz w:val="22"/>
          <w:szCs w:val="22"/>
          <w:highlight w:val="lightGray"/>
        </w:rPr>
      </w:pPr>
      <w:r w:rsidRPr="003714BA">
        <w:rPr>
          <w:rFonts w:ascii="Calibri" w:hAnsi="Calibri" w:cs="Calibri"/>
          <w:sz w:val="22"/>
          <w:szCs w:val="22"/>
          <w:highlight w:val="lightGray"/>
        </w:rPr>
        <w:t>Enable "what-if" scenario analysis based on different price and consumption assumptions through on-screen modification and recalculation.</w:t>
      </w:r>
    </w:p>
    <w:p w14:paraId="6AC0D169" w14:textId="2CF4450F" w:rsidR="0040571A" w:rsidRPr="003714BA" w:rsidRDefault="0040571A" w:rsidP="005C32CA">
      <w:pPr>
        <w:spacing w:line="276" w:lineRule="auto"/>
        <w:ind w:left="0"/>
        <w:rPr>
          <w:rFonts w:ascii="Calibri" w:hAnsi="Calibri" w:cs="Calibri"/>
          <w:b/>
          <w:bCs/>
          <w:sz w:val="22"/>
          <w:szCs w:val="22"/>
          <w:highlight w:val="lightGray"/>
        </w:rPr>
      </w:pPr>
      <w:r w:rsidRPr="003714BA">
        <w:rPr>
          <w:rFonts w:ascii="Calibri" w:hAnsi="Calibri" w:cs="Calibri"/>
          <w:b/>
          <w:bCs/>
          <w:sz w:val="22"/>
          <w:szCs w:val="22"/>
          <w:highlight w:val="lightGray"/>
        </w:rPr>
        <w:t>Postconditions</w:t>
      </w:r>
    </w:p>
    <w:p w14:paraId="022EA3F5" w14:textId="1130D122" w:rsidR="0040571A" w:rsidRPr="003714BA" w:rsidRDefault="0040571A" w:rsidP="005C32CA">
      <w:pPr>
        <w:spacing w:line="276" w:lineRule="auto"/>
        <w:ind w:left="0"/>
        <w:rPr>
          <w:rFonts w:ascii="Calibri" w:hAnsi="Calibri" w:cs="Calibri"/>
          <w:sz w:val="22"/>
          <w:szCs w:val="22"/>
          <w:highlight w:val="lightGray"/>
        </w:rPr>
      </w:pPr>
      <w:r w:rsidRPr="003714BA">
        <w:rPr>
          <w:rFonts w:ascii="Calibri" w:hAnsi="Calibri" w:cs="Calibri"/>
          <w:sz w:val="22"/>
          <w:szCs w:val="22"/>
          <w:highlight w:val="lightGray"/>
        </w:rPr>
        <w:t>The offer price is recalculated following user-defined changes.</w:t>
      </w:r>
    </w:p>
    <w:p w14:paraId="2D5AE0F5" w14:textId="248249D3" w:rsidR="00684461" w:rsidRPr="003714BA" w:rsidRDefault="00684461" w:rsidP="00684461">
      <w:pPr>
        <w:spacing w:line="360" w:lineRule="auto"/>
        <w:rPr>
          <w:rFonts w:ascii="Calibri" w:hAnsi="Calibri" w:cs="Calibri"/>
          <w:sz w:val="22"/>
          <w:szCs w:val="22"/>
          <w:highlight w:val="lightGray"/>
        </w:rPr>
      </w:pPr>
    </w:p>
    <w:p w14:paraId="124F0230" w14:textId="71E49935" w:rsidR="005C3EB6" w:rsidRDefault="0094241E" w:rsidP="005C32CA">
      <w:pPr>
        <w:spacing w:line="360" w:lineRule="auto"/>
        <w:ind w:left="0"/>
        <w:rPr>
          <w:ins w:id="935" w:author="AASHUTOSH" w:date="2025-06-19T19:49:00Z"/>
          <w:highlight w:val="lightGray"/>
        </w:rPr>
      </w:pPr>
      <w:r w:rsidRPr="003714BA">
        <w:rPr>
          <w:b/>
          <w:bCs/>
          <w:highlight w:val="lightGray"/>
        </w:rPr>
        <w:t>Requirement No. 9.</w:t>
      </w:r>
      <w:r w:rsidR="000545C4" w:rsidRPr="003714BA">
        <w:rPr>
          <w:b/>
          <w:bCs/>
          <w:highlight w:val="lightGray"/>
        </w:rPr>
        <w:t>2</w:t>
      </w:r>
      <w:r w:rsidRPr="003714BA">
        <w:rPr>
          <w:highlight w:val="lightGray"/>
        </w:rPr>
        <w:t xml:space="preserve"> </w:t>
      </w:r>
      <w:del w:id="936" w:author="AASHUTOSH" w:date="2025-06-19T19:49:00Z">
        <w:r w:rsidR="005C3EB6" w:rsidRPr="003714BA" w:rsidDel="00F06EEB">
          <w:rPr>
            <w:highlight w:val="lightGray"/>
          </w:rPr>
          <w:delText xml:space="preserve">The solution for the functional requirement </w:delText>
        </w:r>
      </w:del>
      <w:r w:rsidR="005C3EB6" w:rsidRPr="003714BA">
        <w:rPr>
          <w:highlight w:val="lightGray"/>
        </w:rPr>
        <w:t xml:space="preserve">"The system shall be equipped with a feature that allows for the selection of a recipient who will receive a notification once the pricing job hits the predetermined pricing range threshold set within the monitoring job" </w:t>
      </w:r>
      <w:del w:id="937" w:author="AASHUTOSH" w:date="2025-06-19T19:49:00Z">
        <w:r w:rsidR="005C3EB6" w:rsidRPr="003714BA" w:rsidDel="00F06EEB">
          <w:rPr>
            <w:highlight w:val="lightGray"/>
          </w:rPr>
          <w:delText>is as follows:</w:delText>
        </w:r>
      </w:del>
    </w:p>
    <w:p w14:paraId="26C21245" w14:textId="7B6FA989" w:rsidR="00F06EEB" w:rsidRPr="003714BA" w:rsidDel="00F06EEB" w:rsidRDefault="00F06EEB" w:rsidP="005C32CA">
      <w:pPr>
        <w:spacing w:line="360" w:lineRule="auto"/>
        <w:ind w:left="0"/>
        <w:rPr>
          <w:del w:id="938" w:author="AASHUTOSH" w:date="2025-06-19T19:49:00Z"/>
          <w:highlight w:val="lightGray"/>
        </w:rPr>
      </w:pPr>
      <w:ins w:id="939" w:author="AASHUTOSH" w:date="2025-06-19T19:49:00Z">
        <w:r>
          <w:rPr>
            <w:highlight w:val="lightGray"/>
          </w:rPr>
          <w:t>The solution for the above requirement is as follows:</w:t>
        </w:r>
      </w:ins>
    </w:p>
    <w:p w14:paraId="7C13A26E" w14:textId="701DE54C" w:rsidR="005C3EB6" w:rsidRPr="003714BA" w:rsidRDefault="005C3EB6" w:rsidP="005C32CA">
      <w:pPr>
        <w:spacing w:line="360" w:lineRule="auto"/>
        <w:ind w:left="0"/>
        <w:rPr>
          <w:highlight w:val="lightGray"/>
        </w:rPr>
      </w:pPr>
      <w:r w:rsidRPr="003714BA">
        <w:rPr>
          <w:highlight w:val="lightGray"/>
        </w:rPr>
        <w:lastRenderedPageBreak/>
        <w:t>Bit2win's notification mechanism, managed utilizing Salesforce platform events capability, supports the selection of a recipient who will receive a notification once the pricing job hits the predetermined pricing range threshold set within the monitoring job. This feature allows for the configuration of notification recipients based on specific user preferences and requirements.</w:t>
      </w:r>
    </w:p>
    <w:p w14:paraId="1F12858A" w14:textId="55AD34D2" w:rsidR="005C3EB6" w:rsidRPr="003714BA" w:rsidRDefault="005C3EB6" w:rsidP="005C32CA">
      <w:pPr>
        <w:spacing w:line="360" w:lineRule="auto"/>
        <w:ind w:left="0"/>
        <w:rPr>
          <w:highlight w:val="lightGray"/>
        </w:rPr>
      </w:pPr>
      <w:r w:rsidRPr="003714BA">
        <w:rPr>
          <w:highlight w:val="lightGray"/>
        </w:rPr>
        <w:t>The system will provide a user-friendly interface that enables the selection of recipients for notifications, ensuring that the right individuals or roles within the organization are informed when pricing thresholds are reached. This feature enhances communication and ensures that relevant stakeholders are promptly notified of critical pricing events.</w:t>
      </w:r>
    </w:p>
    <w:p w14:paraId="395725F9" w14:textId="01CF2D9C" w:rsidR="005C3EB6" w:rsidRPr="003714BA" w:rsidRDefault="005C3EB6" w:rsidP="005C32CA">
      <w:pPr>
        <w:spacing w:line="360" w:lineRule="auto"/>
        <w:ind w:left="0"/>
        <w:rPr>
          <w:highlight w:val="lightGray"/>
        </w:rPr>
      </w:pPr>
      <w:r w:rsidRPr="003714BA">
        <w:rPr>
          <w:highlight w:val="lightGray"/>
        </w:rPr>
        <w:t>The notification mechanism, supported by Salesforce platform events capability, offers various notification channels such as email, chatter, and in-app notifications, providing flexibility in how recipients receive notifications based on their preferences and accessibility.</w:t>
      </w:r>
    </w:p>
    <w:p w14:paraId="5F2D45E6" w14:textId="527AFCFC" w:rsidR="000545C4" w:rsidRPr="003714BA" w:rsidRDefault="005C3EB6" w:rsidP="005C32CA">
      <w:pPr>
        <w:spacing w:line="360" w:lineRule="auto"/>
        <w:ind w:left="0"/>
        <w:rPr>
          <w:highlight w:val="lightGray"/>
        </w:rPr>
      </w:pPr>
      <w:r w:rsidRPr="003714BA">
        <w:rPr>
          <w:highlight w:val="lightGray"/>
        </w:rPr>
        <w:t>By incorporating this feature, Bit2win ensures that the system is equipped with the capability to select recipients for notifications, enabling efficient and targeted communication when pricing job hits the predetermined pricing range threshold set within the monitoring job.</w:t>
      </w:r>
    </w:p>
    <w:p w14:paraId="56B1F9F7" w14:textId="77777777" w:rsidR="005C32CA" w:rsidRPr="003714BA" w:rsidRDefault="005C32CA" w:rsidP="005C32CA">
      <w:pPr>
        <w:spacing w:line="360" w:lineRule="auto"/>
        <w:ind w:left="0"/>
        <w:rPr>
          <w:highlight w:val="lightGray"/>
        </w:rPr>
      </w:pPr>
    </w:p>
    <w:p w14:paraId="21041830" w14:textId="77777777" w:rsidR="005C32CA" w:rsidRPr="003714BA" w:rsidRDefault="005C32CA" w:rsidP="005C32CA">
      <w:pPr>
        <w:spacing w:line="360" w:lineRule="auto"/>
        <w:ind w:left="0"/>
        <w:rPr>
          <w:highlight w:val="lightGray"/>
        </w:rPr>
      </w:pPr>
    </w:p>
    <w:p w14:paraId="67E5D8F5" w14:textId="1857CA5E" w:rsidR="008241E4" w:rsidRDefault="00B21FBD" w:rsidP="005C32CA">
      <w:pPr>
        <w:spacing w:line="360" w:lineRule="auto"/>
        <w:ind w:left="0"/>
        <w:rPr>
          <w:ins w:id="940" w:author="AASHUTOSH" w:date="2025-06-19T19:49:00Z"/>
          <w:rFonts w:ascii="Calibri" w:eastAsia="Calibri" w:hAnsi="Calibri" w:cs="Calibri"/>
          <w:highlight w:val="lightGray"/>
        </w:rPr>
      </w:pPr>
      <w:r w:rsidRPr="003714BA">
        <w:rPr>
          <w:b/>
          <w:bCs/>
          <w:highlight w:val="lightGray"/>
        </w:rPr>
        <w:t>Requirement No. 9.</w:t>
      </w:r>
      <w:r w:rsidR="00E14F8C" w:rsidRPr="003714BA">
        <w:rPr>
          <w:b/>
          <w:bCs/>
          <w:highlight w:val="lightGray"/>
        </w:rPr>
        <w:t>3</w:t>
      </w:r>
      <w:r w:rsidRPr="003714BA">
        <w:rPr>
          <w:b/>
          <w:bCs/>
          <w:highlight w:val="lightGray"/>
        </w:rPr>
        <w:t xml:space="preserve"> </w:t>
      </w:r>
      <w:del w:id="941" w:author="AASHUTOSH" w:date="2025-06-19T19:50:00Z">
        <w:r w:rsidR="008241E4" w:rsidRPr="003714BA" w:rsidDel="00F06EEB">
          <w:rPr>
            <w:highlight w:val="lightGray"/>
          </w:rPr>
          <w:delText xml:space="preserve">The solution for the functional requirement </w:delText>
        </w:r>
      </w:del>
      <w:r w:rsidR="008241E4" w:rsidRPr="003714BA">
        <w:rPr>
          <w:highlight w:val="lightGray"/>
        </w:rPr>
        <w:t xml:space="preserve">"Ørsted wishes to explore further possibilities with monitoring jobs" involves the following: </w:t>
      </w:r>
      <w:r w:rsidR="008241E4" w:rsidRPr="003714BA">
        <w:rPr>
          <w:rFonts w:ascii="Calibri" w:eastAsia="Calibri" w:hAnsi="Calibri" w:cs="Calibri"/>
          <w:highlight w:val="lightGray"/>
        </w:rPr>
        <w:t>(As discussed in Workshop, Orsted will rephrase the requirement and will come back)</w:t>
      </w:r>
    </w:p>
    <w:p w14:paraId="31E27006" w14:textId="38BE9F3B" w:rsidR="00F06EEB" w:rsidRPr="003714BA" w:rsidDel="00F06EEB" w:rsidRDefault="00F06EEB" w:rsidP="005C32CA">
      <w:pPr>
        <w:spacing w:line="360" w:lineRule="auto"/>
        <w:ind w:left="0"/>
        <w:rPr>
          <w:del w:id="942" w:author="AASHUTOSH" w:date="2025-06-19T19:49:00Z"/>
          <w:highlight w:val="lightGray"/>
        </w:rPr>
      </w:pPr>
      <w:ins w:id="943" w:author="AASHUTOSH" w:date="2025-06-19T19:49:00Z">
        <w:r>
          <w:rPr>
            <w:highlight w:val="lightGray"/>
          </w:rPr>
          <w:t>The solution for the above requirement is as follows:</w:t>
        </w:r>
      </w:ins>
    </w:p>
    <w:p w14:paraId="79A88983" w14:textId="4770EA9E" w:rsidR="00B21FBD" w:rsidRDefault="008241E4" w:rsidP="005C32CA">
      <w:pPr>
        <w:spacing w:line="360" w:lineRule="auto"/>
        <w:ind w:left="0"/>
      </w:pPr>
      <w:r w:rsidRPr="003714BA">
        <w:rPr>
          <w:highlight w:val="lightGray"/>
        </w:rPr>
        <w:t>Bit2win will engage in collaborative discussions with Ørsted to explore and understand the specific additional possibilities and enhancements that Ørsted wishes to incorporate within the monitoring jobs functionality. This collaborative approach will facilitate the identification of new requirements, potential improvements, and innovative features that Ørsted seeks to explore within the monitoring jobs framework.</w:t>
      </w:r>
    </w:p>
    <w:p w14:paraId="14152BF5" w14:textId="77777777" w:rsidR="00BF4A9B" w:rsidRPr="00BF4A9B" w:rsidRDefault="00BF4A9B" w:rsidP="00493C41">
      <w:pPr>
        <w:spacing w:line="276" w:lineRule="auto"/>
      </w:pPr>
    </w:p>
    <w:p w14:paraId="598C4CF8" w14:textId="7EDEA86C" w:rsidR="004523C2" w:rsidRPr="004523C2" w:rsidRDefault="004523C2" w:rsidP="004523C2">
      <w:pPr>
        <w:pStyle w:val="Heading3"/>
        <w:rPr>
          <w:rFonts w:ascii="Calibri" w:hAnsi="Calibri" w:cs="Calibri"/>
          <w:sz w:val="22"/>
          <w:szCs w:val="22"/>
        </w:rPr>
      </w:pPr>
      <w:bookmarkStart w:id="944" w:name="_Fee_Management"/>
      <w:bookmarkStart w:id="945" w:name="_Toc205984834"/>
      <w:bookmarkEnd w:id="928"/>
      <w:bookmarkEnd w:id="944"/>
      <w:r w:rsidRPr="004523C2">
        <w:rPr>
          <w:rFonts w:ascii="Calibri" w:hAnsi="Calibri" w:cs="Calibri"/>
          <w:sz w:val="22"/>
          <w:szCs w:val="22"/>
        </w:rPr>
        <w:t>Fee Management</w:t>
      </w:r>
      <w:bookmarkEnd w:id="945"/>
    </w:p>
    <w:p w14:paraId="46CC19C8" w14:textId="77777777" w:rsidR="004523C2" w:rsidRDefault="004523C2" w:rsidP="004523C2"/>
    <w:p w14:paraId="1627C9A9" w14:textId="3B2179BF" w:rsidR="006662CF" w:rsidRDefault="00B31772" w:rsidP="005611DC">
      <w:pPr>
        <w:spacing w:line="360" w:lineRule="auto"/>
        <w:rPr>
          <w:ins w:id="946" w:author="AASHUTOSH" w:date="2025-06-19T19:50:00Z"/>
        </w:rPr>
      </w:pPr>
      <w:r w:rsidRPr="00B31772">
        <w:rPr>
          <w:b/>
          <w:bCs/>
        </w:rPr>
        <w:t>Requirement No. 5.1</w:t>
      </w:r>
      <w:r>
        <w:t xml:space="preserve"> </w:t>
      </w:r>
      <w:del w:id="947" w:author="AASHUTOSH" w:date="2025-06-19T19:50:00Z">
        <w:r w:rsidR="00211934" w:rsidDel="00F06EEB">
          <w:delText>T</w:delText>
        </w:r>
        <w:r w:rsidDel="00F06EEB">
          <w:delText>he</w:delText>
        </w:r>
        <w:r w:rsidR="00211934" w:rsidDel="00F06EEB">
          <w:delText xml:space="preserve"> Solution for the</w:delText>
        </w:r>
        <w:r w:rsidDel="00F06EEB">
          <w:delText xml:space="preserve"> </w:delText>
        </w:r>
        <w:r w:rsidR="006662CF" w:rsidRPr="006662CF" w:rsidDel="00F06EEB">
          <w:delText xml:space="preserve">functional requirement </w:delText>
        </w:r>
      </w:del>
      <w:r w:rsidR="006662CF" w:rsidRPr="006662CF">
        <w:t xml:space="preserve">"The system shall enable user-defined fee configuration, with the flexibility to apply these fees to chosen products or uniformly across the entire product range" </w:t>
      </w:r>
      <w:del w:id="948" w:author="AASHUTOSH" w:date="2025-06-19T19:50:00Z">
        <w:r w:rsidR="006662CF" w:rsidRPr="006662CF" w:rsidDel="00F06EEB">
          <w:delText xml:space="preserve">is as </w:delText>
        </w:r>
        <w:r w:rsidRPr="006662CF" w:rsidDel="00F06EEB">
          <w:delText>follows</w:delText>
        </w:r>
        <w:r w:rsidR="00BC1CF2" w:rsidDel="00F06EEB">
          <w:delText>:</w:delText>
        </w:r>
      </w:del>
    </w:p>
    <w:p w14:paraId="69AB9BB3" w14:textId="2F702FAC" w:rsidR="00F06EEB" w:rsidRDefault="00F06EEB" w:rsidP="005611DC">
      <w:pPr>
        <w:spacing w:line="360" w:lineRule="auto"/>
      </w:pPr>
      <w:ins w:id="949" w:author="AASHUTOSH" w:date="2025-06-19T19:50:00Z">
        <w:r w:rsidRPr="00F06EEB">
          <w:t>The solution for the above requirement is as follows:</w:t>
        </w:r>
      </w:ins>
    </w:p>
    <w:p w14:paraId="6FF6B0B3" w14:textId="77777777" w:rsidR="00683218" w:rsidRDefault="00683218" w:rsidP="005611DC">
      <w:pPr>
        <w:spacing w:line="360" w:lineRule="auto"/>
      </w:pPr>
      <w:r>
        <w:t>Bit2win offers a comprehensive and flexible set of pricing capabilities designed to adapt to diverse business needs and complex pricing scenarios. It provides the following features to enable user-defined fee configuration and flexibility in applying these fees:</w:t>
      </w:r>
    </w:p>
    <w:p w14:paraId="383ADA4E" w14:textId="77777777" w:rsidR="00683218" w:rsidRDefault="00683218" w:rsidP="00D6162C">
      <w:pPr>
        <w:pStyle w:val="ListParagraph"/>
        <w:numPr>
          <w:ilvl w:val="0"/>
          <w:numId w:val="24"/>
        </w:numPr>
        <w:spacing w:line="360" w:lineRule="auto"/>
        <w:jc w:val="both"/>
      </w:pPr>
      <w:r w:rsidRPr="00683218">
        <w:rPr>
          <w:b/>
          <w:bCs/>
        </w:rPr>
        <w:lastRenderedPageBreak/>
        <w:t>Product Attributes:</w:t>
      </w:r>
      <w:r>
        <w:t xml:space="preserve"> Bit2win allows users to define and manage comprehensive families of attributes for each product. These attributes can be used in various contexts, such as configuring products or services with a wide range of attribute types, displaying pricing variables or technical data, and supporting diverse product/service customization needs.</w:t>
      </w:r>
    </w:p>
    <w:p w14:paraId="55E044AF" w14:textId="77777777" w:rsidR="00683218" w:rsidRDefault="00683218" w:rsidP="00D6162C">
      <w:pPr>
        <w:pStyle w:val="ListParagraph"/>
        <w:numPr>
          <w:ilvl w:val="0"/>
          <w:numId w:val="24"/>
        </w:numPr>
        <w:spacing w:line="360" w:lineRule="auto"/>
        <w:jc w:val="both"/>
      </w:pPr>
      <w:r w:rsidRPr="00683218">
        <w:rPr>
          <w:b/>
          <w:bCs/>
        </w:rPr>
        <w:t>Reusable Configurations:</w:t>
      </w:r>
      <w:r>
        <w:t xml:space="preserve"> Attributes, families, and structures can be reused across multiple products, ensuring consistency and efficiency. Through the Property Overrides capability, specific logic can be applied to reused elements within each sales configuration, tailoring them to meet unique requirements.</w:t>
      </w:r>
    </w:p>
    <w:p w14:paraId="017B12E6" w14:textId="77777777" w:rsidR="00683218" w:rsidRDefault="00683218" w:rsidP="00D6162C">
      <w:pPr>
        <w:pStyle w:val="ListParagraph"/>
        <w:numPr>
          <w:ilvl w:val="0"/>
          <w:numId w:val="24"/>
        </w:numPr>
        <w:spacing w:line="360" w:lineRule="auto"/>
        <w:jc w:val="both"/>
      </w:pPr>
      <w:r w:rsidRPr="00683218">
        <w:rPr>
          <w:b/>
          <w:bCs/>
        </w:rPr>
        <w:t>Dynamic Pricing Logic:</w:t>
      </w:r>
      <w:r>
        <w:t xml:space="preserve"> Bit2win’s price model and calculation rules capabilities enable the use of any attribute (and contextual data) to establish precise pricing for individual products or broad portfolios. This ensures maximum flexibility and alignment with specific business needs.</w:t>
      </w:r>
    </w:p>
    <w:p w14:paraId="6E3EB3EF" w14:textId="77777777" w:rsidR="00683218" w:rsidRDefault="00683218" w:rsidP="00D6162C">
      <w:pPr>
        <w:pStyle w:val="ListParagraph"/>
        <w:numPr>
          <w:ilvl w:val="0"/>
          <w:numId w:val="24"/>
        </w:numPr>
        <w:spacing w:line="360" w:lineRule="auto"/>
        <w:jc w:val="both"/>
      </w:pPr>
      <w:r w:rsidRPr="00683218">
        <w:rPr>
          <w:b/>
          <w:bCs/>
        </w:rPr>
        <w:t>Fee Types:</w:t>
      </w:r>
      <w:r>
        <w:t xml:space="preserve"> Bit2win provides robust and flexible functionality for managing different fee types, including Fixed Fees, Curve-Based Fees, Multi-Value Fees, and Multi-Curve Fees. Users can define, adjust, and manage each fee type with ease through freely configurable attributes and an intuitive rule management interface.</w:t>
      </w:r>
    </w:p>
    <w:p w14:paraId="1CA80A8A" w14:textId="77777777" w:rsidR="00683218" w:rsidRDefault="00683218" w:rsidP="00D6162C">
      <w:pPr>
        <w:pStyle w:val="ListParagraph"/>
        <w:numPr>
          <w:ilvl w:val="0"/>
          <w:numId w:val="24"/>
        </w:numPr>
        <w:spacing w:line="360" w:lineRule="auto"/>
        <w:jc w:val="both"/>
      </w:pPr>
      <w:r w:rsidRPr="00683218">
        <w:rPr>
          <w:b/>
          <w:bCs/>
        </w:rPr>
        <w:t>Integration with Contextual Data:</w:t>
      </w:r>
      <w:r>
        <w:t xml:space="preserve"> Bit2win allows integration with contextual data, external sources, and dynamic pricing rules to ensure accurate and efficient fee handling across various scenarios.</w:t>
      </w:r>
    </w:p>
    <w:p w14:paraId="26B7B6F3" w14:textId="7343A394" w:rsidR="004523C2" w:rsidRDefault="00683218" w:rsidP="005611DC">
      <w:pPr>
        <w:spacing w:line="360" w:lineRule="auto"/>
      </w:pPr>
      <w:r>
        <w:t>Overall, Bit2win's flexible product configuration and pricing capabilities empower users to define and manage fees with flexibility and apply them to chosen products or uniformly across the entire product range, meeting the functional requirement for user-defined fee configuration.</w:t>
      </w:r>
      <w:r w:rsidR="004523C2">
        <w:t xml:space="preserve">           </w:t>
      </w:r>
    </w:p>
    <w:p w14:paraId="419F9668" w14:textId="77777777" w:rsidR="00126165" w:rsidRDefault="00126165" w:rsidP="004C172B">
      <w:pPr>
        <w:ind w:left="0"/>
      </w:pPr>
    </w:p>
    <w:p w14:paraId="648C4297" w14:textId="0FDD81F6" w:rsidR="00E573B4" w:rsidRDefault="00CB470A" w:rsidP="0058527F">
      <w:pPr>
        <w:spacing w:line="360" w:lineRule="auto"/>
        <w:ind w:left="0"/>
        <w:rPr>
          <w:ins w:id="950" w:author="AASHUTOSH" w:date="2025-06-19T19:51:00Z"/>
        </w:rPr>
      </w:pPr>
      <w:r w:rsidRPr="00B31772">
        <w:rPr>
          <w:b/>
          <w:bCs/>
        </w:rPr>
        <w:t>Requirement No. 5.</w:t>
      </w:r>
      <w:r>
        <w:rPr>
          <w:b/>
          <w:bCs/>
        </w:rPr>
        <w:t>2</w:t>
      </w:r>
      <w:r w:rsidR="007544D8">
        <w:rPr>
          <w:b/>
          <w:bCs/>
        </w:rPr>
        <w:t xml:space="preserve"> </w:t>
      </w:r>
      <w:del w:id="951" w:author="AASHUTOSH" w:date="2025-06-19T19:51:00Z">
        <w:r w:rsidR="00211934" w:rsidDel="00F06EEB">
          <w:delText>T</w:delText>
        </w:r>
        <w:r w:rsidR="007544D8" w:rsidRPr="007544D8" w:rsidDel="00F06EEB">
          <w:delText>he</w:delText>
        </w:r>
        <w:r w:rsidR="00211934" w:rsidDel="00F06EEB">
          <w:delText xml:space="preserve"> solution for</w:delText>
        </w:r>
        <w:r w:rsidR="007544D8" w:rsidRPr="007544D8" w:rsidDel="00F06EEB">
          <w:delText xml:space="preserve"> functional requirement</w:delText>
        </w:r>
        <w:r w:rsidR="00E573B4" w:rsidDel="00F06EEB">
          <w:delText xml:space="preserve"> </w:delText>
        </w:r>
      </w:del>
      <w:r w:rsidR="00E573B4">
        <w:t>“</w:t>
      </w:r>
      <w:r w:rsidR="00E573B4" w:rsidRPr="00E573B4">
        <w:t xml:space="preserve">Ørsted wishes that the system should support the fee configuration in a flexible manner" </w:t>
      </w:r>
      <w:del w:id="952" w:author="AASHUTOSH" w:date="2025-06-19T19:51:00Z">
        <w:r w:rsidR="00E573B4" w:rsidRPr="00E573B4" w:rsidDel="00F06EEB">
          <w:delText>is as follows:</w:delText>
        </w:r>
      </w:del>
    </w:p>
    <w:p w14:paraId="70A0E42C" w14:textId="3776E4C5" w:rsidR="00F06EEB" w:rsidRDefault="00F06EEB" w:rsidP="0058527F">
      <w:pPr>
        <w:spacing w:line="360" w:lineRule="auto"/>
        <w:ind w:left="0"/>
      </w:pPr>
      <w:ins w:id="953" w:author="AASHUTOSH" w:date="2025-06-19T19:51:00Z">
        <w:r w:rsidRPr="00F06EEB">
          <w:t>The solution for the above requirement is as follows:</w:t>
        </w:r>
      </w:ins>
    </w:p>
    <w:p w14:paraId="64A7FC78" w14:textId="5F51BFC2" w:rsidR="00CB470A" w:rsidRPr="0058527F" w:rsidRDefault="00CB470A" w:rsidP="0058527F">
      <w:pPr>
        <w:spacing w:line="360" w:lineRule="auto"/>
        <w:ind w:left="0"/>
        <w:rPr>
          <w:b/>
          <w:bCs/>
        </w:rPr>
      </w:pPr>
      <w:r w:rsidRPr="0058527F">
        <w:rPr>
          <w:b/>
          <w:bCs/>
        </w:rPr>
        <w:t>Bit2win's flexible product configuration and pricing capabilities empower users to:</w:t>
      </w:r>
    </w:p>
    <w:p w14:paraId="1B8D6FD2" w14:textId="5E36663E" w:rsidR="00CB470A" w:rsidRDefault="00CB470A" w:rsidP="00D6162C">
      <w:pPr>
        <w:pStyle w:val="ListParagraph"/>
        <w:numPr>
          <w:ilvl w:val="0"/>
          <w:numId w:val="25"/>
        </w:numPr>
        <w:spacing w:line="360" w:lineRule="auto"/>
        <w:ind w:left="360"/>
        <w:jc w:val="both"/>
      </w:pPr>
      <w:r w:rsidRPr="0058527F">
        <w:rPr>
          <w:b/>
          <w:bCs/>
        </w:rPr>
        <w:t>Product Attributes:</w:t>
      </w:r>
      <w:r>
        <w:t xml:space="preserve"> Define and manage comprehensive families of attributes for each product. These attributes can be used in various contexts, such as:</w:t>
      </w:r>
    </w:p>
    <w:p w14:paraId="1C07982B" w14:textId="663E76CB" w:rsidR="00CB470A" w:rsidRDefault="00CB470A" w:rsidP="00D6162C">
      <w:pPr>
        <w:pStyle w:val="ListParagraph"/>
        <w:numPr>
          <w:ilvl w:val="0"/>
          <w:numId w:val="25"/>
        </w:numPr>
        <w:spacing w:line="360" w:lineRule="auto"/>
      </w:pPr>
      <w:r>
        <w:t>Configuring products or services with a wide range of attribute types (e.g., picklists, text fields, numbers, dates, lookups).</w:t>
      </w:r>
    </w:p>
    <w:p w14:paraId="6A656B08" w14:textId="71E17505" w:rsidR="00CB470A" w:rsidRDefault="00CB470A" w:rsidP="00D6162C">
      <w:pPr>
        <w:pStyle w:val="ListParagraph"/>
        <w:numPr>
          <w:ilvl w:val="0"/>
          <w:numId w:val="25"/>
        </w:numPr>
        <w:spacing w:line="360" w:lineRule="auto"/>
      </w:pPr>
      <w:r>
        <w:t>Displaying pricing variables or technical data.</w:t>
      </w:r>
    </w:p>
    <w:p w14:paraId="4FC801B3" w14:textId="42620AB8" w:rsidR="00CB470A" w:rsidRDefault="00CB470A" w:rsidP="00D6162C">
      <w:pPr>
        <w:pStyle w:val="ListParagraph"/>
        <w:numPr>
          <w:ilvl w:val="0"/>
          <w:numId w:val="25"/>
        </w:numPr>
        <w:spacing w:line="360" w:lineRule="auto"/>
      </w:pPr>
      <w:r>
        <w:t>Supporting diverse product/service customization needs.</w:t>
      </w:r>
    </w:p>
    <w:p w14:paraId="32812DE2" w14:textId="77777777" w:rsidR="00071B25" w:rsidRDefault="00071B25" w:rsidP="0058527F">
      <w:pPr>
        <w:pStyle w:val="ListParagraph"/>
        <w:spacing w:line="360" w:lineRule="auto"/>
        <w:ind w:left="360"/>
        <w:jc w:val="both"/>
      </w:pPr>
    </w:p>
    <w:p w14:paraId="46F60A2A" w14:textId="67FD4086" w:rsidR="00CB470A" w:rsidRDefault="00CB470A" w:rsidP="00D6162C">
      <w:pPr>
        <w:pStyle w:val="ListParagraph"/>
        <w:numPr>
          <w:ilvl w:val="0"/>
          <w:numId w:val="25"/>
        </w:numPr>
        <w:spacing w:line="360" w:lineRule="auto"/>
        <w:ind w:left="360"/>
        <w:jc w:val="both"/>
      </w:pPr>
      <w:r w:rsidRPr="0058527F">
        <w:rPr>
          <w:b/>
          <w:bCs/>
        </w:rPr>
        <w:t>Reusable Configurations:</w:t>
      </w:r>
      <w:r>
        <w:t xml:space="preserve"> Attributes, families, and structures can be reused across multiple products, ensuring consistency and efficiency. Through the Property Overrides capability, </w:t>
      </w:r>
      <w:r>
        <w:lastRenderedPageBreak/>
        <w:t>specific logic can be applied to reused elements within each sales configuration, tailoring them to meet unique requirements.</w:t>
      </w:r>
    </w:p>
    <w:p w14:paraId="67F0DACD" w14:textId="3C021A5A" w:rsidR="00CB470A" w:rsidRDefault="00CB470A" w:rsidP="00D6162C">
      <w:pPr>
        <w:pStyle w:val="ListParagraph"/>
        <w:numPr>
          <w:ilvl w:val="0"/>
          <w:numId w:val="25"/>
        </w:numPr>
        <w:spacing w:line="360" w:lineRule="auto"/>
        <w:ind w:left="360"/>
        <w:jc w:val="both"/>
      </w:pPr>
      <w:r w:rsidRPr="0058527F">
        <w:rPr>
          <w:b/>
          <w:bCs/>
        </w:rPr>
        <w:t>Dynamic Pricing Logic:</w:t>
      </w:r>
      <w:r>
        <w:t xml:space="preserve"> Bit2win’s price model and calculation rules capabilities enable the use of any attribute (and contextual data) to establish precise pricing for individual products or broad portfolios. This ensures maximum flexibility and alignment with specific business needs.</w:t>
      </w:r>
    </w:p>
    <w:p w14:paraId="491E885E" w14:textId="07DC1DC0" w:rsidR="004C172B" w:rsidRDefault="00CB470A" w:rsidP="0058527F">
      <w:pPr>
        <w:spacing w:line="360" w:lineRule="auto"/>
        <w:ind w:left="0"/>
      </w:pPr>
      <w:r>
        <w:t>These advanced customization features make Bit2win a versatile solution for a wide range of contexts and industries, beyond its origins as a utility-focused platform. Its ease of use and adaptability allow customers to implement and manage even the most complex fee structures.</w:t>
      </w:r>
    </w:p>
    <w:p w14:paraId="5DA2C46B" w14:textId="77777777" w:rsidR="004C172B" w:rsidRDefault="004C172B" w:rsidP="004C172B">
      <w:pPr>
        <w:ind w:left="0"/>
      </w:pPr>
    </w:p>
    <w:p w14:paraId="1D1CC370" w14:textId="44F58CFF" w:rsidR="00F812DB" w:rsidRDefault="00AA41A2" w:rsidP="00F812DB">
      <w:pPr>
        <w:spacing w:line="360" w:lineRule="auto"/>
        <w:ind w:left="0"/>
        <w:rPr>
          <w:ins w:id="954" w:author="AASHUTOSH" w:date="2025-06-19T19:52:00Z"/>
        </w:rPr>
      </w:pPr>
      <w:r w:rsidRPr="00B31772">
        <w:rPr>
          <w:b/>
          <w:bCs/>
        </w:rPr>
        <w:t>Requirement No. 5.</w:t>
      </w:r>
      <w:r w:rsidR="000144E5">
        <w:rPr>
          <w:b/>
          <w:bCs/>
        </w:rPr>
        <w:t xml:space="preserve">3 </w:t>
      </w:r>
      <w:del w:id="955" w:author="AASHUTOSH" w:date="2025-06-19T19:51:00Z">
        <w:r w:rsidR="00F812DB" w:rsidRPr="00F812DB" w:rsidDel="00F06EEB">
          <w:delText xml:space="preserve">The solution for the functional requirement </w:delText>
        </w:r>
      </w:del>
      <w:r w:rsidR="00F812DB" w:rsidRPr="00F812DB">
        <w:t xml:space="preserve">"The system shall be able to assign a unique identifier for each fee" </w:t>
      </w:r>
      <w:del w:id="956" w:author="AASHUTOSH" w:date="2025-06-19T19:52:00Z">
        <w:r w:rsidR="00F812DB" w:rsidRPr="00F812DB" w:rsidDel="00F06EEB">
          <w:delText>is as follows:</w:delText>
        </w:r>
      </w:del>
    </w:p>
    <w:p w14:paraId="4415C966" w14:textId="279ACE65" w:rsidR="00F06EEB" w:rsidRPr="00F812DB" w:rsidRDefault="00F06EEB" w:rsidP="00F812DB">
      <w:pPr>
        <w:spacing w:line="360" w:lineRule="auto"/>
        <w:ind w:left="0"/>
      </w:pPr>
      <w:ins w:id="957" w:author="AASHUTOSH" w:date="2025-06-19T19:52:00Z">
        <w:r w:rsidRPr="00F06EEB">
          <w:t>The solution for the above requirement is as follows:</w:t>
        </w:r>
      </w:ins>
    </w:p>
    <w:p w14:paraId="6A303EC1" w14:textId="77777777" w:rsidR="00F812DB" w:rsidRPr="00F812DB" w:rsidRDefault="00F812DB" w:rsidP="00F812DB">
      <w:pPr>
        <w:spacing w:line="360" w:lineRule="auto"/>
        <w:ind w:left="0"/>
      </w:pPr>
      <w:r w:rsidRPr="00F812DB">
        <w:t>Bit2win enables the assignment of unique identifiers for fees through its freely configurable attributes and intuitive point-and-click rule configuration. Users can define rules to generate unique identifiers that are:</w:t>
      </w:r>
    </w:p>
    <w:p w14:paraId="7041F345" w14:textId="77777777" w:rsidR="00F812DB" w:rsidRPr="00F812DB" w:rsidRDefault="00F812DB" w:rsidP="00D6162C">
      <w:pPr>
        <w:pStyle w:val="ListParagraph"/>
        <w:numPr>
          <w:ilvl w:val="0"/>
          <w:numId w:val="26"/>
        </w:numPr>
        <w:spacing w:line="360" w:lineRule="auto"/>
        <w:jc w:val="both"/>
      </w:pPr>
      <w:r w:rsidRPr="00F812DB">
        <w:rPr>
          <w:b/>
          <w:bCs/>
        </w:rPr>
        <w:t>System-Generated:</w:t>
      </w:r>
      <w:r w:rsidRPr="00F812DB">
        <w:t xml:space="preserve"> Automatically created based on a predefined auto-number format.</w:t>
      </w:r>
    </w:p>
    <w:p w14:paraId="2D1E9488" w14:textId="77777777" w:rsidR="00F812DB" w:rsidRPr="00F812DB" w:rsidRDefault="00F812DB" w:rsidP="00D6162C">
      <w:pPr>
        <w:pStyle w:val="ListParagraph"/>
        <w:numPr>
          <w:ilvl w:val="0"/>
          <w:numId w:val="26"/>
        </w:numPr>
        <w:spacing w:line="360" w:lineRule="auto"/>
        <w:jc w:val="both"/>
      </w:pPr>
      <w:r w:rsidRPr="00F812DB">
        <w:rPr>
          <w:b/>
          <w:bCs/>
        </w:rPr>
        <w:t>Customizable:</w:t>
      </w:r>
      <w:r w:rsidRPr="00F812DB">
        <w:t xml:space="preserve"> Constructed by concatenating multiple attributes or fields from the product, service, or pricing element configuration, tailored to specific business requirements.</w:t>
      </w:r>
    </w:p>
    <w:p w14:paraId="2C7815D9" w14:textId="28866CE9" w:rsidR="004C172B" w:rsidRPr="00F812DB" w:rsidRDefault="00F812DB" w:rsidP="00F812DB">
      <w:pPr>
        <w:spacing w:line="360" w:lineRule="auto"/>
        <w:ind w:left="0"/>
      </w:pPr>
      <w:r w:rsidRPr="00F812DB">
        <w:t>This flexible approach ensures that every fee, pricing element, or product/service can be uniquely identified, facilitating streamlined management and precise tracking across the system. By leveraging these capabilities, the system meets the requirement for assigning a unique identifier for each fee, providing a robust and customizable solution for fee management, and tracking within the system.</w:t>
      </w:r>
    </w:p>
    <w:p w14:paraId="703D3F3C" w14:textId="77777777" w:rsidR="004C172B" w:rsidRDefault="004C172B" w:rsidP="004C172B">
      <w:pPr>
        <w:ind w:left="0"/>
      </w:pPr>
    </w:p>
    <w:p w14:paraId="5ED7C624" w14:textId="44B24098" w:rsidR="0069631A" w:rsidRDefault="00AF3C87" w:rsidP="0069631A">
      <w:pPr>
        <w:spacing w:line="360" w:lineRule="auto"/>
        <w:ind w:left="0"/>
        <w:rPr>
          <w:ins w:id="958" w:author="AASHUTOSH" w:date="2025-06-19T19:52:00Z"/>
        </w:rPr>
      </w:pPr>
      <w:r w:rsidRPr="00B31772">
        <w:rPr>
          <w:b/>
          <w:bCs/>
        </w:rPr>
        <w:t>Requirement No. 5.</w:t>
      </w:r>
      <w:r>
        <w:rPr>
          <w:b/>
          <w:bCs/>
        </w:rPr>
        <w:t xml:space="preserve">4 </w:t>
      </w:r>
      <w:del w:id="959" w:author="AASHUTOSH" w:date="2025-06-19T19:52:00Z">
        <w:r w:rsidR="0069631A" w:rsidRPr="0069631A" w:rsidDel="00F06EEB">
          <w:delText xml:space="preserve">The solution for the functional requirement </w:delText>
        </w:r>
      </w:del>
      <w:r w:rsidR="0069631A" w:rsidRPr="0069631A">
        <w:t xml:space="preserve">"The system shall provide the ability for the Users to choose between different fee types: - fixed (value manually entered by super-user) - curve-based (user indicated ID related to a price curve defined in PREP = Ørsted price database) - multi-value (user can choose a fee from an option list, where one of the options is the 'active' one currently used to handle different RE assets one can choose when specifying Guarantee of origin (GO) cost) - multi-curve (same principle as multi-value, but here are the options not values, but IDs referring to a PREP price curve)" </w:t>
      </w:r>
      <w:del w:id="960" w:author="AASHUTOSH" w:date="2025-06-19T19:52:00Z">
        <w:r w:rsidR="0069631A" w:rsidRPr="0069631A" w:rsidDel="00F06EEB">
          <w:delText>is as follows:</w:delText>
        </w:r>
      </w:del>
    </w:p>
    <w:p w14:paraId="67BCD5DE" w14:textId="5E53990F" w:rsidR="00F06EEB" w:rsidRPr="0069631A" w:rsidRDefault="00F06EEB" w:rsidP="0069631A">
      <w:pPr>
        <w:spacing w:line="360" w:lineRule="auto"/>
        <w:ind w:left="0"/>
      </w:pPr>
      <w:ins w:id="961" w:author="AASHUTOSH" w:date="2025-06-19T19:52:00Z">
        <w:r w:rsidRPr="00F06EEB">
          <w:t>The solution for the above requirement is as follows:</w:t>
        </w:r>
      </w:ins>
    </w:p>
    <w:p w14:paraId="260454E1" w14:textId="2849E83C" w:rsidR="0069631A" w:rsidRPr="0069631A" w:rsidRDefault="0069631A" w:rsidP="0069631A">
      <w:pPr>
        <w:spacing w:line="360" w:lineRule="auto"/>
        <w:ind w:left="0"/>
      </w:pPr>
      <w:r w:rsidRPr="0069631A">
        <w:t>Bit2win provides robust and flexible functionality for managing different fee types, ensuring precise customization and alignment with various business needs. As mentioned in the document, the system supports the following fee types:</w:t>
      </w:r>
    </w:p>
    <w:p w14:paraId="1976DD8A" w14:textId="77777777" w:rsidR="0069631A" w:rsidRPr="0069631A" w:rsidRDefault="0069631A" w:rsidP="00D6162C">
      <w:pPr>
        <w:pStyle w:val="ListParagraph"/>
        <w:numPr>
          <w:ilvl w:val="0"/>
          <w:numId w:val="27"/>
        </w:numPr>
        <w:spacing w:line="360" w:lineRule="auto"/>
        <w:jc w:val="both"/>
      </w:pPr>
      <w:r w:rsidRPr="00D86492">
        <w:rPr>
          <w:b/>
          <w:bCs/>
        </w:rPr>
        <w:t>Fixed Fees:</w:t>
      </w:r>
      <w:r w:rsidRPr="0069631A">
        <w:t xml:space="preserve"> Users can manually enter the value for fixed fees, providing flexibility and control over specific fee amounts.</w:t>
      </w:r>
    </w:p>
    <w:p w14:paraId="0E0FC9DF" w14:textId="77777777" w:rsidR="0069631A" w:rsidRPr="0069631A" w:rsidRDefault="0069631A" w:rsidP="00D6162C">
      <w:pPr>
        <w:pStyle w:val="ListParagraph"/>
        <w:numPr>
          <w:ilvl w:val="0"/>
          <w:numId w:val="27"/>
        </w:numPr>
        <w:spacing w:line="360" w:lineRule="auto"/>
        <w:jc w:val="both"/>
      </w:pPr>
      <w:r w:rsidRPr="00D86492">
        <w:rPr>
          <w:b/>
          <w:bCs/>
        </w:rPr>
        <w:lastRenderedPageBreak/>
        <w:t>Curve-Based Fees:</w:t>
      </w:r>
      <w:r w:rsidRPr="0069631A">
        <w:t xml:space="preserve"> Users can indicate an ID related to a price curve defined in PREP, Ørsted's price database. This allows for the dynamic application of fees based on predefined price curves, providing a high degree of flexibility in fee management.</w:t>
      </w:r>
    </w:p>
    <w:p w14:paraId="7DC4DF6F" w14:textId="77777777" w:rsidR="0069631A" w:rsidRPr="0069631A" w:rsidRDefault="0069631A" w:rsidP="00D6162C">
      <w:pPr>
        <w:pStyle w:val="ListParagraph"/>
        <w:numPr>
          <w:ilvl w:val="0"/>
          <w:numId w:val="27"/>
        </w:numPr>
        <w:spacing w:line="360" w:lineRule="auto"/>
        <w:jc w:val="both"/>
      </w:pPr>
      <w:r w:rsidRPr="00D86492">
        <w:rPr>
          <w:b/>
          <w:bCs/>
        </w:rPr>
        <w:t>Multi-Value Fees:</w:t>
      </w:r>
      <w:r w:rsidRPr="0069631A">
        <w:t xml:space="preserve"> Users can choose a fee from an option list, where one of the options is the "active" one currently used to handle different RE assets, particularly when specifying Guarantee of Origin (GO) cost. This feature enables users to select from multiple predefined fee values, catering to diverse requirements and scenarios.</w:t>
      </w:r>
    </w:p>
    <w:p w14:paraId="55BE7367" w14:textId="77777777" w:rsidR="0069631A" w:rsidRPr="0069631A" w:rsidRDefault="0069631A" w:rsidP="00D6162C">
      <w:pPr>
        <w:pStyle w:val="ListParagraph"/>
        <w:numPr>
          <w:ilvl w:val="0"/>
          <w:numId w:val="27"/>
        </w:numPr>
        <w:spacing w:line="360" w:lineRule="auto"/>
        <w:jc w:val="both"/>
      </w:pPr>
      <w:r w:rsidRPr="00D86492">
        <w:rPr>
          <w:b/>
          <w:bCs/>
        </w:rPr>
        <w:t>Multi-Curve Fees:</w:t>
      </w:r>
      <w:r w:rsidRPr="0069631A">
        <w:t xml:space="preserve"> </w:t>
      </w:r>
      <w:proofErr w:type="gramStart"/>
      <w:r w:rsidRPr="0069631A">
        <w:t>Similar to</w:t>
      </w:r>
      <w:proofErr w:type="gramEnd"/>
      <w:r w:rsidRPr="0069631A">
        <w:t xml:space="preserve"> multi-value fees, multi-curve fees allow users to select from options (IDs) referring to a PREP price curve. This functionality provides the flexibility to apply fees based on different predefined curves, enhancing the adaptability of the system to varying pricing structures and contexts.</w:t>
      </w:r>
    </w:p>
    <w:p w14:paraId="6085F273" w14:textId="77777777" w:rsidR="0069631A" w:rsidRPr="0069631A" w:rsidRDefault="0069631A" w:rsidP="0069631A">
      <w:pPr>
        <w:spacing w:line="360" w:lineRule="auto"/>
        <w:ind w:left="0"/>
      </w:pPr>
      <w:r w:rsidRPr="0069631A">
        <w:t>Through freely configurable attributes and an intuitive rule management interface, users can define, adjust, and manage each fee type with ease. Integration with contextual data, external sources, and dynamic pricing rules ensures accurate and efficient fee handling across various scenarios. This flexibility positions Bit2win as an ideal solution for industries such as utilities, where diverse and complex fee management requirements are common.</w:t>
      </w:r>
    </w:p>
    <w:p w14:paraId="0E1B318A" w14:textId="2A9A18D1" w:rsidR="004C172B" w:rsidRPr="0069631A" w:rsidRDefault="0069631A" w:rsidP="0069631A">
      <w:pPr>
        <w:spacing w:line="360" w:lineRule="auto"/>
        <w:ind w:left="0"/>
      </w:pPr>
      <w:r w:rsidRPr="0069631A">
        <w:t>In summary, Bit2win's solution comprehensively supports the ability for users to choose between different fee types, including fixed, curve-based, multi-value, and multi-curve fees, meeting the functional requirement for flexible fee type selection.</w:t>
      </w:r>
    </w:p>
    <w:p w14:paraId="54DD4F17" w14:textId="77777777" w:rsidR="002B61B1" w:rsidRDefault="002B61B1" w:rsidP="002B61B1">
      <w:pPr>
        <w:spacing w:line="360" w:lineRule="auto"/>
        <w:ind w:left="0"/>
        <w:rPr>
          <w:b/>
          <w:bCs/>
        </w:rPr>
      </w:pPr>
    </w:p>
    <w:p w14:paraId="7B276819" w14:textId="4F90A401" w:rsidR="004F459E" w:rsidRDefault="00212182" w:rsidP="002B61B1">
      <w:pPr>
        <w:spacing w:line="360" w:lineRule="auto"/>
        <w:ind w:left="0"/>
        <w:rPr>
          <w:ins w:id="962" w:author="AASHUTOSH" w:date="2025-06-19T19:52:00Z"/>
        </w:rPr>
      </w:pPr>
      <w:r w:rsidRPr="00B31772">
        <w:rPr>
          <w:b/>
          <w:bCs/>
        </w:rPr>
        <w:t>Requirement No. 5.</w:t>
      </w:r>
      <w:r>
        <w:rPr>
          <w:b/>
          <w:bCs/>
        </w:rPr>
        <w:t xml:space="preserve">5 </w:t>
      </w:r>
      <w:del w:id="963" w:author="AASHUTOSH" w:date="2025-06-19T19:52:00Z">
        <w:r w:rsidR="004F459E" w:rsidRPr="004F459E" w:rsidDel="00F06EEB">
          <w:delText xml:space="preserve">The solution for the functional requirement </w:delText>
        </w:r>
      </w:del>
      <w:r w:rsidR="004F459E" w:rsidRPr="004F459E">
        <w:t xml:space="preserve">"Ørsted wishes for suppliers to describe all the available fee types that their solution can support" </w:t>
      </w:r>
      <w:del w:id="964" w:author="AASHUTOSH" w:date="2025-06-19T19:52:00Z">
        <w:r w:rsidR="004F459E" w:rsidRPr="004F459E" w:rsidDel="00F06EEB">
          <w:delText>is as follows:</w:delText>
        </w:r>
      </w:del>
    </w:p>
    <w:p w14:paraId="114EA034" w14:textId="42B6F165" w:rsidR="00F06EEB" w:rsidRPr="004F459E" w:rsidRDefault="00F06EEB" w:rsidP="002B61B1">
      <w:pPr>
        <w:spacing w:line="360" w:lineRule="auto"/>
        <w:ind w:left="0"/>
      </w:pPr>
      <w:ins w:id="965" w:author="AASHUTOSH" w:date="2025-06-19T19:52:00Z">
        <w:r w:rsidRPr="00F06EEB">
          <w:t>The solution for the above requirement is as follows:</w:t>
        </w:r>
      </w:ins>
    </w:p>
    <w:p w14:paraId="4FDADAD9" w14:textId="77777777" w:rsidR="004F459E" w:rsidRPr="004F459E" w:rsidRDefault="004F459E" w:rsidP="002B61B1">
      <w:pPr>
        <w:spacing w:line="360" w:lineRule="auto"/>
        <w:ind w:left="0"/>
      </w:pPr>
      <w:r w:rsidRPr="004F459E">
        <w:t>The Bit2win solution can support various fee types to accommodate diverse pricing scenarios and business needs. These fee types include:</w:t>
      </w:r>
    </w:p>
    <w:p w14:paraId="224E88CE" w14:textId="77777777" w:rsidR="004F459E" w:rsidRPr="004F459E" w:rsidRDefault="004F459E" w:rsidP="00D6162C">
      <w:pPr>
        <w:pStyle w:val="ListParagraph"/>
        <w:numPr>
          <w:ilvl w:val="0"/>
          <w:numId w:val="28"/>
        </w:numPr>
        <w:spacing w:line="360" w:lineRule="auto"/>
        <w:jc w:val="both"/>
      </w:pPr>
      <w:r w:rsidRPr="002B61B1">
        <w:rPr>
          <w:b/>
          <w:bCs/>
        </w:rPr>
        <w:t>Default fees:</w:t>
      </w:r>
      <w:r w:rsidRPr="004F459E">
        <w:t xml:space="preserve"> These are fees with predefined values that can be conditionally applied based on certain sales context conditions.</w:t>
      </w:r>
    </w:p>
    <w:p w14:paraId="56AEDDF2" w14:textId="77777777" w:rsidR="004F459E" w:rsidRPr="004F459E" w:rsidRDefault="004F459E" w:rsidP="00D6162C">
      <w:pPr>
        <w:pStyle w:val="ListParagraph"/>
        <w:numPr>
          <w:ilvl w:val="0"/>
          <w:numId w:val="28"/>
        </w:numPr>
        <w:spacing w:line="360" w:lineRule="auto"/>
        <w:jc w:val="both"/>
      </w:pPr>
      <w:r w:rsidRPr="002B61B1">
        <w:rPr>
          <w:b/>
          <w:bCs/>
        </w:rPr>
        <w:t>Multi-value fees:</w:t>
      </w:r>
      <w:r w:rsidRPr="004F459E">
        <w:t xml:space="preserve"> These fees offer multiple values that are selectable by the user, providing flexibility in fee selection and customization.</w:t>
      </w:r>
    </w:p>
    <w:p w14:paraId="524AE5B5" w14:textId="77777777" w:rsidR="004F459E" w:rsidRPr="004F459E" w:rsidRDefault="004F459E" w:rsidP="00D6162C">
      <w:pPr>
        <w:pStyle w:val="ListParagraph"/>
        <w:numPr>
          <w:ilvl w:val="0"/>
          <w:numId w:val="28"/>
        </w:numPr>
        <w:spacing w:line="360" w:lineRule="auto"/>
        <w:jc w:val="both"/>
      </w:pPr>
      <w:r w:rsidRPr="002B61B1">
        <w:rPr>
          <w:b/>
          <w:bCs/>
        </w:rPr>
        <w:t>Curve-based fees:</w:t>
      </w:r>
      <w:r w:rsidRPr="004F459E">
        <w:t xml:space="preserve"> These fees are calculated based on a curve received from external systems, such as the PREP (Ørsted price database). The system also allows the configuration of product attributes to select the type of curve to use, known as multi-curves.</w:t>
      </w:r>
    </w:p>
    <w:p w14:paraId="23B1BFFF" w14:textId="2A24BEE7" w:rsidR="004C172B" w:rsidRPr="004F459E" w:rsidRDefault="004F459E" w:rsidP="002B61B1">
      <w:pPr>
        <w:spacing w:line="360" w:lineRule="auto"/>
        <w:ind w:left="0"/>
      </w:pPr>
      <w:r w:rsidRPr="004F459E">
        <w:t>The system's advanced customization features and integration capabilities make it a versatile solution for supporting a wide range of fee types, meeting Ørsted's requirement for suppliers to describe all available fee types that their solution can support.</w:t>
      </w:r>
    </w:p>
    <w:p w14:paraId="4F95C3E9" w14:textId="77777777" w:rsidR="004C172B" w:rsidRDefault="004C172B" w:rsidP="004C172B">
      <w:pPr>
        <w:ind w:left="0"/>
      </w:pPr>
    </w:p>
    <w:p w14:paraId="1D13363D" w14:textId="77777777" w:rsidR="004C172B" w:rsidRDefault="004C172B" w:rsidP="004C172B">
      <w:pPr>
        <w:ind w:left="0"/>
      </w:pPr>
    </w:p>
    <w:p w14:paraId="55CB6A7B" w14:textId="20E1C2DE" w:rsidR="00BC4728" w:rsidRDefault="00BC4728" w:rsidP="00BC4728">
      <w:pPr>
        <w:spacing w:line="360" w:lineRule="auto"/>
        <w:ind w:left="0"/>
        <w:rPr>
          <w:ins w:id="966" w:author="AASHUTOSH" w:date="2025-06-19T19:53:00Z"/>
        </w:rPr>
      </w:pPr>
      <w:r w:rsidRPr="00B31772">
        <w:rPr>
          <w:b/>
          <w:bCs/>
        </w:rPr>
        <w:t>Requirement No. 5.</w:t>
      </w:r>
      <w:r>
        <w:rPr>
          <w:b/>
          <w:bCs/>
        </w:rPr>
        <w:t xml:space="preserve">6 </w:t>
      </w:r>
      <w:del w:id="967" w:author="AASHUTOSH" w:date="2025-06-19T19:53:00Z">
        <w:r w:rsidDel="00F06EEB">
          <w:delText xml:space="preserve">The solution for the functional requirement </w:delText>
        </w:r>
      </w:del>
      <w:r>
        <w:t xml:space="preserve">"Each fee shall have configurable parameters, determining its applicability in a given offer, justification by a user, and whether it is included in the contract price or specified separately" </w:t>
      </w:r>
      <w:del w:id="968" w:author="AASHUTOSH" w:date="2025-06-19T19:53:00Z">
        <w:r w:rsidDel="00F06EEB">
          <w:delText>is as follows:</w:delText>
        </w:r>
      </w:del>
    </w:p>
    <w:p w14:paraId="48C08579" w14:textId="164BC609" w:rsidR="00F06EEB" w:rsidRDefault="00F06EEB" w:rsidP="00BC4728">
      <w:pPr>
        <w:spacing w:line="360" w:lineRule="auto"/>
        <w:ind w:left="0"/>
      </w:pPr>
      <w:ins w:id="969" w:author="AASHUTOSH" w:date="2025-06-19T19:53:00Z">
        <w:r w:rsidRPr="00F06EEB">
          <w:t>The solution for the above requirement is as follows:</w:t>
        </w:r>
      </w:ins>
    </w:p>
    <w:p w14:paraId="3A8AE3D3" w14:textId="77777777" w:rsidR="00BC4728" w:rsidRDefault="00BC4728" w:rsidP="00BC4728">
      <w:pPr>
        <w:spacing w:line="360" w:lineRule="auto"/>
        <w:ind w:left="0"/>
      </w:pPr>
      <w:r>
        <w:t>Bit2win enables the configuration of parameters for each fee, allowing for precise control over its applicability, user justification, and inclusion in the contract price. The system provides the flexibility to define and manage configurable parameters for each fee, ensuring alignment with specific business requirements and contexts.</w:t>
      </w:r>
    </w:p>
    <w:p w14:paraId="730DB72F" w14:textId="77777777" w:rsidR="00BC4728" w:rsidRDefault="00BC4728" w:rsidP="00BC4728">
      <w:pPr>
        <w:spacing w:line="360" w:lineRule="auto"/>
        <w:ind w:left="0"/>
      </w:pPr>
      <w:r>
        <w:t>The configurable parameters for each fee include:</w:t>
      </w:r>
    </w:p>
    <w:p w14:paraId="65ED510F" w14:textId="1CF92372" w:rsidR="00BC4728" w:rsidRDefault="00BC4728" w:rsidP="00BC4728">
      <w:pPr>
        <w:spacing w:line="360" w:lineRule="auto"/>
        <w:ind w:left="0"/>
      </w:pPr>
      <w:r w:rsidRPr="00BC4728">
        <w:rPr>
          <w:b/>
          <w:bCs/>
        </w:rPr>
        <w:t>Applicability in each Offer:</w:t>
      </w:r>
      <w:r>
        <w:t xml:space="preserve"> Users can define conditions and rules to determine when a fee is applicable within a given offer, allowing for dynamic and context-specific fee application.</w:t>
      </w:r>
    </w:p>
    <w:p w14:paraId="5E14555F" w14:textId="77777777" w:rsidR="00BC4728" w:rsidRDefault="00BC4728" w:rsidP="00BC4728">
      <w:pPr>
        <w:spacing w:line="360" w:lineRule="auto"/>
        <w:ind w:left="0"/>
      </w:pPr>
      <w:r w:rsidRPr="00BC4728">
        <w:rPr>
          <w:b/>
          <w:bCs/>
        </w:rPr>
        <w:t>Justification by a User:</w:t>
      </w:r>
      <w:r>
        <w:t xml:space="preserve"> The system supports the capture of user justifications for the inclusion of specific fees, providing transparency and auditability in the fee selection process.</w:t>
      </w:r>
    </w:p>
    <w:p w14:paraId="49CC913D" w14:textId="3043100A" w:rsidR="00BC4728" w:rsidRDefault="00BC4728" w:rsidP="00BC4728">
      <w:pPr>
        <w:spacing w:line="360" w:lineRule="auto"/>
        <w:ind w:left="0"/>
      </w:pPr>
      <w:r w:rsidRPr="00BC4728">
        <w:rPr>
          <w:b/>
          <w:bCs/>
        </w:rPr>
        <w:t>Inclusion in the Contract Price or Specified Separately:</w:t>
      </w:r>
      <w:r>
        <w:t xml:space="preserve"> Users can specify whether a fee is included in the overall contract price or presented separately, offering flexibility in fee presentation and contract structuring.</w:t>
      </w:r>
    </w:p>
    <w:p w14:paraId="7F58E435" w14:textId="5F85585B" w:rsidR="004C172B" w:rsidRDefault="00BC4728" w:rsidP="00BC4728">
      <w:pPr>
        <w:spacing w:line="360" w:lineRule="auto"/>
        <w:ind w:left="0"/>
      </w:pPr>
      <w:r>
        <w:t>By leveraging these configurable parameters, users can effectively manage and customize each fee within the system, ensuring that fees are applied appropriately, justified transparently, and presented in a manner aligned with business needs and contractual requirements.</w:t>
      </w:r>
    </w:p>
    <w:p w14:paraId="469EEB40" w14:textId="77777777" w:rsidR="004C172B" w:rsidRDefault="004C172B" w:rsidP="004C172B">
      <w:pPr>
        <w:ind w:left="0"/>
      </w:pPr>
    </w:p>
    <w:p w14:paraId="6D9977DD" w14:textId="244A6422" w:rsidR="00C46399" w:rsidRDefault="008D72DE" w:rsidP="00C46399">
      <w:pPr>
        <w:spacing w:line="360" w:lineRule="auto"/>
        <w:ind w:left="0"/>
        <w:rPr>
          <w:ins w:id="970" w:author="AASHUTOSH" w:date="2025-06-19T20:00:00Z"/>
        </w:rPr>
      </w:pPr>
      <w:r w:rsidRPr="00B31772">
        <w:rPr>
          <w:b/>
          <w:bCs/>
        </w:rPr>
        <w:t>Requirement No. 5.</w:t>
      </w:r>
      <w:r>
        <w:rPr>
          <w:b/>
          <w:bCs/>
        </w:rPr>
        <w:t xml:space="preserve">7 </w:t>
      </w:r>
      <w:del w:id="971" w:author="AASHUTOSH" w:date="2025-06-19T20:00:00Z">
        <w:r w:rsidR="00C46399" w:rsidRPr="00C46399" w:rsidDel="00012237">
          <w:delText xml:space="preserve">The solution for the functional requirement </w:delText>
        </w:r>
      </w:del>
      <w:r w:rsidR="00C46399" w:rsidRPr="00C46399">
        <w:t>"Volume units, including '</w:t>
      </w:r>
      <w:proofErr w:type="spellStart"/>
      <w:r w:rsidR="00C46399" w:rsidRPr="00C46399">
        <w:t>øre</w:t>
      </w:r>
      <w:proofErr w:type="spellEnd"/>
      <w:r w:rsidR="00C46399" w:rsidRPr="00C46399">
        <w:t>/m³' for gas DK, '</w:t>
      </w:r>
      <w:proofErr w:type="spellStart"/>
      <w:r w:rsidR="00C46399" w:rsidRPr="00C46399">
        <w:t>øre</w:t>
      </w:r>
      <w:proofErr w:type="spellEnd"/>
      <w:r w:rsidR="00C46399" w:rsidRPr="00C46399">
        <w:t>/kWh(n)' for gas SE, and '</w:t>
      </w:r>
      <w:proofErr w:type="spellStart"/>
      <w:r w:rsidR="00C46399" w:rsidRPr="00C46399">
        <w:t>øre</w:t>
      </w:r>
      <w:proofErr w:type="spellEnd"/>
      <w:r w:rsidR="00C46399" w:rsidRPr="00C46399">
        <w:t>/kWh' for power DK, as well as fixed amounts per month/year and amount/meter, shall be configurable within the system" involves configuring the system to accommodate the specified volume units and fixed amounts.</w:t>
      </w:r>
    </w:p>
    <w:p w14:paraId="2080F13F" w14:textId="3C605018" w:rsidR="00012237" w:rsidRPr="00C46399" w:rsidRDefault="00012237" w:rsidP="00C46399">
      <w:pPr>
        <w:spacing w:line="360" w:lineRule="auto"/>
        <w:ind w:left="0"/>
      </w:pPr>
      <w:ins w:id="972" w:author="AASHUTOSH" w:date="2025-06-19T20:00:00Z">
        <w:r w:rsidRPr="00012237">
          <w:t>The solution for the above requirement is as follows:</w:t>
        </w:r>
      </w:ins>
    </w:p>
    <w:p w14:paraId="7335AA31" w14:textId="77777777" w:rsidR="00C46399" w:rsidRPr="00C46399" w:rsidRDefault="00C46399" w:rsidP="00C46399">
      <w:pPr>
        <w:spacing w:line="360" w:lineRule="auto"/>
        <w:ind w:left="0"/>
      </w:pPr>
      <w:r w:rsidRPr="00C46399">
        <w:t>Bit2win's configuration capabilities allow for the precise configuration of volume units and fixed amounts within the system. This involves defining the following configurable parameters:</w:t>
      </w:r>
    </w:p>
    <w:p w14:paraId="3FDA84B7" w14:textId="77777777" w:rsidR="00C46399" w:rsidRDefault="00C46399" w:rsidP="00C46399">
      <w:pPr>
        <w:spacing w:line="360" w:lineRule="auto"/>
        <w:ind w:left="0"/>
      </w:pPr>
      <w:r w:rsidRPr="00C46399">
        <w:rPr>
          <w:b/>
          <w:bCs/>
        </w:rPr>
        <w:t>Volume Units:</w:t>
      </w:r>
      <w:r w:rsidRPr="00C46399">
        <w:t xml:space="preserve"> </w:t>
      </w:r>
    </w:p>
    <w:p w14:paraId="63106562" w14:textId="7FD76D44" w:rsidR="00C46399" w:rsidRDefault="00C46399" w:rsidP="00D6162C">
      <w:pPr>
        <w:pStyle w:val="ListParagraph"/>
        <w:numPr>
          <w:ilvl w:val="0"/>
          <w:numId w:val="29"/>
        </w:numPr>
        <w:spacing w:line="360" w:lineRule="auto"/>
        <w:jc w:val="both"/>
      </w:pPr>
      <w:r w:rsidRPr="00C46399">
        <w:t>For gas in Denmark (DK): Configure the system to support '</w:t>
      </w:r>
      <w:proofErr w:type="spellStart"/>
      <w:r w:rsidRPr="00C46399">
        <w:t>øre</w:t>
      </w:r>
      <w:proofErr w:type="spellEnd"/>
      <w:r w:rsidRPr="00C46399">
        <w:t xml:space="preserve">/m³' as the volume unit for gas transactions in Denmark. </w:t>
      </w:r>
    </w:p>
    <w:p w14:paraId="4CD879B1" w14:textId="0FDA4690" w:rsidR="00C46399" w:rsidRDefault="00C46399" w:rsidP="00D6162C">
      <w:pPr>
        <w:pStyle w:val="ListParagraph"/>
        <w:numPr>
          <w:ilvl w:val="0"/>
          <w:numId w:val="29"/>
        </w:numPr>
        <w:spacing w:line="360" w:lineRule="auto"/>
        <w:jc w:val="both"/>
      </w:pPr>
      <w:r w:rsidRPr="00C46399">
        <w:t>For gas in Sweden (SE): Configure the system to support '</w:t>
      </w:r>
      <w:proofErr w:type="spellStart"/>
      <w:r w:rsidRPr="00C46399">
        <w:t>øre</w:t>
      </w:r>
      <w:proofErr w:type="spellEnd"/>
      <w:r w:rsidRPr="00C46399">
        <w:t xml:space="preserve">/kWh(n)' as the volume unit for gas transactions in Sweden. </w:t>
      </w:r>
    </w:p>
    <w:p w14:paraId="5D87A851" w14:textId="3B6DB06F" w:rsidR="00C46399" w:rsidRPr="00C46399" w:rsidRDefault="00C46399" w:rsidP="00D6162C">
      <w:pPr>
        <w:pStyle w:val="ListParagraph"/>
        <w:numPr>
          <w:ilvl w:val="0"/>
          <w:numId w:val="29"/>
        </w:numPr>
        <w:spacing w:line="360" w:lineRule="auto"/>
        <w:jc w:val="both"/>
      </w:pPr>
      <w:r w:rsidRPr="00C46399">
        <w:t>For power in Denmark (DK): Configure the system to support '</w:t>
      </w:r>
      <w:proofErr w:type="spellStart"/>
      <w:r w:rsidRPr="00C46399">
        <w:t>øre</w:t>
      </w:r>
      <w:proofErr w:type="spellEnd"/>
      <w:r w:rsidRPr="00C46399">
        <w:t>/kWh' as the volume unit for power transactions in Denmark.</w:t>
      </w:r>
    </w:p>
    <w:p w14:paraId="3CB5D13A" w14:textId="341017E4" w:rsidR="00C46399" w:rsidRDefault="00C46399" w:rsidP="00C46399">
      <w:pPr>
        <w:spacing w:line="360" w:lineRule="auto"/>
        <w:ind w:left="0"/>
      </w:pPr>
      <w:r w:rsidRPr="00C46399">
        <w:rPr>
          <w:b/>
          <w:bCs/>
        </w:rPr>
        <w:lastRenderedPageBreak/>
        <w:t>Fixed Amounts:</w:t>
      </w:r>
      <w:r w:rsidRPr="00C46399">
        <w:t xml:space="preserve"> </w:t>
      </w:r>
    </w:p>
    <w:p w14:paraId="7A6A4D5B" w14:textId="545C7010" w:rsidR="00C46399" w:rsidRDefault="00C46399" w:rsidP="00D6162C">
      <w:pPr>
        <w:pStyle w:val="ListParagraph"/>
        <w:numPr>
          <w:ilvl w:val="0"/>
          <w:numId w:val="30"/>
        </w:numPr>
        <w:spacing w:line="360" w:lineRule="auto"/>
        <w:jc w:val="both"/>
      </w:pPr>
      <w:r w:rsidRPr="00C46399">
        <w:t xml:space="preserve">Fixed amounts per month/year: Enable the system to accommodate fixed amounts specified on a monthly or yearly basis for fee calculations and billing. </w:t>
      </w:r>
    </w:p>
    <w:p w14:paraId="19773A08" w14:textId="276D6A2A" w:rsidR="00C46399" w:rsidRPr="00C46399" w:rsidRDefault="00C46399" w:rsidP="00D6162C">
      <w:pPr>
        <w:pStyle w:val="ListParagraph"/>
        <w:numPr>
          <w:ilvl w:val="0"/>
          <w:numId w:val="30"/>
        </w:numPr>
        <w:spacing w:line="360" w:lineRule="auto"/>
        <w:jc w:val="both"/>
      </w:pPr>
      <w:r w:rsidRPr="00C46399">
        <w:t>Amount per meter: Configure the system to support fixed amounts specified per meter for accurate fee calculations and billing.</w:t>
      </w:r>
    </w:p>
    <w:p w14:paraId="13BD8229" w14:textId="4958DDAC" w:rsidR="008D72DE" w:rsidRPr="00C46399" w:rsidRDefault="00C46399" w:rsidP="00C46399">
      <w:pPr>
        <w:spacing w:line="360" w:lineRule="auto"/>
        <w:ind w:left="0"/>
      </w:pPr>
      <w:r w:rsidRPr="00C46399">
        <w:t>By configuring these parameters within the system, users can effectively manage and customize volume units and fixed amounts, ensuring alignment with specific business requirements and transactional needs related to gas and power transactions in Denmark and Sweden.</w:t>
      </w:r>
    </w:p>
    <w:p w14:paraId="653963BB" w14:textId="77777777" w:rsidR="00394959" w:rsidRDefault="00394959" w:rsidP="00D1447C">
      <w:pPr>
        <w:spacing w:line="360" w:lineRule="auto"/>
        <w:ind w:left="0"/>
        <w:rPr>
          <w:b/>
          <w:bCs/>
        </w:rPr>
      </w:pPr>
    </w:p>
    <w:p w14:paraId="32C0DB1A" w14:textId="68F5D2C2" w:rsidR="00D1447C" w:rsidRDefault="00697988" w:rsidP="00D1447C">
      <w:pPr>
        <w:spacing w:line="360" w:lineRule="auto"/>
        <w:ind w:left="0"/>
        <w:rPr>
          <w:ins w:id="973" w:author="AASHUTOSH" w:date="2025-06-19T20:00:00Z"/>
        </w:rPr>
      </w:pPr>
      <w:r w:rsidRPr="00B31772">
        <w:rPr>
          <w:b/>
          <w:bCs/>
        </w:rPr>
        <w:t xml:space="preserve">Requirement No. </w:t>
      </w:r>
      <w:r w:rsidR="00D1447C" w:rsidRPr="00B31772">
        <w:rPr>
          <w:b/>
          <w:bCs/>
        </w:rPr>
        <w:t>5.</w:t>
      </w:r>
      <w:r w:rsidR="00D1447C">
        <w:rPr>
          <w:b/>
          <w:bCs/>
        </w:rPr>
        <w:t xml:space="preserve">8 </w:t>
      </w:r>
      <w:del w:id="974" w:author="AASHUTOSH" w:date="2025-06-19T20:00:00Z">
        <w:r w:rsidR="00D1447C" w:rsidRPr="00D1447C" w:rsidDel="00012237">
          <w:delText xml:space="preserve">The solution for the functional requirement </w:delText>
        </w:r>
      </w:del>
      <w:r w:rsidR="00D1447C" w:rsidRPr="00D1447C">
        <w:t xml:space="preserve">"The system shall be able to handle multiple currencies at least both SEK &amp; EUR for Sweden (one specific currency for one specific contract)" </w:t>
      </w:r>
      <w:del w:id="975" w:author="AASHUTOSH" w:date="2025-06-19T20:00:00Z">
        <w:r w:rsidR="00D1447C" w:rsidRPr="00D1447C" w:rsidDel="00012237">
          <w:delText>is as follows:</w:delText>
        </w:r>
      </w:del>
    </w:p>
    <w:p w14:paraId="2D825A71" w14:textId="6763746D" w:rsidR="00012237" w:rsidRPr="00D1447C" w:rsidRDefault="00012237" w:rsidP="00D1447C">
      <w:pPr>
        <w:spacing w:line="360" w:lineRule="auto"/>
        <w:ind w:left="0"/>
      </w:pPr>
      <w:ins w:id="976" w:author="AASHUTOSH" w:date="2025-06-19T20:00:00Z">
        <w:r w:rsidRPr="00012237">
          <w:t>The solution for the above requirement is as follows:</w:t>
        </w:r>
      </w:ins>
    </w:p>
    <w:p w14:paraId="0D1AD2C3" w14:textId="77777777" w:rsidR="00D1447C" w:rsidRPr="00D1447C" w:rsidRDefault="00D1447C" w:rsidP="00D1447C">
      <w:pPr>
        <w:spacing w:line="360" w:lineRule="auto"/>
        <w:ind w:left="0"/>
      </w:pPr>
      <w:r w:rsidRPr="00D1447C">
        <w:t>Bit2win's Multicurrency capabilities are designed to support businesses operating across multiple regions and markets, enabling them to manage and configure product prices, quotes, and contracts in various currencies, including SEK and EUR for Sweden. The system provides the following capabilities to address the handling of multiple currencies:</w:t>
      </w:r>
    </w:p>
    <w:p w14:paraId="7A31F38A" w14:textId="77777777" w:rsidR="00D1447C" w:rsidRPr="00D1447C" w:rsidRDefault="00D1447C" w:rsidP="00D6162C">
      <w:pPr>
        <w:pStyle w:val="ListParagraph"/>
        <w:numPr>
          <w:ilvl w:val="0"/>
          <w:numId w:val="31"/>
        </w:numPr>
        <w:spacing w:line="360" w:lineRule="auto"/>
        <w:jc w:val="both"/>
      </w:pPr>
      <w:r w:rsidRPr="00394959">
        <w:rPr>
          <w:b/>
          <w:bCs/>
        </w:rPr>
        <w:t>Custom Price Lists per Currency:</w:t>
      </w:r>
      <w:r w:rsidRPr="00D1447C">
        <w:t xml:space="preserve"> Bit2win CPQ enables the creation of separate price lists for each supported currency, allowing businesses to set specific prices for each region or currency, accommodating market differences and cost variations.</w:t>
      </w:r>
    </w:p>
    <w:p w14:paraId="138104BC" w14:textId="77777777" w:rsidR="00D1447C" w:rsidRPr="00D1447C" w:rsidRDefault="00D1447C" w:rsidP="00D6162C">
      <w:pPr>
        <w:pStyle w:val="ListParagraph"/>
        <w:numPr>
          <w:ilvl w:val="0"/>
          <w:numId w:val="31"/>
        </w:numPr>
        <w:spacing w:line="360" w:lineRule="auto"/>
        <w:jc w:val="both"/>
      </w:pPr>
      <w:r w:rsidRPr="00394959">
        <w:rPr>
          <w:b/>
          <w:bCs/>
        </w:rPr>
        <w:t>Regional Discounts and Markups:</w:t>
      </w:r>
      <w:r w:rsidRPr="00D1447C">
        <w:t xml:space="preserve"> The system supports localized pricing, allowing for regional-specific discounts or markups, ensuring competitive pricing while reflecting local economic conditions and customer expectations.</w:t>
      </w:r>
    </w:p>
    <w:p w14:paraId="18C1E90F" w14:textId="77777777" w:rsidR="00D1447C" w:rsidRPr="00D1447C" w:rsidRDefault="00D1447C" w:rsidP="00D1447C">
      <w:pPr>
        <w:spacing w:line="360" w:lineRule="auto"/>
        <w:ind w:left="0"/>
      </w:pPr>
      <w:r w:rsidRPr="00D1447C">
        <w:t>To address Ørsted's specific needs, Bit2win confirms that it handles multi-currency and multi-country businesses out of the box, including support for currencies such as DKK, SEK, EUR, and USD. Currency can be assigned at the offer level, allowing for different currencies for different offers based on variables like geography.</w:t>
      </w:r>
    </w:p>
    <w:p w14:paraId="227B2730" w14:textId="186D49A9" w:rsidR="008D72DE" w:rsidRDefault="00D1447C" w:rsidP="00D1447C">
      <w:pPr>
        <w:spacing w:line="360" w:lineRule="auto"/>
        <w:ind w:left="0"/>
      </w:pPr>
      <w:r w:rsidRPr="00D1447C">
        <w:t>In summary, Bit2win's Multicurrency capabilities provide the necessary support for handling multiple currencies, including SEK and EUR for Sweden, ensuring that specific contracts can be managed in their respective currencies to meet the functional requirement.</w:t>
      </w:r>
    </w:p>
    <w:p w14:paraId="4211DB45" w14:textId="77777777" w:rsidR="00394959" w:rsidRDefault="00394959" w:rsidP="00D1447C">
      <w:pPr>
        <w:spacing w:line="360" w:lineRule="auto"/>
        <w:ind w:left="0"/>
      </w:pPr>
    </w:p>
    <w:p w14:paraId="2AB83EFA" w14:textId="42024797" w:rsidR="00E33E63" w:rsidRDefault="00394959" w:rsidP="00E33E63">
      <w:pPr>
        <w:spacing w:line="360" w:lineRule="auto"/>
        <w:ind w:left="0"/>
        <w:rPr>
          <w:ins w:id="977" w:author="AASHUTOSH" w:date="2025-06-19T20:00:00Z"/>
        </w:rPr>
      </w:pPr>
      <w:r w:rsidRPr="00B31772">
        <w:rPr>
          <w:b/>
          <w:bCs/>
        </w:rPr>
        <w:t>Requirement No. 5.</w:t>
      </w:r>
      <w:r>
        <w:rPr>
          <w:b/>
          <w:bCs/>
        </w:rPr>
        <w:t xml:space="preserve">9 </w:t>
      </w:r>
      <w:del w:id="978" w:author="AASHUTOSH" w:date="2025-06-19T20:00:00Z">
        <w:r w:rsidR="00E33E63" w:rsidDel="00012237">
          <w:delText>T</w:delText>
        </w:r>
        <w:r w:rsidR="00E33E63" w:rsidRPr="00E33E63" w:rsidDel="00012237">
          <w:delText xml:space="preserve">he solution for the functional requirement </w:delText>
        </w:r>
      </w:del>
      <w:r w:rsidR="00E33E63" w:rsidRPr="00E33E63">
        <w:t xml:space="preserve">"The system shall be able to handle multiple currencies at least both DKK &amp; EUR for Denmark &amp; SEK (one specific currency for one specific contract)" </w:t>
      </w:r>
      <w:del w:id="979" w:author="AASHUTOSH" w:date="2025-06-19T20:00:00Z">
        <w:r w:rsidR="00E33E63" w:rsidRPr="00E33E63" w:rsidDel="00012237">
          <w:delText>is as follows:</w:delText>
        </w:r>
      </w:del>
    </w:p>
    <w:p w14:paraId="66A9F92A" w14:textId="7BD4EC4F" w:rsidR="00012237" w:rsidRPr="00E33E63" w:rsidRDefault="00012237" w:rsidP="00E33E63">
      <w:pPr>
        <w:spacing w:line="360" w:lineRule="auto"/>
        <w:ind w:left="0"/>
      </w:pPr>
      <w:ins w:id="980" w:author="AASHUTOSH" w:date="2025-06-19T20:00:00Z">
        <w:r w:rsidRPr="00012237">
          <w:t>The solution for the above requirement is as follows:</w:t>
        </w:r>
      </w:ins>
    </w:p>
    <w:p w14:paraId="43AB265F" w14:textId="77777777" w:rsidR="00E33E63" w:rsidRPr="00E33E63" w:rsidRDefault="00E33E63" w:rsidP="00E33E63">
      <w:pPr>
        <w:spacing w:line="360" w:lineRule="auto"/>
        <w:ind w:left="0"/>
      </w:pPr>
      <w:r w:rsidRPr="00E33E63">
        <w:lastRenderedPageBreak/>
        <w:t>Bit2win's Multicurrency capabilities are designed to support businesses operating across multiple regions and markets, enabling them to manage and configure product prices, quotes, and contracts in various currencies, including DKK and EUR for Denmark and SEK for Sweden. The system provides the following capabilities to address the handling of multiple currencies:</w:t>
      </w:r>
    </w:p>
    <w:p w14:paraId="5175CD6A" w14:textId="77777777" w:rsidR="00E33E63" w:rsidRPr="00E33E63" w:rsidRDefault="00E33E63" w:rsidP="00D6162C">
      <w:pPr>
        <w:pStyle w:val="ListParagraph"/>
        <w:numPr>
          <w:ilvl w:val="0"/>
          <w:numId w:val="32"/>
        </w:numPr>
        <w:spacing w:line="360" w:lineRule="auto"/>
        <w:jc w:val="both"/>
      </w:pPr>
      <w:r w:rsidRPr="00E33E63">
        <w:rPr>
          <w:b/>
          <w:bCs/>
        </w:rPr>
        <w:t>Custom Price Lists per Currency:</w:t>
      </w:r>
      <w:r w:rsidRPr="00E33E63">
        <w:t xml:space="preserve"> Bit2win CPQ enables the creation of separate price lists for each supported currency, allowing businesses to set specific prices for each region or currency, accommodating market differences and cost variations.</w:t>
      </w:r>
    </w:p>
    <w:p w14:paraId="1CA7C235" w14:textId="77777777" w:rsidR="00E33E63" w:rsidRPr="00E33E63" w:rsidRDefault="00E33E63" w:rsidP="00D6162C">
      <w:pPr>
        <w:pStyle w:val="ListParagraph"/>
        <w:numPr>
          <w:ilvl w:val="0"/>
          <w:numId w:val="32"/>
        </w:numPr>
        <w:spacing w:line="360" w:lineRule="auto"/>
        <w:jc w:val="both"/>
      </w:pPr>
      <w:r w:rsidRPr="00E33E63">
        <w:rPr>
          <w:b/>
          <w:bCs/>
        </w:rPr>
        <w:t>Regional Discounts and Markups:</w:t>
      </w:r>
      <w:r w:rsidRPr="00E33E63">
        <w:t xml:space="preserve"> The system supports localized pricing, allowing for regional-specific discounts or markups, ensuring competitive pricing while reflecting local economic conditions and customer expectations.</w:t>
      </w:r>
    </w:p>
    <w:p w14:paraId="1E52CB2C" w14:textId="77777777" w:rsidR="00E33E63" w:rsidRPr="00E33E63" w:rsidRDefault="00E33E63" w:rsidP="00E33E63">
      <w:pPr>
        <w:spacing w:line="360" w:lineRule="auto"/>
        <w:ind w:left="0"/>
      </w:pPr>
      <w:r w:rsidRPr="00E33E63">
        <w:t>To address Ørsted's specific needs, Bit2win confirms that it handles multi-currency and multi-country businesses out of the box, including support for currencies such as DKK, SEK, EUR, and USD. Currency can be assigned at the offer level, allowing for different currencies for different offers based on variables like geography.</w:t>
      </w:r>
    </w:p>
    <w:p w14:paraId="501BDD69" w14:textId="32AD1C55" w:rsidR="00394959" w:rsidRPr="00E33E63" w:rsidRDefault="00E33E63" w:rsidP="00E33E63">
      <w:pPr>
        <w:spacing w:line="360" w:lineRule="auto"/>
        <w:ind w:left="0"/>
      </w:pPr>
      <w:r w:rsidRPr="00E33E63">
        <w:t>In summary, Bit2win's Multicurrency capabilities provide the necessary support for handling multiple currencies, including DKK and EUR for Denmark and SEK for Sweden, ensuring that specific contracts can be managed in their respective currencies to meet the functional requirement.</w:t>
      </w:r>
    </w:p>
    <w:p w14:paraId="58337028" w14:textId="77777777" w:rsidR="00394959" w:rsidRDefault="00394959" w:rsidP="00D1447C">
      <w:pPr>
        <w:spacing w:line="360" w:lineRule="auto"/>
        <w:ind w:left="0"/>
      </w:pPr>
    </w:p>
    <w:p w14:paraId="22097CAA" w14:textId="59677248" w:rsidR="005251B8" w:rsidRDefault="00E33E63" w:rsidP="005251B8">
      <w:pPr>
        <w:spacing w:line="360" w:lineRule="auto"/>
        <w:ind w:left="0"/>
        <w:rPr>
          <w:ins w:id="981" w:author="AASHUTOSH" w:date="2025-06-19T20:01:00Z"/>
        </w:rPr>
      </w:pPr>
      <w:r w:rsidRPr="00B31772">
        <w:rPr>
          <w:b/>
          <w:bCs/>
        </w:rPr>
        <w:t>Requirement No. 5.</w:t>
      </w:r>
      <w:r>
        <w:rPr>
          <w:b/>
          <w:bCs/>
        </w:rPr>
        <w:t>10</w:t>
      </w:r>
      <w:r w:rsidR="005251B8">
        <w:rPr>
          <w:b/>
          <w:bCs/>
        </w:rPr>
        <w:t xml:space="preserve"> </w:t>
      </w:r>
      <w:del w:id="982" w:author="AASHUTOSH" w:date="2025-06-19T20:02:00Z">
        <w:r w:rsidR="005251B8" w:rsidRPr="005251B8" w:rsidDel="00012237">
          <w:delText xml:space="preserve">The solution for the functional requirement </w:delText>
        </w:r>
      </w:del>
      <w:r w:rsidR="005251B8" w:rsidRPr="005251B8">
        <w:t xml:space="preserve">"The system shall have the capability to automatically import fees such as national gas transmission tariffs and volume flexibility fees for fixed price energy products, as well as capacity payment fees for customers with hourly-measured energy consumption, from external systems" </w:t>
      </w:r>
      <w:del w:id="983" w:author="AASHUTOSH" w:date="2025-06-19T20:01:00Z">
        <w:r w:rsidR="005251B8" w:rsidRPr="005251B8" w:rsidDel="00012237">
          <w:delText>involves the following:</w:delText>
        </w:r>
      </w:del>
    </w:p>
    <w:p w14:paraId="2C1785F0" w14:textId="045739AD" w:rsidR="00012237" w:rsidRPr="005251B8" w:rsidRDefault="00012237" w:rsidP="005251B8">
      <w:pPr>
        <w:spacing w:line="360" w:lineRule="auto"/>
        <w:ind w:left="0"/>
      </w:pPr>
      <w:ins w:id="984" w:author="AASHUTOSH" w:date="2025-06-19T20:01:00Z">
        <w:r w:rsidRPr="00012237">
          <w:t>The solution for the above requirement is as follows:</w:t>
        </w:r>
      </w:ins>
    </w:p>
    <w:p w14:paraId="645DB967" w14:textId="77777777" w:rsidR="005251B8" w:rsidRPr="005251B8" w:rsidRDefault="005251B8" w:rsidP="00D6162C">
      <w:pPr>
        <w:pStyle w:val="ListParagraph"/>
        <w:numPr>
          <w:ilvl w:val="0"/>
          <w:numId w:val="33"/>
        </w:numPr>
        <w:spacing w:line="360" w:lineRule="auto"/>
        <w:jc w:val="both"/>
      </w:pPr>
      <w:r w:rsidRPr="005251B8">
        <w:rPr>
          <w:b/>
          <w:bCs/>
        </w:rPr>
        <w:t>Integration with External Systems:</w:t>
      </w:r>
      <w:r w:rsidRPr="005251B8">
        <w:t xml:space="preserve"> Bit2win will be designed to integrate with external systems to automatically import fees, including national gas transmission tariffs, volume flexibility fees for fixed price energy products, and capacity payment fees for customers with hourly-measured energy consumption.</w:t>
      </w:r>
    </w:p>
    <w:p w14:paraId="2E9D8D4B" w14:textId="77777777" w:rsidR="005251B8" w:rsidRPr="005251B8" w:rsidRDefault="005251B8" w:rsidP="00D6162C">
      <w:pPr>
        <w:pStyle w:val="ListParagraph"/>
        <w:numPr>
          <w:ilvl w:val="0"/>
          <w:numId w:val="33"/>
        </w:numPr>
        <w:spacing w:line="360" w:lineRule="auto"/>
        <w:jc w:val="both"/>
      </w:pPr>
      <w:r w:rsidRPr="005251B8">
        <w:rPr>
          <w:b/>
          <w:bCs/>
        </w:rPr>
        <w:t>Data Acquisition and Processing:</w:t>
      </w:r>
      <w:r w:rsidRPr="005251B8">
        <w:t xml:space="preserve"> The system will be configured to acquire and process fee data from external sources, such as Energinet tariffs and other relevant systems, ensuring that the imported fees are accurately captured and stored within the system.</w:t>
      </w:r>
    </w:p>
    <w:p w14:paraId="2468E945" w14:textId="77777777" w:rsidR="005251B8" w:rsidRPr="005251B8" w:rsidRDefault="005251B8" w:rsidP="00D6162C">
      <w:pPr>
        <w:pStyle w:val="ListParagraph"/>
        <w:numPr>
          <w:ilvl w:val="0"/>
          <w:numId w:val="33"/>
        </w:numPr>
        <w:spacing w:line="360" w:lineRule="auto"/>
        <w:jc w:val="both"/>
      </w:pPr>
      <w:r w:rsidRPr="005251B8">
        <w:rPr>
          <w:b/>
          <w:bCs/>
        </w:rPr>
        <w:t>Automated Import Process:</w:t>
      </w:r>
      <w:r w:rsidRPr="005251B8">
        <w:t xml:space="preserve"> Bit2win will implement automated processes to import the fee data, ensuring that the importation of fees is seamless, efficient, and occurs at regular intervals to maintain up-to-date fee information within the system.</w:t>
      </w:r>
    </w:p>
    <w:p w14:paraId="414EA2ED" w14:textId="588F83E8" w:rsidR="005251B8" w:rsidRPr="005251B8" w:rsidRDefault="005251B8" w:rsidP="00D6162C">
      <w:pPr>
        <w:pStyle w:val="ListParagraph"/>
        <w:numPr>
          <w:ilvl w:val="0"/>
          <w:numId w:val="33"/>
        </w:numPr>
        <w:spacing w:line="360" w:lineRule="auto"/>
        <w:jc w:val="both"/>
      </w:pPr>
      <w:r w:rsidRPr="005251B8">
        <w:rPr>
          <w:b/>
          <w:bCs/>
        </w:rPr>
        <w:t>Data Storage and Accessibility:</w:t>
      </w:r>
      <w:r w:rsidRPr="005251B8">
        <w:t xml:space="preserve"> The imported fee data will be stored within the system's database, making it readily accessible for pricing calculations, contract management, and reporting purposes.</w:t>
      </w:r>
    </w:p>
    <w:p w14:paraId="607647FE" w14:textId="59192431" w:rsidR="00E33E63" w:rsidRPr="005251B8" w:rsidRDefault="005251B8" w:rsidP="005251B8">
      <w:pPr>
        <w:spacing w:line="360" w:lineRule="auto"/>
        <w:ind w:left="0"/>
      </w:pPr>
      <w:r w:rsidRPr="005251B8">
        <w:lastRenderedPageBreak/>
        <w:t>By implementing these capabilities, the system will fulfill the requirement to automatically import fees from external systems, ensuring that critical fee data, such as national gas transmission tariffs and volume flexibility fees, is accurately captured and available for use within the Bit2win platform.</w:t>
      </w:r>
    </w:p>
    <w:p w14:paraId="0B0488EC" w14:textId="77777777" w:rsidR="00394959" w:rsidRDefault="00394959" w:rsidP="00D1447C">
      <w:pPr>
        <w:spacing w:line="360" w:lineRule="auto"/>
        <w:ind w:left="0"/>
      </w:pPr>
    </w:p>
    <w:p w14:paraId="30793428" w14:textId="01B80C9E" w:rsidR="00982830" w:rsidRDefault="005251B8" w:rsidP="00982830">
      <w:pPr>
        <w:spacing w:line="360" w:lineRule="auto"/>
        <w:ind w:left="0"/>
        <w:rPr>
          <w:ins w:id="985" w:author="AASHUTOSH" w:date="2025-06-19T20:02:00Z"/>
        </w:rPr>
      </w:pPr>
      <w:r w:rsidRPr="00B31772">
        <w:rPr>
          <w:b/>
          <w:bCs/>
        </w:rPr>
        <w:t>Requirement No. 5.</w:t>
      </w:r>
      <w:r>
        <w:rPr>
          <w:b/>
          <w:bCs/>
        </w:rPr>
        <w:t>11</w:t>
      </w:r>
      <w:r w:rsidR="00982830">
        <w:rPr>
          <w:b/>
          <w:bCs/>
        </w:rPr>
        <w:t xml:space="preserve"> </w:t>
      </w:r>
      <w:del w:id="986" w:author="AASHUTOSH" w:date="2025-06-19T20:02:00Z">
        <w:r w:rsidR="00982830" w:rsidRPr="00982830" w:rsidDel="00012237">
          <w:delText xml:space="preserve">The solution for the functional requirement </w:delText>
        </w:r>
      </w:del>
      <w:r w:rsidR="00982830" w:rsidRPr="00982830">
        <w:t xml:space="preserve">"The system must be designed to integrate seamlessly with external systems responsible for the calculation of the aforementioned fees in FNR 5.10, ensuring secure, reliable data exchange without manual intervention" </w:t>
      </w:r>
      <w:del w:id="987" w:author="AASHUTOSH" w:date="2025-06-19T20:02:00Z">
        <w:r w:rsidR="00982830" w:rsidRPr="00982830" w:rsidDel="00012237">
          <w:delText>involves the following:</w:delText>
        </w:r>
      </w:del>
    </w:p>
    <w:p w14:paraId="238AF2F3" w14:textId="3FD73E75" w:rsidR="00012237" w:rsidRPr="00982830" w:rsidRDefault="00012237" w:rsidP="00982830">
      <w:pPr>
        <w:spacing w:line="360" w:lineRule="auto"/>
        <w:ind w:left="0"/>
      </w:pPr>
      <w:ins w:id="988" w:author="AASHUTOSH" w:date="2025-06-19T20:02:00Z">
        <w:r w:rsidRPr="00012237">
          <w:t>The solution for the above requirement is as follows:</w:t>
        </w:r>
      </w:ins>
    </w:p>
    <w:p w14:paraId="117AB23E" w14:textId="77777777" w:rsidR="00982830" w:rsidRPr="00982830" w:rsidRDefault="00982830" w:rsidP="00D6162C">
      <w:pPr>
        <w:pStyle w:val="ListParagraph"/>
        <w:numPr>
          <w:ilvl w:val="0"/>
          <w:numId w:val="34"/>
        </w:numPr>
        <w:spacing w:line="360" w:lineRule="auto"/>
        <w:jc w:val="both"/>
      </w:pPr>
      <w:r w:rsidRPr="00982830">
        <w:rPr>
          <w:b/>
          <w:bCs/>
        </w:rPr>
        <w:t>Integration Capabilities:</w:t>
      </w:r>
      <w:r w:rsidRPr="00982830">
        <w:t xml:space="preserve"> Bit2win is an API-based solution that can seamlessly integrate with external systems responsible for fee calculations, such as Energinet, PREP, Hadrian, CIBOR, and Endur. The integration will enable secure and reliable data exchange without the need for manual intervention.</w:t>
      </w:r>
    </w:p>
    <w:p w14:paraId="524FDBBE" w14:textId="4F7086FC" w:rsidR="00982830" w:rsidRPr="00982830" w:rsidRDefault="00982830" w:rsidP="00D6162C">
      <w:pPr>
        <w:pStyle w:val="ListParagraph"/>
        <w:numPr>
          <w:ilvl w:val="0"/>
          <w:numId w:val="34"/>
        </w:numPr>
        <w:spacing w:line="360" w:lineRule="auto"/>
        <w:jc w:val="both"/>
      </w:pPr>
      <w:r w:rsidRPr="00982830">
        <w:rPr>
          <w:b/>
          <w:bCs/>
        </w:rPr>
        <w:t>API Integration:</w:t>
      </w:r>
      <w:r w:rsidRPr="00982830">
        <w:t xml:space="preserve"> Bit2win's API-based architecture allows for </w:t>
      </w:r>
      <w:r w:rsidR="00760C0C" w:rsidRPr="00982830">
        <w:t>seamless</w:t>
      </w:r>
      <w:r w:rsidRPr="00982830">
        <w:t xml:space="preserve"> integration with external systems via REST APIs, ensuring that data from external applications can be securely exchanged and utilized within the Bit2win platform.</w:t>
      </w:r>
    </w:p>
    <w:p w14:paraId="140F805C" w14:textId="77777777" w:rsidR="00982830" w:rsidRPr="00982830" w:rsidRDefault="00982830" w:rsidP="00D6162C">
      <w:pPr>
        <w:pStyle w:val="ListParagraph"/>
        <w:numPr>
          <w:ilvl w:val="0"/>
          <w:numId w:val="34"/>
        </w:numPr>
        <w:spacing w:line="360" w:lineRule="auto"/>
        <w:jc w:val="both"/>
      </w:pPr>
      <w:r w:rsidRPr="00982830">
        <w:rPr>
          <w:b/>
          <w:bCs/>
        </w:rPr>
        <w:t>Automated Data Exchange:</w:t>
      </w:r>
      <w:r w:rsidRPr="00982830">
        <w:t xml:space="preserve"> All data exchanges between Bit2win and external systems, including the calculation of fees related to gas transmission tariffs, volume flexibility fees, and capacity payment fees, will be automated to ensure efficiency and accuracy.</w:t>
      </w:r>
    </w:p>
    <w:p w14:paraId="14774E81" w14:textId="77777777" w:rsidR="00982830" w:rsidRPr="00982830" w:rsidRDefault="00982830" w:rsidP="00D6162C">
      <w:pPr>
        <w:pStyle w:val="ListParagraph"/>
        <w:numPr>
          <w:ilvl w:val="0"/>
          <w:numId w:val="34"/>
        </w:numPr>
        <w:spacing w:line="360" w:lineRule="auto"/>
        <w:jc w:val="both"/>
      </w:pPr>
      <w:r w:rsidRPr="00982830">
        <w:rPr>
          <w:b/>
          <w:bCs/>
        </w:rPr>
        <w:t>Secure Integration Flows:</w:t>
      </w:r>
      <w:r w:rsidRPr="00982830">
        <w:t xml:space="preserve"> Integration flows between Bit2win and external systems will be secured using Bit2win platform capabilities, ensuring that data exchanges are protected and compliant with security standards.</w:t>
      </w:r>
    </w:p>
    <w:p w14:paraId="117F26A4" w14:textId="77777777" w:rsidR="00982830" w:rsidRPr="00982830" w:rsidRDefault="00982830" w:rsidP="00D6162C">
      <w:pPr>
        <w:pStyle w:val="ListParagraph"/>
        <w:numPr>
          <w:ilvl w:val="0"/>
          <w:numId w:val="34"/>
        </w:numPr>
        <w:spacing w:line="360" w:lineRule="auto"/>
        <w:jc w:val="both"/>
      </w:pPr>
      <w:r w:rsidRPr="00982830">
        <w:rPr>
          <w:b/>
          <w:bCs/>
        </w:rPr>
        <w:t>Detailed Integration Processes:</w:t>
      </w:r>
      <w:r w:rsidRPr="00982830">
        <w:t xml:space="preserve"> The detailed integration processes, including the seamless integration with external systems responsible for fee calculations, will be comprehensively addressed in the Integration Data Migration FDD, ensuring that all integration requirements are thoroughly documented and implemented.</w:t>
      </w:r>
    </w:p>
    <w:p w14:paraId="73B75CD6" w14:textId="75379511" w:rsidR="005251B8" w:rsidRPr="00982830" w:rsidRDefault="00982830" w:rsidP="00982830">
      <w:pPr>
        <w:spacing w:line="360" w:lineRule="auto"/>
        <w:ind w:left="0"/>
      </w:pPr>
      <w:r w:rsidRPr="00982830">
        <w:t>By leveraging its API-based architecture, automated data exchange capabilities, and secure integration flows, Bit2win will seamlessly integrate with external systems responsible for fee calculations, ensuring secure, reliable, and efficient data exchange without the need for manual intervention.</w:t>
      </w:r>
    </w:p>
    <w:p w14:paraId="1746C46D" w14:textId="77777777" w:rsidR="00394959" w:rsidRDefault="00394959" w:rsidP="00D1447C">
      <w:pPr>
        <w:spacing w:line="360" w:lineRule="auto"/>
        <w:ind w:left="0"/>
      </w:pPr>
    </w:p>
    <w:p w14:paraId="68E2B04F" w14:textId="78015ECD" w:rsidR="00D17360" w:rsidRDefault="00A660B7" w:rsidP="00D17360">
      <w:pPr>
        <w:spacing w:line="360" w:lineRule="auto"/>
        <w:ind w:left="0"/>
        <w:rPr>
          <w:ins w:id="989" w:author="AASHUTOSH" w:date="2025-06-19T20:02:00Z"/>
        </w:rPr>
      </w:pPr>
      <w:r w:rsidRPr="00B31772">
        <w:rPr>
          <w:b/>
          <w:bCs/>
        </w:rPr>
        <w:t>Requirement No. 5.</w:t>
      </w:r>
      <w:r>
        <w:rPr>
          <w:b/>
          <w:bCs/>
        </w:rPr>
        <w:t xml:space="preserve">12 </w:t>
      </w:r>
      <w:del w:id="990" w:author="AASHUTOSH" w:date="2025-06-19T20:02:00Z">
        <w:r w:rsidR="00D17360" w:rsidRPr="00D17360" w:rsidDel="00012237">
          <w:delText xml:space="preserve">The solution for the functional requirement </w:delText>
        </w:r>
      </w:del>
      <w:r w:rsidR="00D17360" w:rsidRPr="00D17360">
        <w:t xml:space="preserve">"The system must be capable of handling two sets of Energinet tariffs for two different delivery years simultaneously to accommodate contracts that span across calendar years" </w:t>
      </w:r>
      <w:del w:id="991" w:author="AASHUTOSH" w:date="2025-06-19T20:02:00Z">
        <w:r w:rsidR="00D17360" w:rsidRPr="00D17360" w:rsidDel="00012237">
          <w:delText>involves the following:</w:delText>
        </w:r>
      </w:del>
    </w:p>
    <w:p w14:paraId="6C00AFD4" w14:textId="4554D18D" w:rsidR="00012237" w:rsidRPr="00D17360" w:rsidRDefault="00012237" w:rsidP="00D17360">
      <w:pPr>
        <w:spacing w:line="360" w:lineRule="auto"/>
        <w:ind w:left="0"/>
      </w:pPr>
      <w:ins w:id="992" w:author="AASHUTOSH" w:date="2025-06-19T20:02:00Z">
        <w:r w:rsidRPr="00012237">
          <w:t>The solution for the above requirement is as follows:</w:t>
        </w:r>
      </w:ins>
    </w:p>
    <w:p w14:paraId="252268EA" w14:textId="77777777" w:rsidR="00D17360" w:rsidRPr="00D17360" w:rsidRDefault="00D17360" w:rsidP="00D17360">
      <w:pPr>
        <w:spacing w:line="360" w:lineRule="auto"/>
        <w:ind w:left="0"/>
      </w:pPr>
      <w:r w:rsidRPr="00D17360">
        <w:lastRenderedPageBreak/>
        <w:t>Bit2win will be designed to handle the management of two sets of Energinet tariffs for different delivery years simultaneously. This capability will accommodate contracts that extend across calendar years, ensuring accurate and comprehensive tariff management.</w:t>
      </w:r>
    </w:p>
    <w:p w14:paraId="341FB1E0" w14:textId="77777777" w:rsidR="00D17360" w:rsidRPr="00D17360" w:rsidRDefault="00D17360" w:rsidP="00D17360">
      <w:pPr>
        <w:spacing w:line="360" w:lineRule="auto"/>
        <w:ind w:left="0"/>
      </w:pPr>
    </w:p>
    <w:p w14:paraId="3EF7A22F" w14:textId="77777777" w:rsidR="00D17360" w:rsidRPr="00D17360" w:rsidRDefault="00D17360" w:rsidP="00D17360">
      <w:pPr>
        <w:spacing w:line="360" w:lineRule="auto"/>
        <w:ind w:left="0"/>
      </w:pPr>
      <w:r w:rsidRPr="00D17360">
        <w:t>The system will provide the flexibility to manage and associate Energinet tariffs with specific delivery years, allowing for the simultaneous handling of tariffs for different time periods. This functionality will enable seamless management of contracts that span across calendar years, ensuring that the appropriate tariffs are applied based on the delivery year associated with each contract.</w:t>
      </w:r>
    </w:p>
    <w:p w14:paraId="08802F35" w14:textId="77777777" w:rsidR="00D17360" w:rsidRPr="00D17360" w:rsidRDefault="00D17360" w:rsidP="00D17360">
      <w:pPr>
        <w:spacing w:line="360" w:lineRule="auto"/>
        <w:ind w:left="0"/>
      </w:pPr>
      <w:r w:rsidRPr="00D17360">
        <w:t>During the analysis phase, the optimal solution for managing two sets of Energinet tariffs for different delivery years will be defined, ensuring that the system is configured to meet Ørsted's specific requirements for tariff management across multiple calendar years.</w:t>
      </w:r>
    </w:p>
    <w:p w14:paraId="081B7236" w14:textId="61587E1D" w:rsidR="00394959" w:rsidRDefault="00D17360" w:rsidP="00D17360">
      <w:pPr>
        <w:spacing w:line="360" w:lineRule="auto"/>
        <w:ind w:left="0"/>
      </w:pPr>
      <w:r w:rsidRPr="00D17360">
        <w:t>By implementing this capability, Bit2win will effectively address the need to handle two sets of Energinet tariffs for different delivery years simultaneously, providing a robust solution for managing contracts that extend across calendar years.</w:t>
      </w:r>
    </w:p>
    <w:p w14:paraId="2B522DFD" w14:textId="77777777" w:rsidR="00452F5B" w:rsidRDefault="00452F5B" w:rsidP="00D17360">
      <w:pPr>
        <w:spacing w:line="360" w:lineRule="auto"/>
        <w:ind w:left="0"/>
      </w:pPr>
    </w:p>
    <w:p w14:paraId="06DCC1F9" w14:textId="35199C05" w:rsidR="002357B3" w:rsidRDefault="002357B3" w:rsidP="002357B3">
      <w:pPr>
        <w:spacing w:line="360" w:lineRule="auto"/>
        <w:ind w:left="0"/>
        <w:rPr>
          <w:ins w:id="993" w:author="AASHUTOSH" w:date="2025-06-19T20:02:00Z"/>
        </w:rPr>
      </w:pPr>
      <w:r w:rsidRPr="00B31772">
        <w:rPr>
          <w:b/>
          <w:bCs/>
        </w:rPr>
        <w:t>Requirement No. 5.</w:t>
      </w:r>
      <w:r>
        <w:rPr>
          <w:b/>
          <w:bCs/>
        </w:rPr>
        <w:t xml:space="preserve">13 </w:t>
      </w:r>
      <w:del w:id="994" w:author="AASHUTOSH" w:date="2025-06-19T20:03:00Z">
        <w:r w:rsidDel="00012237">
          <w:delText xml:space="preserve">The solution for the functional requirement </w:delText>
        </w:r>
      </w:del>
      <w:r>
        <w:t xml:space="preserve">"The system shall enable manual entry of Energinet gas transmission tariffs for annual, quarterly, monthly, and daily booking periods" </w:t>
      </w:r>
      <w:del w:id="995" w:author="AASHUTOSH" w:date="2025-06-19T20:02:00Z">
        <w:r w:rsidDel="00012237">
          <w:delText>involves the following:</w:delText>
        </w:r>
      </w:del>
    </w:p>
    <w:p w14:paraId="0315983E" w14:textId="7991F4AF" w:rsidR="00012237" w:rsidRDefault="00012237" w:rsidP="002357B3">
      <w:pPr>
        <w:spacing w:line="360" w:lineRule="auto"/>
        <w:ind w:left="0"/>
      </w:pPr>
      <w:ins w:id="996" w:author="AASHUTOSH" w:date="2025-06-19T20:03:00Z">
        <w:r w:rsidRPr="00012237">
          <w:t>The solution for the above requirement is as follows:</w:t>
        </w:r>
      </w:ins>
    </w:p>
    <w:p w14:paraId="42FAC0E3" w14:textId="77777777" w:rsidR="002357B3" w:rsidRDefault="002357B3" w:rsidP="002357B3">
      <w:pPr>
        <w:spacing w:line="360" w:lineRule="auto"/>
        <w:ind w:left="0"/>
      </w:pPr>
      <w:r>
        <w:t>Bit2win will be designed to provide a user interface that allows manual entry of Energinet gas transmission tariffs for various booking periods, including annual, quarterly, monthly, and daily periods. This functionality will enable users to input and manage Energinet gas transmission tariffs directly within the system.</w:t>
      </w:r>
    </w:p>
    <w:p w14:paraId="6809F89E" w14:textId="77777777" w:rsidR="002357B3" w:rsidRDefault="002357B3" w:rsidP="002357B3">
      <w:pPr>
        <w:spacing w:line="360" w:lineRule="auto"/>
        <w:ind w:left="0"/>
      </w:pPr>
      <w:r>
        <w:t>The user interface will be designed to accommodate the manual entry of tariffs for different booking periods, providing fields and options for users to input the relevant tariff details, such as rates, periods, and associated parameters.</w:t>
      </w:r>
    </w:p>
    <w:p w14:paraId="787E8B40" w14:textId="77777777" w:rsidR="002357B3" w:rsidRDefault="002357B3" w:rsidP="002357B3">
      <w:pPr>
        <w:spacing w:line="360" w:lineRule="auto"/>
        <w:ind w:left="0"/>
      </w:pPr>
      <w:r>
        <w:t>Additionally, the system will support validation and verification mechanisms to ensure the accuracy and completeness of the manually entered Energinet gas transmission tariffs, providing users with feedback and confirmation upon tariff entry.</w:t>
      </w:r>
    </w:p>
    <w:p w14:paraId="472B24D8" w14:textId="080AE53C" w:rsidR="00452F5B" w:rsidRDefault="002357B3" w:rsidP="002357B3">
      <w:pPr>
        <w:spacing w:line="360" w:lineRule="auto"/>
        <w:ind w:left="0"/>
      </w:pPr>
      <w:r>
        <w:t>By enabling manual entry of Energinet gas transmission tariffs for annual, quarterly, monthly, and daily booking periods, Bit2win will provide users with the flexibility and control to manage tariff data within the system, meeting the functional requirement for manual entry of Energinet gas transmission tariffs across various booking periods.</w:t>
      </w:r>
    </w:p>
    <w:p w14:paraId="4843591F" w14:textId="77777777" w:rsidR="00452F5B" w:rsidRDefault="00452F5B" w:rsidP="00D17360">
      <w:pPr>
        <w:spacing w:line="360" w:lineRule="auto"/>
        <w:ind w:left="0"/>
      </w:pPr>
    </w:p>
    <w:p w14:paraId="63CDB2C8" w14:textId="48A6D7A5" w:rsidR="00452F5B" w:rsidRPr="00F174DA" w:rsidRDefault="000674B0" w:rsidP="00F174DA">
      <w:pPr>
        <w:pStyle w:val="Heading3"/>
        <w:rPr>
          <w:rFonts w:ascii="Calibri" w:hAnsi="Calibri" w:cs="Calibri"/>
          <w:sz w:val="22"/>
          <w:szCs w:val="22"/>
        </w:rPr>
      </w:pPr>
      <w:bookmarkStart w:id="997" w:name="_Hedging"/>
      <w:bookmarkStart w:id="998" w:name="_Toc205984835"/>
      <w:bookmarkEnd w:id="997"/>
      <w:r w:rsidRPr="00F174DA">
        <w:rPr>
          <w:rFonts w:ascii="Calibri" w:hAnsi="Calibri" w:cs="Calibri"/>
          <w:sz w:val="22"/>
          <w:szCs w:val="22"/>
        </w:rPr>
        <w:t>Hed</w:t>
      </w:r>
      <w:r w:rsidR="00F174DA" w:rsidRPr="00F174DA">
        <w:rPr>
          <w:rFonts w:ascii="Calibri" w:hAnsi="Calibri" w:cs="Calibri"/>
          <w:sz w:val="22"/>
          <w:szCs w:val="22"/>
        </w:rPr>
        <w:t>ging</w:t>
      </w:r>
      <w:bookmarkEnd w:id="998"/>
    </w:p>
    <w:p w14:paraId="242FA0E5" w14:textId="77777777" w:rsidR="00B41546" w:rsidRDefault="00B41546" w:rsidP="0064029A"/>
    <w:p w14:paraId="47CC26CC" w14:textId="341D5BDD" w:rsidR="00292740" w:rsidRDefault="00F174DA" w:rsidP="00E931E7">
      <w:pPr>
        <w:spacing w:line="360" w:lineRule="auto"/>
        <w:ind w:left="0"/>
        <w:rPr>
          <w:ins w:id="999" w:author="AASHUTOSH" w:date="2025-06-19T20:03:00Z"/>
        </w:rPr>
      </w:pPr>
      <w:r w:rsidRPr="00B31772">
        <w:rPr>
          <w:b/>
          <w:bCs/>
        </w:rPr>
        <w:t xml:space="preserve">Requirement No. </w:t>
      </w:r>
      <w:r>
        <w:rPr>
          <w:b/>
          <w:bCs/>
        </w:rPr>
        <w:t xml:space="preserve">13.1 </w:t>
      </w:r>
      <w:del w:id="1000" w:author="AASHUTOSH" w:date="2025-06-19T20:03:00Z">
        <w:r w:rsidR="00292740" w:rsidRPr="00292740" w:rsidDel="00012237">
          <w:delText xml:space="preserve">The solution for the functional requirement </w:delText>
        </w:r>
      </w:del>
      <w:r w:rsidR="00292740" w:rsidRPr="00292740">
        <w:t xml:space="preserve">"The system shall collect volumes in product portfolios as described in FNR 10.2 designated for hedging and make them available for hedge execution" </w:t>
      </w:r>
      <w:del w:id="1001" w:author="AASHUTOSH" w:date="2025-06-19T20:03:00Z">
        <w:r w:rsidR="00292740" w:rsidRPr="00292740" w:rsidDel="00012237">
          <w:delText>involves the following:</w:delText>
        </w:r>
      </w:del>
    </w:p>
    <w:p w14:paraId="1DF2ACDF" w14:textId="33CEBF21" w:rsidR="00012237" w:rsidRPr="00292740" w:rsidRDefault="00012237" w:rsidP="00E931E7">
      <w:pPr>
        <w:spacing w:line="360" w:lineRule="auto"/>
        <w:ind w:left="0"/>
      </w:pPr>
      <w:ins w:id="1002" w:author="AASHUTOSH" w:date="2025-06-19T20:03:00Z">
        <w:r w:rsidRPr="00012237">
          <w:t>The solution for the above requirement is as follows:</w:t>
        </w:r>
      </w:ins>
    </w:p>
    <w:p w14:paraId="5D678E7E" w14:textId="77777777" w:rsidR="00292740" w:rsidRDefault="00292740" w:rsidP="00E931E7">
      <w:pPr>
        <w:spacing w:line="360" w:lineRule="auto"/>
        <w:ind w:left="0"/>
      </w:pPr>
      <w:r w:rsidRPr="00292740">
        <w:t>Bit2win will be designed to systematically collect volumes in product portfolios designated for hedging, as outlined in FNR 10.2. These volumes will be made available for hedge execution, ensuring that the necessary data for hedging activities is accurately captured and accessible within the system.</w:t>
      </w:r>
    </w:p>
    <w:p w14:paraId="123F4711" w14:textId="7916AF23" w:rsidR="00D04322" w:rsidRPr="00292740" w:rsidRDefault="00D04322" w:rsidP="00E931E7">
      <w:pPr>
        <w:spacing w:line="360" w:lineRule="auto"/>
        <w:ind w:left="0"/>
      </w:pPr>
      <w:r w:rsidRPr="00D04322">
        <w:t xml:space="preserve">Sold volumes are calculated on contract level for all customers. Based on this data the Sales EDM uses aggregation criteria like "product" or "offer type" to aggregate volumes across all customers </w:t>
      </w:r>
      <w:proofErr w:type="gramStart"/>
      <w:r w:rsidRPr="00D04322">
        <w:t>in order to</w:t>
      </w:r>
      <w:proofErr w:type="gramEnd"/>
      <w:r w:rsidRPr="00D04322">
        <w:t xml:space="preserve"> provided them grouped by portfolios</w:t>
      </w:r>
    </w:p>
    <w:p w14:paraId="67470911" w14:textId="77777777" w:rsidR="00292740" w:rsidRPr="00292740" w:rsidRDefault="00292740" w:rsidP="00E931E7">
      <w:pPr>
        <w:spacing w:line="360" w:lineRule="auto"/>
        <w:ind w:left="0"/>
      </w:pPr>
      <w:r w:rsidRPr="00292740">
        <w:t>The system will provide the capability to aggregate and organize volumes across all customers in product-relevant portfolios, specifically designated for hedging contracted volumes. This aggregation will consider actual data where available and integrate it with forecasted data where necessary to provide a complete profile for the requested hedging period.</w:t>
      </w:r>
    </w:p>
    <w:p w14:paraId="5F4F686A" w14:textId="7CB25664" w:rsidR="00F174DA" w:rsidRPr="00292740" w:rsidRDefault="00292740" w:rsidP="00E931E7">
      <w:pPr>
        <w:spacing w:line="360" w:lineRule="auto"/>
        <w:ind w:left="0"/>
      </w:pPr>
      <w:r w:rsidRPr="00292740">
        <w:t>By systematically collecting and organizing volumes in product portfolios designated for hedging, Bit2win will ensure that the necessary data is available for hedge execution, meeting the functional requirement outlined in FNR 10.2. This capability will support efficient and accurate hedging activities within the system</w:t>
      </w:r>
    </w:p>
    <w:p w14:paraId="457C1D0A" w14:textId="77777777" w:rsidR="00F174DA" w:rsidRDefault="00F174DA" w:rsidP="0064029A"/>
    <w:p w14:paraId="6286D7B7" w14:textId="7A329E2A" w:rsidR="00F174DA" w:rsidRDefault="00D04322" w:rsidP="00E931E7">
      <w:pPr>
        <w:spacing w:line="360" w:lineRule="auto"/>
        <w:ind w:left="0"/>
        <w:rPr>
          <w:ins w:id="1003" w:author="AASHUTOSH" w:date="2025-06-19T20:03:00Z"/>
        </w:rPr>
      </w:pPr>
      <w:r w:rsidRPr="00B31772">
        <w:rPr>
          <w:b/>
          <w:bCs/>
        </w:rPr>
        <w:t xml:space="preserve">Requirement No. </w:t>
      </w:r>
      <w:r>
        <w:rPr>
          <w:b/>
          <w:bCs/>
        </w:rPr>
        <w:t>13.</w:t>
      </w:r>
      <w:r w:rsidR="006C1FEA">
        <w:rPr>
          <w:b/>
          <w:bCs/>
        </w:rPr>
        <w:t xml:space="preserve">2 </w:t>
      </w:r>
      <w:del w:id="1004" w:author="AASHUTOSH" w:date="2025-06-19T20:03:00Z">
        <w:r w:rsidR="00140692" w:rsidRPr="00140692" w:rsidDel="00012237">
          <w:delText xml:space="preserve">The solution for the functional requirement </w:delText>
        </w:r>
      </w:del>
      <w:r w:rsidR="00140692" w:rsidRPr="00140692">
        <w:t xml:space="preserve">"The system shall be able to provide a hedge overview, displaying all volumes ready for hedging, organized per hedged product portfolio, to allow control by users" </w:t>
      </w:r>
      <w:del w:id="1005" w:author="AASHUTOSH" w:date="2025-06-19T20:03:00Z">
        <w:r w:rsidR="00140692" w:rsidRPr="00140692" w:rsidDel="00012237">
          <w:delText>involves the following:</w:delText>
        </w:r>
      </w:del>
    </w:p>
    <w:p w14:paraId="63E9AC80" w14:textId="5E6CAC93" w:rsidR="00012237" w:rsidRDefault="00012237" w:rsidP="00E931E7">
      <w:pPr>
        <w:spacing w:line="360" w:lineRule="auto"/>
        <w:ind w:left="0"/>
      </w:pPr>
      <w:ins w:id="1006" w:author="AASHUTOSH" w:date="2025-06-19T20:03:00Z">
        <w:r w:rsidRPr="00012237">
          <w:t>The solution for the above requirement is as follows:</w:t>
        </w:r>
      </w:ins>
    </w:p>
    <w:p w14:paraId="4A05CF52" w14:textId="77777777" w:rsidR="00A93B15" w:rsidRPr="00A93B15" w:rsidRDefault="00A93B15" w:rsidP="00E931E7">
      <w:pPr>
        <w:spacing w:line="360" w:lineRule="auto"/>
        <w:ind w:left="0"/>
        <w:rPr>
          <w:lang w:val="en-IN"/>
        </w:rPr>
      </w:pPr>
      <w:r w:rsidRPr="00A93B15">
        <w:rPr>
          <w:lang w:val="en-IN"/>
        </w:rPr>
        <w:t>Bit2win supports comprehensive hedging management through its advanced analytical module, providing an overview of all volumes ready for hedging, organized by hedged product portfolio. The system will offer a predefined report for the hedge overview, allowing users to easily track and filter volumes by hedged product portfolio, ensuring efficient oversight and control over the hedging process.</w:t>
      </w:r>
    </w:p>
    <w:p w14:paraId="5BEF5714" w14:textId="77777777" w:rsidR="00A93B15" w:rsidRPr="00A93B15" w:rsidRDefault="00A93B15" w:rsidP="00E931E7">
      <w:pPr>
        <w:spacing w:line="360" w:lineRule="auto"/>
        <w:ind w:left="0"/>
        <w:rPr>
          <w:lang w:val="en-IN"/>
        </w:rPr>
      </w:pPr>
      <w:r w:rsidRPr="00A93B15">
        <w:rPr>
          <w:lang w:val="en-IN"/>
        </w:rPr>
        <w:t xml:space="preserve">The predefined report will provide a comprehensive and organized view of all hedging volumes, allowing users to make informed decisions based on the most up-to-date hedging data. Users will have full control over the hedge overview, with the ability to filter, sort, and </w:t>
      </w:r>
      <w:proofErr w:type="spellStart"/>
      <w:r w:rsidRPr="00A93B15">
        <w:rPr>
          <w:lang w:val="en-IN"/>
        </w:rPr>
        <w:t>analyze</w:t>
      </w:r>
      <w:proofErr w:type="spellEnd"/>
      <w:r w:rsidRPr="00A93B15">
        <w:rPr>
          <w:lang w:val="en-IN"/>
        </w:rPr>
        <w:t xml:space="preserve"> data based on key criteria.</w:t>
      </w:r>
    </w:p>
    <w:p w14:paraId="07EC6F63" w14:textId="77777777" w:rsidR="00A93B15" w:rsidRPr="00A93B15" w:rsidRDefault="00A93B15" w:rsidP="00E931E7">
      <w:pPr>
        <w:spacing w:line="360" w:lineRule="auto"/>
        <w:ind w:left="0"/>
        <w:rPr>
          <w:lang w:val="en-IN"/>
        </w:rPr>
      </w:pPr>
      <w:r w:rsidRPr="00A93B15">
        <w:rPr>
          <w:lang w:val="en-IN"/>
        </w:rPr>
        <w:t>The actual hedging transactions will be managed in Ørsted's legacy system, requiring a bidirectional interface to ensure synchronization between both systems. This integration will be implemented at the project level, with clear alignment between Bit2win and Ørsted’s legacy systems.</w:t>
      </w:r>
    </w:p>
    <w:p w14:paraId="1479E9A2" w14:textId="77777777" w:rsidR="00A93B15" w:rsidRPr="00A93B15" w:rsidRDefault="00A93B15" w:rsidP="00E931E7">
      <w:pPr>
        <w:spacing w:line="360" w:lineRule="auto"/>
        <w:ind w:left="0"/>
        <w:rPr>
          <w:lang w:val="en-IN"/>
        </w:rPr>
      </w:pPr>
      <w:r w:rsidRPr="00A93B15">
        <w:rPr>
          <w:lang w:val="en-IN"/>
        </w:rPr>
        <w:lastRenderedPageBreak/>
        <w:t>In summary, Bit2win's solution will provide a comprehensive hedge overview, enabling users to efficiently manage and control all volumes ready for hedging, organized per hedged product portfolio, ensuring transparency and informed decision-making in the hedging process.</w:t>
      </w:r>
    </w:p>
    <w:p w14:paraId="50538CC6" w14:textId="77777777" w:rsidR="00A93B15" w:rsidRDefault="00A93B15" w:rsidP="00140692">
      <w:pPr>
        <w:spacing w:line="360" w:lineRule="auto"/>
      </w:pPr>
    </w:p>
    <w:p w14:paraId="4ABE2586" w14:textId="27BC4518" w:rsidR="0049588F" w:rsidRDefault="002C3D9F" w:rsidP="00E931E7">
      <w:pPr>
        <w:spacing w:line="360" w:lineRule="auto"/>
        <w:ind w:left="0"/>
        <w:rPr>
          <w:ins w:id="1007" w:author="AASHUTOSH" w:date="2025-06-19T20:04:00Z"/>
        </w:rPr>
      </w:pPr>
      <w:r w:rsidRPr="00B31772">
        <w:rPr>
          <w:b/>
          <w:bCs/>
        </w:rPr>
        <w:t xml:space="preserve">Requirement No. </w:t>
      </w:r>
      <w:r>
        <w:rPr>
          <w:b/>
          <w:bCs/>
        </w:rPr>
        <w:t xml:space="preserve">13.3 </w:t>
      </w:r>
      <w:del w:id="1008" w:author="AASHUTOSH" w:date="2025-06-19T20:03:00Z">
        <w:r w:rsidR="0049588F" w:rsidRPr="0049588F" w:rsidDel="00012237">
          <w:delText xml:space="preserve">The solution for the functional requirement </w:delText>
        </w:r>
      </w:del>
      <w:r w:rsidR="0049588F" w:rsidRPr="0049588F">
        <w:t xml:space="preserve">"The system shall offer the possibility to select one, several, or all portfolios for hedge execution" </w:t>
      </w:r>
      <w:del w:id="1009" w:author="AASHUTOSH" w:date="2025-06-19T20:03:00Z">
        <w:r w:rsidR="0049588F" w:rsidRPr="0049588F" w:rsidDel="00012237">
          <w:delText>involves the following:</w:delText>
        </w:r>
      </w:del>
    </w:p>
    <w:p w14:paraId="613B5C7B" w14:textId="6FABEEFD" w:rsidR="00012237" w:rsidRPr="0049588F" w:rsidRDefault="00012237" w:rsidP="00E931E7">
      <w:pPr>
        <w:spacing w:line="360" w:lineRule="auto"/>
        <w:ind w:left="0"/>
      </w:pPr>
      <w:ins w:id="1010" w:author="AASHUTOSH" w:date="2025-06-19T20:04:00Z">
        <w:r w:rsidRPr="00012237">
          <w:t>The solution for the above requirement is as follows:</w:t>
        </w:r>
      </w:ins>
    </w:p>
    <w:p w14:paraId="0693F125" w14:textId="77777777" w:rsidR="0049588F" w:rsidRPr="0049588F" w:rsidRDefault="0049588F" w:rsidP="00E931E7">
      <w:pPr>
        <w:spacing w:line="360" w:lineRule="auto"/>
        <w:ind w:left="0"/>
      </w:pPr>
      <w:r w:rsidRPr="0049588F">
        <w:t>Bit2win will provide users with the capability to select one, several, or all portfolios for hedge execution. This functionality will be integrated into the system's user interface, allowing users to easily choose the specific portfolios they intend to include in the hedge execution process.</w:t>
      </w:r>
    </w:p>
    <w:p w14:paraId="590B3D2E" w14:textId="77777777" w:rsidR="0049588F" w:rsidRPr="0049588F" w:rsidRDefault="0049588F" w:rsidP="00E931E7">
      <w:pPr>
        <w:spacing w:line="360" w:lineRule="auto"/>
        <w:ind w:left="0"/>
      </w:pPr>
      <w:r w:rsidRPr="0049588F">
        <w:t>The system will offer a user-friendly interface that allows for the selection of portfolios based on user preferences and requirements. Users will be able to navigate through the available portfolios and make selections according to their hedging strategy and business needs.</w:t>
      </w:r>
    </w:p>
    <w:p w14:paraId="182FDFF7" w14:textId="77777777" w:rsidR="0049588F" w:rsidRPr="0049588F" w:rsidRDefault="0049588F" w:rsidP="00E931E7">
      <w:pPr>
        <w:spacing w:line="360" w:lineRule="auto"/>
        <w:ind w:left="0"/>
      </w:pPr>
      <w:r w:rsidRPr="0049588F">
        <w:t>Additionally, the system will support the simultaneous selection of multiple portfolios, providing flexibility and efficiency in the hedge execution process. Users will have the ability to choose one, several, or all portfolios based on their specific hedging objectives and risk management strategies.</w:t>
      </w:r>
    </w:p>
    <w:p w14:paraId="62A654CD" w14:textId="1797E61D" w:rsidR="002C3D9F" w:rsidRDefault="0049588F" w:rsidP="00E931E7">
      <w:pPr>
        <w:spacing w:line="360" w:lineRule="auto"/>
        <w:ind w:left="0"/>
      </w:pPr>
      <w:r w:rsidRPr="0049588F">
        <w:t>By offering the possibility to select one, several, or all portfolios for hedge execution, Bit2win will empower users to effectively manage their hedging activities and tailor their hedge execution based on their unique portfolio requirements and market conditions.</w:t>
      </w:r>
    </w:p>
    <w:p w14:paraId="5457C969" w14:textId="77777777" w:rsidR="0049588F" w:rsidRDefault="0049588F" w:rsidP="0049588F">
      <w:pPr>
        <w:spacing w:line="360" w:lineRule="auto"/>
      </w:pPr>
    </w:p>
    <w:p w14:paraId="2C0A36A7" w14:textId="5C9F9359" w:rsidR="00CA35D4" w:rsidRDefault="001937BB" w:rsidP="00E931E7">
      <w:pPr>
        <w:spacing w:line="360" w:lineRule="auto"/>
        <w:ind w:left="0"/>
        <w:rPr>
          <w:ins w:id="1011" w:author="AASHUTOSH" w:date="2025-06-19T20:04:00Z"/>
        </w:rPr>
      </w:pPr>
      <w:r w:rsidRPr="00B31772">
        <w:rPr>
          <w:b/>
          <w:bCs/>
        </w:rPr>
        <w:t xml:space="preserve">Requirement No. </w:t>
      </w:r>
      <w:r>
        <w:rPr>
          <w:b/>
          <w:bCs/>
        </w:rPr>
        <w:t>13.4</w:t>
      </w:r>
      <w:r w:rsidR="00CA35D4">
        <w:rPr>
          <w:b/>
          <w:bCs/>
        </w:rPr>
        <w:t xml:space="preserve"> </w:t>
      </w:r>
      <w:del w:id="1012" w:author="AASHUTOSH" w:date="2025-06-19T20:04:00Z">
        <w:r w:rsidR="00CA35D4" w:rsidRPr="00CA35D4" w:rsidDel="00012237">
          <w:delText xml:space="preserve">The solution for the functional requirement </w:delText>
        </w:r>
      </w:del>
      <w:r w:rsidR="00CA35D4" w:rsidRPr="00CA35D4">
        <w:t xml:space="preserve">"Upon hedge commitment (execution), hedge details shall be automatically available as CSV files in a pre-defined format" </w:t>
      </w:r>
      <w:del w:id="1013" w:author="AASHUTOSH" w:date="2025-06-19T20:04:00Z">
        <w:r w:rsidR="00CA35D4" w:rsidRPr="00CA35D4" w:rsidDel="00012237">
          <w:delText>involves the following:</w:delText>
        </w:r>
      </w:del>
    </w:p>
    <w:p w14:paraId="023CFF67" w14:textId="159ABD4A" w:rsidR="00012237" w:rsidRPr="00CA35D4" w:rsidRDefault="00012237" w:rsidP="00E931E7">
      <w:pPr>
        <w:spacing w:line="360" w:lineRule="auto"/>
        <w:ind w:left="0"/>
      </w:pPr>
      <w:ins w:id="1014" w:author="AASHUTOSH" w:date="2025-06-19T20:04:00Z">
        <w:r w:rsidRPr="00012237">
          <w:t>The solution for the above requirement is as follows:</w:t>
        </w:r>
      </w:ins>
    </w:p>
    <w:p w14:paraId="7BEBB697" w14:textId="77777777" w:rsidR="00CA35D4" w:rsidRPr="00CA35D4" w:rsidRDefault="00CA35D4" w:rsidP="00E931E7">
      <w:pPr>
        <w:spacing w:line="360" w:lineRule="auto"/>
        <w:ind w:left="0"/>
      </w:pPr>
      <w:r w:rsidRPr="00CA35D4">
        <w:t>Bit2win will be designed to automatically generate hedge details in CSV files in a pre-defined format upon hedge commitment or execution. This functionality will ensure that the necessary hedge details are readily available in a standardized format for further processing and reporting purposes.</w:t>
      </w:r>
    </w:p>
    <w:p w14:paraId="5A3FCC40" w14:textId="77777777" w:rsidR="00CA35D4" w:rsidRPr="00CA35D4" w:rsidRDefault="00CA35D4" w:rsidP="00E931E7">
      <w:pPr>
        <w:spacing w:line="360" w:lineRule="auto"/>
        <w:ind w:left="0"/>
      </w:pPr>
      <w:r w:rsidRPr="00CA35D4">
        <w:t>The system will incorporate automated processes to generate the CSV files containing hedge details, ensuring that the files adhere to the pre-defined format specified in the integration requirements with ENDUR, as outlined in Appendix NFR_App_2_ENDUR Integration.</w:t>
      </w:r>
    </w:p>
    <w:p w14:paraId="718DD311" w14:textId="27D5FC60" w:rsidR="00CA35D4" w:rsidRPr="00CA35D4" w:rsidRDefault="00CA35D4" w:rsidP="00E931E7">
      <w:pPr>
        <w:spacing w:line="360" w:lineRule="auto"/>
        <w:ind w:left="0"/>
      </w:pPr>
      <w:r w:rsidRPr="00CA35D4">
        <w:t>The bidirectional interface mentioned in the functional requirement will facilitate the ingestion of the CSV files, ensuring that the hedge details are seamlessly received within the Symphonie solution and made available for reporting and analysis.</w:t>
      </w:r>
    </w:p>
    <w:p w14:paraId="33187ACE" w14:textId="070A14D1" w:rsidR="0049588F" w:rsidRDefault="00CA35D4" w:rsidP="00E931E7">
      <w:pPr>
        <w:spacing w:line="360" w:lineRule="auto"/>
        <w:ind w:left="0"/>
      </w:pPr>
      <w:r w:rsidRPr="00CA35D4">
        <w:lastRenderedPageBreak/>
        <w:t>By automatically generating hedge details as CSV files in a pre-defined format, Bit2win will provide a streamlined and efficient process for capturing and managing hedge execution data, enabling seamless integration with external systems and supporting comprehensive reporting and analysis of hedge activities.</w:t>
      </w:r>
    </w:p>
    <w:p w14:paraId="6DFF4DB0" w14:textId="2CA4F43C" w:rsidR="00CA35D4" w:rsidRDefault="00CA35D4" w:rsidP="00CA35D4">
      <w:pPr>
        <w:spacing w:line="360" w:lineRule="auto"/>
      </w:pPr>
    </w:p>
    <w:p w14:paraId="5AD644F2" w14:textId="3979AE61" w:rsidR="00E07DE6" w:rsidRDefault="00CA35D4" w:rsidP="00E931E7">
      <w:pPr>
        <w:spacing w:line="360" w:lineRule="auto"/>
        <w:ind w:left="0"/>
        <w:rPr>
          <w:ins w:id="1015" w:author="AASHUTOSH" w:date="2025-06-19T20:04:00Z"/>
        </w:rPr>
      </w:pPr>
      <w:r w:rsidRPr="00B31772">
        <w:rPr>
          <w:b/>
          <w:bCs/>
        </w:rPr>
        <w:t xml:space="preserve">Requirement No. </w:t>
      </w:r>
      <w:r>
        <w:rPr>
          <w:b/>
          <w:bCs/>
        </w:rPr>
        <w:t>13.</w:t>
      </w:r>
      <w:r w:rsidR="00E20C5E">
        <w:rPr>
          <w:b/>
          <w:bCs/>
        </w:rPr>
        <w:t xml:space="preserve">5 </w:t>
      </w:r>
      <w:del w:id="1016" w:author="AASHUTOSH" w:date="2025-06-19T20:04:00Z">
        <w:r w:rsidR="00E07DE6" w:rsidRPr="00E07DE6" w:rsidDel="00012237">
          <w:delText xml:space="preserve">The solution for the functional requirement </w:delText>
        </w:r>
      </w:del>
      <w:r w:rsidR="00E07DE6" w:rsidRPr="00E07DE6">
        <w:t xml:space="preserve">"The system must ensure that the generated CSV files are automatically stored in a designated location that is readily accessible by Ørsted for further internal control and processing" </w:t>
      </w:r>
      <w:del w:id="1017" w:author="AASHUTOSH" w:date="2025-06-19T20:04:00Z">
        <w:r w:rsidR="00E07DE6" w:rsidRPr="00E07DE6" w:rsidDel="00012237">
          <w:delText>involves the following:</w:delText>
        </w:r>
      </w:del>
    </w:p>
    <w:p w14:paraId="5A47A31E" w14:textId="78856608" w:rsidR="00012237" w:rsidRPr="00E07DE6" w:rsidRDefault="00012237" w:rsidP="00E931E7">
      <w:pPr>
        <w:spacing w:line="360" w:lineRule="auto"/>
        <w:ind w:left="0"/>
      </w:pPr>
      <w:ins w:id="1018" w:author="AASHUTOSH" w:date="2025-06-19T20:04:00Z">
        <w:r w:rsidRPr="00012237">
          <w:t>The solution for the above requirement is as follows:</w:t>
        </w:r>
      </w:ins>
    </w:p>
    <w:p w14:paraId="093F56EE" w14:textId="3739F452" w:rsidR="00E07DE6" w:rsidRPr="00E07DE6" w:rsidRDefault="00E07DE6" w:rsidP="00E931E7">
      <w:pPr>
        <w:spacing w:line="360" w:lineRule="auto"/>
        <w:ind w:left="0"/>
      </w:pPr>
      <w:r w:rsidRPr="00E07DE6">
        <w:t xml:space="preserve">Bit2win will leverage Symphonie BPO to generate the CSV files and store them in a designated location within the Bit2win </w:t>
      </w:r>
      <w:proofErr w:type="gramStart"/>
      <w:r w:rsidRPr="00E07DE6">
        <w:t>cloud</w:t>
      </w:r>
      <w:proofErr w:type="gramEnd"/>
      <w:r w:rsidRPr="00E07DE6">
        <w:t xml:space="preserve"> or a specific directory provided by Ørsted. This will ensure that the CSV files are automatically stored in a secure and accessible location, meeting the requirement for further internal control and processing by Ørsted.</w:t>
      </w:r>
    </w:p>
    <w:p w14:paraId="5847BDAE" w14:textId="21443B50" w:rsidR="00E07DE6" w:rsidRPr="00E07DE6" w:rsidRDefault="00E07DE6" w:rsidP="00E931E7">
      <w:pPr>
        <w:spacing w:line="360" w:lineRule="auto"/>
        <w:ind w:left="0"/>
      </w:pPr>
      <w:r w:rsidRPr="00E07DE6">
        <w:t>The system will be designed to facilitate seamless access to the stored CSV files, ensuring that Ørsted can readily retrieve and utilize the data for internal control and processing purposes. This will support efficient data management and enable Ørsted to leverage the generated CSV files for reporting, analysis, and other internal processes.</w:t>
      </w:r>
    </w:p>
    <w:p w14:paraId="1D374877" w14:textId="5B48059D" w:rsidR="00CA35D4" w:rsidRDefault="00E07DE6" w:rsidP="00E931E7">
      <w:pPr>
        <w:spacing w:line="360" w:lineRule="auto"/>
        <w:ind w:left="0"/>
      </w:pPr>
      <w:r w:rsidRPr="00E07DE6">
        <w:t>By automatically storing the generated CSV files in a designated location that is readily accessible by Ørsted, Bit2win will ensure that the data is securely maintained and easily available for Ørsted's internal control and processing needs, aligning with the functional requirement.</w:t>
      </w:r>
    </w:p>
    <w:p w14:paraId="1074C67A" w14:textId="422C9FE1" w:rsidR="00FD0580" w:rsidRDefault="00FD0580" w:rsidP="00D46113">
      <w:pPr>
        <w:spacing w:line="360" w:lineRule="auto"/>
        <w:ind w:left="0"/>
      </w:pPr>
    </w:p>
    <w:p w14:paraId="0E62006F" w14:textId="2FAF17A2" w:rsidR="00D46113" w:rsidRPr="001E3F35" w:rsidRDefault="001E3F35" w:rsidP="001E3F35">
      <w:pPr>
        <w:pStyle w:val="Heading3"/>
        <w:rPr>
          <w:rFonts w:ascii="Calibri" w:hAnsi="Calibri" w:cs="Calibri"/>
          <w:sz w:val="22"/>
          <w:szCs w:val="22"/>
        </w:rPr>
      </w:pPr>
      <w:bookmarkStart w:id="1019" w:name="_Financial_Impact_of"/>
      <w:bookmarkStart w:id="1020" w:name="_Toc205984836"/>
      <w:bookmarkEnd w:id="1019"/>
      <w:r w:rsidRPr="001E3F35">
        <w:rPr>
          <w:rFonts w:ascii="Calibri" w:hAnsi="Calibri" w:cs="Calibri"/>
          <w:sz w:val="22"/>
          <w:szCs w:val="22"/>
        </w:rPr>
        <w:t>Financial Impact of Contract Changes</w:t>
      </w:r>
      <w:bookmarkEnd w:id="1020"/>
    </w:p>
    <w:p w14:paraId="5CD7BF85" w14:textId="0E8458B9" w:rsidR="00E07DE6" w:rsidRDefault="00E07DE6" w:rsidP="00E07DE6">
      <w:pPr>
        <w:spacing w:line="360" w:lineRule="auto"/>
      </w:pPr>
    </w:p>
    <w:p w14:paraId="128D7ECF" w14:textId="1D241243" w:rsidR="00F27C15" w:rsidRDefault="001E3F35" w:rsidP="00F27C15">
      <w:pPr>
        <w:spacing w:line="360" w:lineRule="auto"/>
        <w:ind w:left="0"/>
      </w:pPr>
      <w:r w:rsidRPr="00B31772">
        <w:rPr>
          <w:b/>
          <w:bCs/>
        </w:rPr>
        <w:t xml:space="preserve">Requirement No. </w:t>
      </w:r>
      <w:r>
        <w:rPr>
          <w:b/>
          <w:bCs/>
        </w:rPr>
        <w:t xml:space="preserve">12.1 </w:t>
      </w:r>
      <w:del w:id="1021" w:author="AASHUTOSH" w:date="2025-06-19T20:04:00Z">
        <w:r w:rsidRPr="00292740" w:rsidDel="00012237">
          <w:delText xml:space="preserve">The solution </w:delText>
        </w:r>
        <w:r w:rsidR="00F27C15" w:rsidDel="00012237">
          <w:delText xml:space="preserve">for the functional requirement </w:delText>
        </w:r>
      </w:del>
      <w:r w:rsidR="00F27C15">
        <w:t xml:space="preserve">"The system shall be able to calculate and display the financial impact details (e.g., changes in sales margin value, annual subscription, and the value impact) when the user is adding or removing metering points on a fixed price contract. The information shall be displayed separately in a table in the contract details" </w:t>
      </w:r>
      <w:del w:id="1022" w:author="AASHUTOSH" w:date="2025-06-19T20:05:00Z">
        <w:r w:rsidR="00F27C15" w:rsidDel="00012237">
          <w:delText>involves the following:</w:delText>
        </w:r>
        <w:r w:rsidR="00C81D2B" w:rsidDel="00012237">
          <w:delText xml:space="preserve"> </w:delText>
        </w:r>
      </w:del>
      <w:r w:rsidR="00C81D2B" w:rsidRPr="0052665E">
        <w:rPr>
          <w:rFonts w:ascii="Calibri" w:eastAsia="Calibri" w:hAnsi="Calibri" w:cs="Calibri"/>
          <w:strike/>
          <w:highlight w:val="yellow"/>
        </w:rPr>
        <w:t>(As discussed in Workshop, Orsted will rephrase the requirement and will come back)</w:t>
      </w:r>
    </w:p>
    <w:p w14:paraId="74A349B7" w14:textId="416059BD" w:rsidR="00012237" w:rsidRDefault="00012237" w:rsidP="00F27C15">
      <w:pPr>
        <w:spacing w:line="360" w:lineRule="auto"/>
        <w:ind w:left="0"/>
        <w:rPr>
          <w:ins w:id="1023" w:author="AASHUTOSH" w:date="2025-06-19T20:04:00Z"/>
        </w:rPr>
      </w:pPr>
      <w:ins w:id="1024" w:author="AASHUTOSH" w:date="2025-06-19T20:04:00Z">
        <w:r w:rsidRPr="00012237">
          <w:t>The solution for the above requirement is as follows:</w:t>
        </w:r>
      </w:ins>
    </w:p>
    <w:p w14:paraId="0087C3BF" w14:textId="6099501D" w:rsidR="00F27C15" w:rsidRDefault="00F27C15" w:rsidP="00F27C15">
      <w:pPr>
        <w:spacing w:line="360" w:lineRule="auto"/>
        <w:ind w:left="0"/>
      </w:pPr>
      <w:r>
        <w:t>Bit2win will develop a dedicated user interface component, such as a Lightning Web Component, to calculate and display the financial impact details when adding or removing metering points on a fixed price contract. This component will be integrated into the system's contract details view, providing a separate table to present the financial impact information.</w:t>
      </w:r>
    </w:p>
    <w:p w14:paraId="3FE5BE32" w14:textId="123FBD40" w:rsidR="00F27C15" w:rsidRDefault="00F27C15" w:rsidP="00F27C15">
      <w:pPr>
        <w:spacing w:line="360" w:lineRule="auto"/>
        <w:ind w:left="0"/>
      </w:pPr>
      <w:r>
        <w:lastRenderedPageBreak/>
        <w:t>The system will utilize available data, such as changes in sales margin value, annual subscription, and the overall value impact, to dynamically calculate and display the financial impact when metering points are modified within a fixed price contract. This information will be presented in a clear and structured format within the contract details, allowing users to easily assess the financial implications of their actions.</w:t>
      </w:r>
    </w:p>
    <w:p w14:paraId="035C84B1" w14:textId="727A7446" w:rsidR="00F27C15" w:rsidRDefault="00F27C15" w:rsidP="00F27C15">
      <w:pPr>
        <w:spacing w:line="360" w:lineRule="auto"/>
        <w:ind w:left="0"/>
      </w:pPr>
      <w:r>
        <w:t>The dedicated user interface component will leverage the system's API to retrieve and process relevant data, ensuring that the financial impact details are accurately calculated and displayed in real-time as metering points are added or removed from the fixed price contract.</w:t>
      </w:r>
    </w:p>
    <w:p w14:paraId="6D98F437" w14:textId="2FE36943" w:rsidR="001E3F35" w:rsidRPr="00292740" w:rsidRDefault="00F27C15" w:rsidP="00F27C15">
      <w:pPr>
        <w:spacing w:line="360" w:lineRule="auto"/>
        <w:ind w:left="0"/>
      </w:pPr>
      <w:r>
        <w:t>By implementing this solution, Bit2win will enable users to make informed decisions regarding metering point modifications by providing transparent and actionable insights into the financial impact of such changes within the context of fixed price contracts.</w:t>
      </w:r>
    </w:p>
    <w:p w14:paraId="0EDB79AA" w14:textId="77777777" w:rsidR="000D00DC" w:rsidRDefault="000D00DC" w:rsidP="000D00DC">
      <w:pPr>
        <w:spacing w:line="360" w:lineRule="auto"/>
        <w:ind w:left="0"/>
      </w:pPr>
      <w:r w:rsidRPr="0052665E">
        <w:rPr>
          <w:b/>
          <w:bCs/>
          <w:highlight w:val="yellow"/>
        </w:rPr>
        <w:t>NOTE*:</w:t>
      </w:r>
      <w:r>
        <w:t xml:space="preserve"> For this requirement the value creation will be customized and for further design is addressed in the Sales FDD</w:t>
      </w:r>
    </w:p>
    <w:p w14:paraId="017DF5EF" w14:textId="23002FB4" w:rsidR="00E07DE6" w:rsidRDefault="00E07DE6" w:rsidP="001E3F35">
      <w:pPr>
        <w:spacing w:line="360" w:lineRule="auto"/>
        <w:ind w:left="0"/>
      </w:pPr>
    </w:p>
    <w:p w14:paraId="2251645C" w14:textId="7D805545" w:rsidR="00163871" w:rsidRDefault="00995B36" w:rsidP="00163871">
      <w:pPr>
        <w:spacing w:line="360" w:lineRule="auto"/>
        <w:ind w:left="0"/>
      </w:pPr>
      <w:r w:rsidRPr="00B31772">
        <w:rPr>
          <w:b/>
          <w:bCs/>
        </w:rPr>
        <w:t xml:space="preserve">Requirement No. </w:t>
      </w:r>
      <w:r>
        <w:rPr>
          <w:b/>
          <w:bCs/>
        </w:rPr>
        <w:t xml:space="preserve">12.3 </w:t>
      </w:r>
      <w:del w:id="1025" w:author="AASHUTOSH" w:date="2025-06-19T20:05:00Z">
        <w:r w:rsidRPr="00292740" w:rsidDel="00012237">
          <w:delText>The solution</w:delText>
        </w:r>
        <w:r w:rsidR="00163871" w:rsidDel="00012237">
          <w:delText xml:space="preserve"> for the functional requirement </w:delText>
        </w:r>
      </w:del>
      <w:r w:rsidR="00163871">
        <w:t xml:space="preserve">"The system shall be able to propose to the user a new contract price for fixed prices contract after a contract change. The user shall have the capability to accept this proposed contract price or choose to set a different price, and the system shall display the associated financial impact with the choice" </w:t>
      </w:r>
      <w:del w:id="1026" w:author="AASHUTOSH" w:date="2025-06-19T20:05:00Z">
        <w:r w:rsidR="00163871" w:rsidDel="00012237">
          <w:delText>is as follows:</w:delText>
        </w:r>
        <w:r w:rsidR="00C51553" w:rsidRPr="0052665E" w:rsidDel="00012237">
          <w:rPr>
            <w:strike/>
          </w:rPr>
          <w:delText xml:space="preserve"> </w:delText>
        </w:r>
      </w:del>
      <w:r w:rsidR="00C51553" w:rsidRPr="0052665E">
        <w:rPr>
          <w:rFonts w:ascii="Calibri" w:eastAsia="Calibri" w:hAnsi="Calibri" w:cs="Calibri"/>
          <w:strike/>
          <w:highlight w:val="yellow"/>
        </w:rPr>
        <w:t>(As discussed</w:t>
      </w:r>
    </w:p>
    <w:p w14:paraId="2C22A33D" w14:textId="1B6F8C87" w:rsidR="00012237" w:rsidRDefault="00012237" w:rsidP="00163871">
      <w:pPr>
        <w:spacing w:line="360" w:lineRule="auto"/>
        <w:ind w:left="0"/>
        <w:rPr>
          <w:ins w:id="1027" w:author="AASHUTOSH" w:date="2025-06-19T20:05:00Z"/>
        </w:rPr>
      </w:pPr>
      <w:ins w:id="1028" w:author="AASHUTOSH" w:date="2025-06-19T20:05:00Z">
        <w:r w:rsidRPr="00012237">
          <w:t>The solution for the above requirement is as follows:</w:t>
        </w:r>
      </w:ins>
    </w:p>
    <w:p w14:paraId="44CA93E2" w14:textId="4B76EB03" w:rsidR="00995B36" w:rsidRDefault="00163871" w:rsidP="00163871">
      <w:pPr>
        <w:spacing w:line="360" w:lineRule="auto"/>
        <w:ind w:left="0"/>
      </w:pPr>
      <w:r>
        <w:t>Bit2win's pricing capabilities enable the system to propose a new contract price for fixed price contracts after a contract change. When a contract change occurs, the system will recalculate the contract price based on the modified parameters, such as the duration of the contract, the metering points included, or the prices of commodities.</w:t>
      </w:r>
    </w:p>
    <w:p w14:paraId="12547C30" w14:textId="1A280999" w:rsidR="00310945" w:rsidRDefault="00310945" w:rsidP="00163871">
      <w:pPr>
        <w:spacing w:line="360" w:lineRule="auto"/>
        <w:ind w:left="0"/>
      </w:pPr>
      <w:r w:rsidRPr="00310945">
        <w:t>Upon proposing the new contract price, the system will provide the user with the capability to accept the proposed contract price or choose to set a different price. This interactive functionality empowers users to make informed decisions regarding the contract price based on their specific requirements and business objectives.</w:t>
      </w:r>
    </w:p>
    <w:p w14:paraId="617BC5B8" w14:textId="41897648" w:rsidR="004737F1" w:rsidRDefault="004737F1" w:rsidP="004737F1">
      <w:pPr>
        <w:spacing w:line="360" w:lineRule="auto"/>
        <w:ind w:left="0"/>
      </w:pPr>
      <w:r>
        <w:t>Bit2win supports "</w:t>
      </w:r>
      <w:r w:rsidR="005A1CC0">
        <w:t>asset-based</w:t>
      </w:r>
      <w:r>
        <w:t xml:space="preserve"> ordering" that means that an active service/contract can be modified over the time as part of customer lifecycle and every change could reflect in an economic variation which is tracked in the systems</w:t>
      </w:r>
    </w:p>
    <w:p w14:paraId="16BC43E6" w14:textId="406E0121" w:rsidR="001E58E9" w:rsidRDefault="004737F1" w:rsidP="004737F1">
      <w:pPr>
        <w:spacing w:line="360" w:lineRule="auto"/>
        <w:ind w:left="0"/>
      </w:pPr>
      <w:r>
        <w:t xml:space="preserve">Initial price is always suggested by Bit2win based on price model configured for a specific product, but price can be manipulated by the sales agent if needed (combination of product/users which are </w:t>
      </w:r>
      <w:r w:rsidR="00B54799">
        <w:t>allowed</w:t>
      </w:r>
      <w:r>
        <w:t xml:space="preserve"> to perform manual override is configurable)</w:t>
      </w:r>
    </w:p>
    <w:p w14:paraId="5B9423BF" w14:textId="0F8EECF7" w:rsidR="007228EB" w:rsidRDefault="007228EB" w:rsidP="007228EB">
      <w:pPr>
        <w:spacing w:line="276" w:lineRule="auto"/>
        <w:ind w:left="0"/>
        <w:rPr>
          <w:rFonts w:ascii="Calibri" w:hAnsi="Calibri" w:cs="Calibri"/>
          <w:b/>
          <w:bCs/>
          <w:sz w:val="22"/>
          <w:szCs w:val="22"/>
        </w:rPr>
      </w:pPr>
      <w:r w:rsidRPr="00A879D7">
        <w:rPr>
          <w:rFonts w:ascii="Calibri" w:hAnsi="Calibri" w:cs="Calibri"/>
          <w:b/>
          <w:bCs/>
          <w:sz w:val="22"/>
          <w:szCs w:val="22"/>
        </w:rPr>
        <w:t>E</w:t>
      </w:r>
      <w:r>
        <w:rPr>
          <w:rFonts w:ascii="Calibri" w:hAnsi="Calibri" w:cs="Calibri"/>
          <w:b/>
          <w:bCs/>
          <w:sz w:val="22"/>
          <w:szCs w:val="22"/>
        </w:rPr>
        <w:t xml:space="preserve">nergy </w:t>
      </w:r>
      <w:r w:rsidRPr="00A879D7">
        <w:rPr>
          <w:rFonts w:ascii="Calibri" w:hAnsi="Calibri" w:cs="Calibri"/>
          <w:b/>
          <w:bCs/>
          <w:sz w:val="22"/>
          <w:szCs w:val="22"/>
        </w:rPr>
        <w:t>D</w:t>
      </w:r>
      <w:r>
        <w:rPr>
          <w:rFonts w:ascii="Calibri" w:hAnsi="Calibri" w:cs="Calibri"/>
          <w:b/>
          <w:bCs/>
          <w:sz w:val="22"/>
          <w:szCs w:val="22"/>
        </w:rPr>
        <w:t xml:space="preserve">ata </w:t>
      </w:r>
      <w:r w:rsidRPr="00A879D7">
        <w:rPr>
          <w:rFonts w:ascii="Calibri" w:hAnsi="Calibri" w:cs="Calibri"/>
          <w:b/>
          <w:bCs/>
          <w:sz w:val="22"/>
          <w:szCs w:val="22"/>
        </w:rPr>
        <w:t>M</w:t>
      </w:r>
      <w:r>
        <w:rPr>
          <w:rFonts w:ascii="Calibri" w:hAnsi="Calibri" w:cs="Calibri"/>
          <w:b/>
          <w:bCs/>
          <w:sz w:val="22"/>
          <w:szCs w:val="22"/>
        </w:rPr>
        <w:t>anager</w:t>
      </w:r>
      <w:r w:rsidRPr="00A879D7">
        <w:rPr>
          <w:rFonts w:ascii="Calibri" w:hAnsi="Calibri" w:cs="Calibri"/>
          <w:b/>
          <w:bCs/>
          <w:sz w:val="22"/>
          <w:szCs w:val="22"/>
        </w:rPr>
        <w:t xml:space="preserve"> </w:t>
      </w:r>
      <w:r>
        <w:rPr>
          <w:rFonts w:ascii="Calibri" w:hAnsi="Calibri" w:cs="Calibri"/>
          <w:b/>
          <w:bCs/>
          <w:sz w:val="22"/>
          <w:szCs w:val="22"/>
        </w:rPr>
        <w:t>deals with the below</w:t>
      </w:r>
      <w:r w:rsidRPr="00A879D7">
        <w:rPr>
          <w:rFonts w:ascii="Calibri" w:hAnsi="Calibri" w:cs="Calibri"/>
          <w:b/>
          <w:bCs/>
          <w:sz w:val="22"/>
          <w:szCs w:val="22"/>
        </w:rPr>
        <w:t xml:space="preserve"> </w:t>
      </w:r>
      <w:r>
        <w:rPr>
          <w:rFonts w:ascii="Calibri" w:hAnsi="Calibri" w:cs="Calibri"/>
          <w:b/>
          <w:bCs/>
          <w:sz w:val="22"/>
          <w:szCs w:val="22"/>
        </w:rPr>
        <w:t xml:space="preserve">use </w:t>
      </w:r>
      <w:r w:rsidRPr="00A879D7">
        <w:rPr>
          <w:rFonts w:ascii="Calibri" w:hAnsi="Calibri" w:cs="Calibri"/>
          <w:b/>
          <w:bCs/>
          <w:sz w:val="22"/>
          <w:szCs w:val="22"/>
        </w:rPr>
        <w:t>case:</w:t>
      </w:r>
    </w:p>
    <w:p w14:paraId="1D7BD44D" w14:textId="68F0F498" w:rsidR="007228EB" w:rsidRPr="00B54799" w:rsidRDefault="007228EB" w:rsidP="00D6162C">
      <w:pPr>
        <w:pStyle w:val="ListParagraph"/>
        <w:numPr>
          <w:ilvl w:val="0"/>
          <w:numId w:val="35"/>
        </w:numPr>
        <w:spacing w:line="276" w:lineRule="auto"/>
        <w:rPr>
          <w:rFonts w:ascii="Calibri" w:hAnsi="Calibri" w:cs="Calibri"/>
          <w:b/>
          <w:bCs/>
          <w:sz w:val="22"/>
          <w:szCs w:val="22"/>
        </w:rPr>
      </w:pPr>
      <w:r w:rsidRPr="00B54799">
        <w:rPr>
          <w:rFonts w:ascii="Calibri" w:hAnsi="Calibri" w:cs="Calibri"/>
          <w:b/>
          <w:bCs/>
          <w:sz w:val="22"/>
          <w:szCs w:val="22"/>
        </w:rPr>
        <w:t>Recalculation of the Offer/Contract</w:t>
      </w:r>
    </w:p>
    <w:p w14:paraId="4BCE5265" w14:textId="50C1E747" w:rsidR="007228EB" w:rsidRPr="00775DE3" w:rsidRDefault="007228EB" w:rsidP="007228EB">
      <w:pPr>
        <w:spacing w:line="276" w:lineRule="auto"/>
        <w:ind w:left="0"/>
        <w:rPr>
          <w:rFonts w:ascii="Calibri" w:hAnsi="Calibri" w:cs="Calibri"/>
          <w:sz w:val="22"/>
          <w:szCs w:val="22"/>
        </w:rPr>
      </w:pPr>
      <w:r w:rsidRPr="00775DE3">
        <w:rPr>
          <w:rFonts w:ascii="Calibri" w:hAnsi="Calibri" w:cs="Calibri"/>
          <w:sz w:val="22"/>
          <w:szCs w:val="22"/>
        </w:rPr>
        <w:lastRenderedPageBreak/>
        <w:t>The system recalculates the prices and financial impact of the offer or contract based on changes in parameters, such as the duration of the contract, the metering points included or the prices of commodities.</w:t>
      </w:r>
    </w:p>
    <w:p w14:paraId="453BC6D5" w14:textId="71FDE9EF" w:rsidR="007228EB" w:rsidRPr="00775DE3" w:rsidRDefault="007228EB" w:rsidP="007228EB">
      <w:pPr>
        <w:spacing w:line="276" w:lineRule="auto"/>
        <w:ind w:left="0"/>
        <w:rPr>
          <w:rFonts w:ascii="Calibri" w:hAnsi="Calibri" w:cs="Calibri"/>
          <w:b/>
          <w:bCs/>
          <w:sz w:val="22"/>
          <w:szCs w:val="22"/>
        </w:rPr>
      </w:pPr>
      <w:r w:rsidRPr="00775DE3">
        <w:rPr>
          <w:rFonts w:ascii="Calibri" w:hAnsi="Calibri" w:cs="Calibri"/>
          <w:b/>
          <w:bCs/>
          <w:sz w:val="22"/>
          <w:szCs w:val="22"/>
        </w:rPr>
        <w:t>Preconditions</w:t>
      </w:r>
    </w:p>
    <w:p w14:paraId="2147A090" w14:textId="3A8504C1" w:rsidR="007228EB" w:rsidRPr="00775DE3" w:rsidRDefault="007228EB" w:rsidP="007228EB">
      <w:pPr>
        <w:spacing w:line="276" w:lineRule="auto"/>
        <w:ind w:left="0"/>
        <w:rPr>
          <w:rFonts w:ascii="Calibri" w:hAnsi="Calibri" w:cs="Calibri"/>
          <w:sz w:val="22"/>
          <w:szCs w:val="22"/>
        </w:rPr>
      </w:pPr>
      <w:r w:rsidRPr="00775DE3">
        <w:rPr>
          <w:rFonts w:ascii="Calibri" w:hAnsi="Calibri" w:cs="Calibri"/>
          <w:sz w:val="22"/>
          <w:szCs w:val="22"/>
        </w:rPr>
        <w:t>The previous offer is retrieved by displaying the previously selected parameters.</w:t>
      </w:r>
    </w:p>
    <w:p w14:paraId="72BB9D11" w14:textId="7B4FE55C" w:rsidR="007228EB" w:rsidRPr="00775DE3" w:rsidRDefault="007228EB" w:rsidP="007228EB">
      <w:pPr>
        <w:spacing w:line="276" w:lineRule="auto"/>
        <w:ind w:left="0"/>
        <w:rPr>
          <w:rFonts w:ascii="Calibri" w:hAnsi="Calibri" w:cs="Calibri"/>
          <w:b/>
          <w:bCs/>
          <w:sz w:val="22"/>
          <w:szCs w:val="22"/>
        </w:rPr>
      </w:pPr>
      <w:r w:rsidRPr="00775DE3">
        <w:rPr>
          <w:rFonts w:ascii="Calibri" w:hAnsi="Calibri" w:cs="Calibri"/>
          <w:b/>
          <w:bCs/>
          <w:sz w:val="22"/>
          <w:szCs w:val="22"/>
        </w:rPr>
        <w:t>EDM Activity Description:</w:t>
      </w:r>
    </w:p>
    <w:p w14:paraId="22857935" w14:textId="56DCC23E" w:rsidR="007228EB" w:rsidRPr="00775DE3" w:rsidRDefault="007228EB" w:rsidP="00D6162C">
      <w:pPr>
        <w:pStyle w:val="ListParagraph"/>
        <w:numPr>
          <w:ilvl w:val="0"/>
          <w:numId w:val="20"/>
        </w:numPr>
        <w:spacing w:line="276" w:lineRule="auto"/>
        <w:jc w:val="both"/>
        <w:rPr>
          <w:rFonts w:ascii="Calibri" w:hAnsi="Calibri" w:cs="Calibri"/>
          <w:sz w:val="22"/>
          <w:szCs w:val="22"/>
        </w:rPr>
      </w:pPr>
      <w:r w:rsidRPr="00775DE3">
        <w:rPr>
          <w:rFonts w:ascii="Calibri" w:hAnsi="Calibri" w:cs="Calibri"/>
          <w:sz w:val="22"/>
          <w:szCs w:val="22"/>
        </w:rPr>
        <w:t>Identification of the changes made to the contract: duration (also for a single POD), list of metering points, prices.</w:t>
      </w:r>
    </w:p>
    <w:p w14:paraId="7587AC9C" w14:textId="17DC0ED8" w:rsidR="007228EB" w:rsidRPr="00775DE3" w:rsidRDefault="007228EB" w:rsidP="00D6162C">
      <w:pPr>
        <w:pStyle w:val="ListParagraph"/>
        <w:numPr>
          <w:ilvl w:val="0"/>
          <w:numId w:val="20"/>
        </w:numPr>
        <w:spacing w:line="276" w:lineRule="auto"/>
        <w:jc w:val="both"/>
        <w:rPr>
          <w:rFonts w:ascii="Calibri" w:hAnsi="Calibri" w:cs="Calibri"/>
          <w:sz w:val="22"/>
          <w:szCs w:val="22"/>
        </w:rPr>
      </w:pPr>
      <w:r w:rsidRPr="00775DE3">
        <w:rPr>
          <w:rFonts w:ascii="Calibri" w:hAnsi="Calibri" w:cs="Calibri"/>
          <w:sz w:val="22"/>
          <w:szCs w:val="22"/>
        </w:rPr>
        <w:t>Recalculation of expected consumption and associated costs based on the new parameters.</w:t>
      </w:r>
    </w:p>
    <w:p w14:paraId="70F5CC03" w14:textId="4A9AFCA9" w:rsidR="007228EB" w:rsidRPr="00775DE3" w:rsidRDefault="007228EB" w:rsidP="00D6162C">
      <w:pPr>
        <w:pStyle w:val="ListParagraph"/>
        <w:numPr>
          <w:ilvl w:val="0"/>
          <w:numId w:val="20"/>
        </w:numPr>
        <w:spacing w:line="276" w:lineRule="auto"/>
        <w:jc w:val="both"/>
        <w:rPr>
          <w:rFonts w:ascii="Calibri" w:hAnsi="Calibri" w:cs="Calibri"/>
          <w:sz w:val="22"/>
          <w:szCs w:val="22"/>
        </w:rPr>
      </w:pPr>
      <w:r w:rsidRPr="00775DE3">
        <w:rPr>
          <w:rFonts w:ascii="Calibri" w:hAnsi="Calibri" w:cs="Calibri"/>
          <w:sz w:val="22"/>
          <w:szCs w:val="22"/>
        </w:rPr>
        <w:t>Updating the prices of the offer or contract.</w:t>
      </w:r>
    </w:p>
    <w:p w14:paraId="4A33072A" w14:textId="60F17485" w:rsidR="007228EB" w:rsidRDefault="007228EB" w:rsidP="00D6162C">
      <w:pPr>
        <w:pStyle w:val="ListParagraph"/>
        <w:numPr>
          <w:ilvl w:val="0"/>
          <w:numId w:val="20"/>
        </w:numPr>
        <w:spacing w:line="276" w:lineRule="auto"/>
        <w:jc w:val="both"/>
        <w:rPr>
          <w:rFonts w:ascii="Calibri" w:hAnsi="Calibri" w:cs="Calibri"/>
          <w:sz w:val="22"/>
          <w:szCs w:val="22"/>
        </w:rPr>
      </w:pPr>
      <w:r w:rsidRPr="00775DE3">
        <w:rPr>
          <w:rFonts w:ascii="Calibri" w:hAnsi="Calibri" w:cs="Calibri"/>
          <w:sz w:val="22"/>
          <w:szCs w:val="22"/>
        </w:rPr>
        <w:t>Calculation and visualization of the new financial impact for the customer and for Ørsted.</w:t>
      </w:r>
    </w:p>
    <w:p w14:paraId="399ADA80" w14:textId="23243A8A" w:rsidR="00BB6653" w:rsidRPr="00BB6653" w:rsidRDefault="00BB6653" w:rsidP="00BB6653">
      <w:pPr>
        <w:pStyle w:val="ListParagraph"/>
        <w:spacing w:line="276" w:lineRule="auto"/>
        <w:jc w:val="both"/>
        <w:rPr>
          <w:rFonts w:ascii="Calibri" w:hAnsi="Calibri" w:cs="Calibri"/>
          <w:sz w:val="22"/>
          <w:szCs w:val="22"/>
        </w:rPr>
      </w:pPr>
    </w:p>
    <w:p w14:paraId="22A6C202" w14:textId="11BE7C65" w:rsidR="007228EB" w:rsidRPr="00775DE3" w:rsidRDefault="007228EB" w:rsidP="00BB6653">
      <w:pPr>
        <w:spacing w:line="276" w:lineRule="auto"/>
        <w:ind w:left="0"/>
        <w:rPr>
          <w:rFonts w:ascii="Calibri" w:hAnsi="Calibri" w:cs="Calibri"/>
          <w:b/>
          <w:bCs/>
          <w:sz w:val="22"/>
          <w:szCs w:val="22"/>
        </w:rPr>
      </w:pPr>
      <w:r w:rsidRPr="00775DE3">
        <w:rPr>
          <w:rFonts w:ascii="Calibri" w:hAnsi="Calibri" w:cs="Calibri"/>
          <w:b/>
          <w:bCs/>
          <w:sz w:val="22"/>
          <w:szCs w:val="22"/>
        </w:rPr>
        <w:t>Postconditions</w:t>
      </w:r>
    </w:p>
    <w:p w14:paraId="726D81D8" w14:textId="1044766C" w:rsidR="007228EB" w:rsidRPr="00775DE3" w:rsidRDefault="007228EB" w:rsidP="00BB6653">
      <w:pPr>
        <w:spacing w:line="276" w:lineRule="auto"/>
        <w:ind w:left="0"/>
        <w:rPr>
          <w:rFonts w:ascii="Calibri" w:hAnsi="Calibri" w:cs="Calibri"/>
          <w:sz w:val="22"/>
          <w:szCs w:val="22"/>
        </w:rPr>
      </w:pPr>
      <w:r w:rsidRPr="00775DE3">
        <w:rPr>
          <w:rFonts w:ascii="Calibri" w:hAnsi="Calibri" w:cs="Calibri"/>
          <w:sz w:val="22"/>
          <w:szCs w:val="22"/>
        </w:rPr>
        <w:t>The new bid price and the delta compared to the previous conditions are displayed.</w:t>
      </w:r>
    </w:p>
    <w:p w14:paraId="6BF82FEE" w14:textId="081F9940" w:rsidR="001E58E9" w:rsidRDefault="000D00DC" w:rsidP="001E3F35">
      <w:pPr>
        <w:spacing w:line="360" w:lineRule="auto"/>
        <w:ind w:left="0"/>
      </w:pPr>
      <w:r w:rsidRPr="0052665E">
        <w:rPr>
          <w:b/>
          <w:bCs/>
          <w:highlight w:val="yellow"/>
        </w:rPr>
        <w:t>NOTE*:</w:t>
      </w:r>
      <w:r>
        <w:t xml:space="preserve"> For this requirement the value creation will be customized and for further design is addressed in the Sales FDD</w:t>
      </w:r>
    </w:p>
    <w:p w14:paraId="43F99307" w14:textId="0959D4DC" w:rsidR="001E58E9" w:rsidRPr="007D2443" w:rsidRDefault="007D2443" w:rsidP="007D2443">
      <w:pPr>
        <w:pStyle w:val="Heading3"/>
        <w:rPr>
          <w:rFonts w:ascii="Calibri" w:hAnsi="Calibri" w:cs="Calibri"/>
          <w:sz w:val="22"/>
          <w:szCs w:val="22"/>
        </w:rPr>
      </w:pPr>
      <w:bookmarkStart w:id="1029" w:name="_Opening_and_Closing"/>
      <w:bookmarkStart w:id="1030" w:name="_Toc205984837"/>
      <w:bookmarkEnd w:id="1029"/>
      <w:r w:rsidRPr="007D2443">
        <w:rPr>
          <w:rFonts w:ascii="Calibri" w:hAnsi="Calibri" w:cs="Calibri"/>
          <w:sz w:val="22"/>
          <w:szCs w:val="22"/>
        </w:rPr>
        <w:t>Opening and Closing Possibility for Offers and Contracts</w:t>
      </w:r>
      <w:bookmarkEnd w:id="1030"/>
    </w:p>
    <w:p w14:paraId="4A0739F5" w14:textId="68191F8F" w:rsidR="001E58E9" w:rsidRDefault="001E58E9" w:rsidP="001E3F35">
      <w:pPr>
        <w:spacing w:line="360" w:lineRule="auto"/>
        <w:ind w:left="0"/>
      </w:pPr>
    </w:p>
    <w:p w14:paraId="55023888" w14:textId="072FDAA1" w:rsidR="007D2443" w:rsidRDefault="007D2443" w:rsidP="001E3F35">
      <w:pPr>
        <w:spacing w:line="360" w:lineRule="auto"/>
        <w:ind w:left="0"/>
        <w:rPr>
          <w:ins w:id="1031" w:author="AASHUTOSH" w:date="2025-06-19T20:05:00Z"/>
        </w:rPr>
      </w:pPr>
      <w:r w:rsidRPr="00B31772">
        <w:rPr>
          <w:b/>
          <w:bCs/>
        </w:rPr>
        <w:t xml:space="preserve">Requirement No. </w:t>
      </w:r>
      <w:r>
        <w:rPr>
          <w:b/>
          <w:bCs/>
        </w:rPr>
        <w:t xml:space="preserve">4.2 </w:t>
      </w:r>
      <w:del w:id="1032" w:author="AASHUTOSH" w:date="2025-06-19T20:05:00Z">
        <w:r w:rsidRPr="00292740" w:rsidDel="00012237">
          <w:delText>The solution</w:delText>
        </w:r>
        <w:r w:rsidR="007C0528" w:rsidRPr="007C0528" w:rsidDel="00012237">
          <w:delText xml:space="preserve"> for the functional requirement </w:delText>
        </w:r>
      </w:del>
      <w:r w:rsidR="007C0528" w:rsidRPr="007C0528">
        <w:t xml:space="preserve">"The system shall display commodity (power, gas &amp; green certificates) market forward prices for each delivery month, ranging from front-month to rest-of-year and 5 years ahead. This information shall be available for Gas (Denmark and Sweden) and each price area for Power (Denmark)" </w:t>
      </w:r>
      <w:del w:id="1033" w:author="AASHUTOSH" w:date="2025-06-19T20:05:00Z">
        <w:r w:rsidR="007C0528" w:rsidRPr="007C0528" w:rsidDel="00012237">
          <w:delText>involves the following:</w:delText>
        </w:r>
      </w:del>
    </w:p>
    <w:p w14:paraId="287E8CE7" w14:textId="1D0928FE" w:rsidR="00012237" w:rsidRDefault="00012237" w:rsidP="001E3F35">
      <w:pPr>
        <w:spacing w:line="360" w:lineRule="auto"/>
        <w:ind w:left="0"/>
      </w:pPr>
      <w:ins w:id="1034" w:author="AASHUTOSH" w:date="2025-06-19T20:05:00Z">
        <w:r w:rsidRPr="00012237">
          <w:t>The solution for the above requirement is as follows:</w:t>
        </w:r>
      </w:ins>
    </w:p>
    <w:p w14:paraId="49A4F5E3" w14:textId="1A4E2327" w:rsidR="006C7EC6" w:rsidRDefault="006C7EC6" w:rsidP="006C7EC6">
      <w:pPr>
        <w:spacing w:line="360" w:lineRule="auto"/>
        <w:ind w:left="0"/>
      </w:pPr>
      <w:r>
        <w:t>Bit2win offers "price model" capabilities that allow for the definition of complex pricing logic for both B2C and B2B customers. The system manages forward commodity prices in the same manner as volume time series, and these prices can be viewed in the user interface and downloaded as well.</w:t>
      </w:r>
    </w:p>
    <w:p w14:paraId="5879E586" w14:textId="578058F2" w:rsidR="006C7EC6" w:rsidRDefault="006C7EC6" w:rsidP="006C7EC6">
      <w:pPr>
        <w:spacing w:line="360" w:lineRule="auto"/>
        <w:ind w:left="0"/>
      </w:pPr>
    </w:p>
    <w:p w14:paraId="57671A46" w14:textId="4CA2D042" w:rsidR="006C7EC6" w:rsidRDefault="006C7EC6" w:rsidP="006C7EC6">
      <w:pPr>
        <w:spacing w:line="360" w:lineRule="auto"/>
        <w:ind w:left="0"/>
      </w:pPr>
      <w:r>
        <w:t>In addition, based on our current understanding, forecasting curves for both prices and volumes are input data sourced from "PREP" and "MAREDMP" respectively. Bit2win Energy Data Manager utilizes these curves, with volume data being required for any service point, to aggregate consumption and calculate the Average Weighted Price. The Energy Data Manager can also provide the aggregated forecasted consumption curve and the utilized Price Curve as a "JSON Collection" data structure.</w:t>
      </w:r>
    </w:p>
    <w:p w14:paraId="6F659027" w14:textId="69A77162" w:rsidR="007C0528" w:rsidRDefault="006C7EC6" w:rsidP="006C7EC6">
      <w:pPr>
        <w:spacing w:line="360" w:lineRule="auto"/>
        <w:ind w:left="0"/>
      </w:pPr>
      <w:r>
        <w:t>These collections can be associated with the Bit2win "Offer" and "Contract" sessions, or they can be directly stored in the SFDC CRM for immediate access</w:t>
      </w:r>
    </w:p>
    <w:p w14:paraId="55128CD6" w14:textId="67849132" w:rsidR="001E58E9" w:rsidRDefault="001E58E9" w:rsidP="001E3F35">
      <w:pPr>
        <w:spacing w:line="360" w:lineRule="auto"/>
        <w:ind w:left="0"/>
      </w:pPr>
    </w:p>
    <w:p w14:paraId="0363D3F7" w14:textId="77777777" w:rsidR="006D5E91" w:rsidRDefault="006D5E91" w:rsidP="001E3F35">
      <w:pPr>
        <w:spacing w:line="360" w:lineRule="auto"/>
        <w:ind w:left="0"/>
      </w:pPr>
    </w:p>
    <w:p w14:paraId="2536D748" w14:textId="77777777" w:rsidR="006D5E91" w:rsidRDefault="006D5E91" w:rsidP="001E3F35">
      <w:pPr>
        <w:spacing w:line="360" w:lineRule="auto"/>
        <w:ind w:left="0"/>
      </w:pPr>
    </w:p>
    <w:p w14:paraId="1243B422" w14:textId="77777777" w:rsidR="006D5E91" w:rsidRDefault="006D5E91" w:rsidP="001E3F35">
      <w:pPr>
        <w:spacing w:line="360" w:lineRule="auto"/>
        <w:ind w:left="0"/>
      </w:pPr>
    </w:p>
    <w:p w14:paraId="32CC1575" w14:textId="77777777" w:rsidR="006D5E91" w:rsidRDefault="006D5E91" w:rsidP="001E3F35">
      <w:pPr>
        <w:spacing w:line="360" w:lineRule="auto"/>
        <w:ind w:left="0"/>
      </w:pPr>
    </w:p>
    <w:p w14:paraId="2686B402" w14:textId="68419EA6" w:rsidR="00020D14" w:rsidRPr="00867531" w:rsidRDefault="00867531" w:rsidP="00867531">
      <w:pPr>
        <w:pStyle w:val="Heading3"/>
        <w:rPr>
          <w:rFonts w:ascii="Calibri" w:hAnsi="Calibri" w:cs="Calibri"/>
          <w:sz w:val="22"/>
          <w:szCs w:val="22"/>
        </w:rPr>
      </w:pPr>
      <w:bookmarkStart w:id="1035" w:name="_Product_Management"/>
      <w:bookmarkStart w:id="1036" w:name="_Toc205984838"/>
      <w:bookmarkEnd w:id="1035"/>
      <w:r w:rsidRPr="00867531">
        <w:rPr>
          <w:rFonts w:ascii="Calibri" w:hAnsi="Calibri" w:cs="Calibri"/>
          <w:sz w:val="22"/>
          <w:szCs w:val="22"/>
        </w:rPr>
        <w:t>Product Management</w:t>
      </w:r>
      <w:bookmarkEnd w:id="1036"/>
    </w:p>
    <w:p w14:paraId="096D4565" w14:textId="12A2A833" w:rsidR="00020D14" w:rsidRDefault="00020D14" w:rsidP="001E3F35">
      <w:pPr>
        <w:spacing w:line="360" w:lineRule="auto"/>
        <w:ind w:left="0"/>
      </w:pPr>
    </w:p>
    <w:p w14:paraId="4618E935" w14:textId="59C302C9" w:rsidR="008617E2" w:rsidRDefault="00DA5821" w:rsidP="008617E2">
      <w:pPr>
        <w:spacing w:line="360" w:lineRule="auto"/>
        <w:ind w:left="0"/>
        <w:rPr>
          <w:ins w:id="1037" w:author="AASHUTOSH" w:date="2025-06-19T20:06:00Z"/>
        </w:rPr>
      </w:pPr>
      <w:r w:rsidRPr="00B31772">
        <w:rPr>
          <w:b/>
          <w:bCs/>
        </w:rPr>
        <w:t xml:space="preserve">Requirement No. </w:t>
      </w:r>
      <w:r>
        <w:rPr>
          <w:b/>
          <w:bCs/>
        </w:rPr>
        <w:t xml:space="preserve">6.3 </w:t>
      </w:r>
      <w:del w:id="1038" w:author="AASHUTOSH" w:date="2025-06-19T20:05:00Z">
        <w:r w:rsidRPr="00292740" w:rsidDel="00012237">
          <w:delText>The solution</w:delText>
        </w:r>
        <w:r w:rsidR="008617E2" w:rsidDel="00012237">
          <w:delText xml:space="preserve"> for the functional requirement </w:delText>
        </w:r>
      </w:del>
      <w:r w:rsidR="008617E2">
        <w:t xml:space="preserve">"The system shall calculate the commodity price for fixed-price power contracts in Denmark (DK1 or DK2 areas) as a weighted average of the monthly hedges, which are to be determined based on the customer-specific contracted consumption profile. This calculation must differentiate between base and peak hedge volumes, priced respectively at base and peak rates, with the base/peak hedge ratio defined by Ørsted's proprietary formula" </w:t>
      </w:r>
      <w:del w:id="1039" w:author="AASHUTOSH" w:date="2025-06-19T20:05:00Z">
        <w:r w:rsidR="008617E2" w:rsidDel="00012237">
          <w:delText>involves the following:</w:delText>
        </w:r>
      </w:del>
    </w:p>
    <w:p w14:paraId="60B66325" w14:textId="17454EC7" w:rsidR="00012237" w:rsidRDefault="00012237" w:rsidP="008617E2">
      <w:pPr>
        <w:spacing w:line="360" w:lineRule="auto"/>
        <w:ind w:left="0"/>
      </w:pPr>
      <w:ins w:id="1040" w:author="AASHUTOSH" w:date="2025-06-19T20:06:00Z">
        <w:r w:rsidRPr="00012237">
          <w:t>The solution for the above requirement is as follows:</w:t>
        </w:r>
      </w:ins>
    </w:p>
    <w:p w14:paraId="4C7F3873" w14:textId="77777777" w:rsidR="008617E2" w:rsidRDefault="008617E2" w:rsidP="008617E2">
      <w:pPr>
        <w:spacing w:line="360" w:lineRule="auto"/>
        <w:ind w:left="0"/>
      </w:pPr>
      <w:r>
        <w:t>Bit2win's pricing capabilities, including the Rule Engine and Energy Data Manager, enable the system to calculate the commodity price for fixed-price power contracts in Denmark (DK1 or DK2 areas) as a weighted average of the monthly hedges. The calculation is based on the customer-specific contracted consumption profile, allowing for tailored pricing based on individual consumption patterns.</w:t>
      </w:r>
    </w:p>
    <w:p w14:paraId="3295DF1D" w14:textId="04DD8FE7" w:rsidR="008617E2" w:rsidRDefault="008617E2" w:rsidP="008617E2">
      <w:pPr>
        <w:spacing w:line="360" w:lineRule="auto"/>
        <w:ind w:left="0"/>
      </w:pPr>
      <w:r>
        <w:t xml:space="preserve">The system's Rule Engine is designed to read the customer's consumption curve and apply prices after performing the necessary calculations. This functionality supports the differentiation between base and peak hedge volumes, priced respectively at base and peak rates, with the base/peak hedge ratio defined by Ørsted's proprietary formula. The Rule Engine can manage base and peak pricing </w:t>
      </w:r>
      <w:proofErr w:type="gramStart"/>
      <w:r>
        <w:t>through the use of</w:t>
      </w:r>
      <w:proofErr w:type="gramEnd"/>
      <w:r>
        <w:t xml:space="preserve"> components and dynamic attributes, allowing for the implementation of complex pricing formulas without the need for coding.</w:t>
      </w:r>
      <w:r w:rsidR="008A3F1D" w:rsidRPr="008A3F1D">
        <w:t xml:space="preserve"> We have customers managing 3 or 6 "bands" with different prices over time.</w:t>
      </w:r>
    </w:p>
    <w:p w14:paraId="37CE46D2" w14:textId="7AF5AC8E" w:rsidR="008617E2" w:rsidRDefault="008617E2" w:rsidP="008617E2">
      <w:pPr>
        <w:spacing w:line="360" w:lineRule="auto"/>
        <w:ind w:left="0"/>
      </w:pPr>
      <w:r>
        <w:t xml:space="preserve">Additionally, the Energy Data Manager can provide aggregated forecasted consumption curves and utilized Price Curves as a "JSON Collection" data structure, facilitating the calculation of the weighted average prices for power contracts. These collections can be associated with the Bit2win "Offer" and "Contract" </w:t>
      </w:r>
      <w:r w:rsidR="008E0D25">
        <w:t>sessions or</w:t>
      </w:r>
      <w:r>
        <w:t xml:space="preserve"> stored directly in the SFDC CRM for immediate access.</w:t>
      </w:r>
    </w:p>
    <w:p w14:paraId="225CFD8E" w14:textId="627EE938" w:rsidR="00020D14" w:rsidRDefault="008617E2" w:rsidP="008617E2">
      <w:pPr>
        <w:spacing w:line="360" w:lineRule="auto"/>
        <w:ind w:left="0"/>
      </w:pPr>
      <w:r>
        <w:t xml:space="preserve">By leveraging the Rule Engine and Energy Data Manager, Bit2win ensures that the system can accurately calculate the commodity price for fixed-price power contracts, </w:t>
      </w:r>
      <w:proofErr w:type="gramStart"/>
      <w:r>
        <w:t>taking into account</w:t>
      </w:r>
      <w:proofErr w:type="gramEnd"/>
      <w:r>
        <w:t xml:space="preserve"> customer-specific consumption profiles and the differentiation between base and peak hedge volumes, as required by Ørsted's proprietary formula.</w:t>
      </w:r>
    </w:p>
    <w:p w14:paraId="16D22C8C" w14:textId="77777777" w:rsidR="00166D3D" w:rsidRDefault="00166D3D" w:rsidP="00166D3D">
      <w:pPr>
        <w:pStyle w:val="NoSpacing"/>
        <w:spacing w:line="360" w:lineRule="auto"/>
        <w:jc w:val="both"/>
      </w:pPr>
      <w:r w:rsidRPr="00166D3D">
        <w:lastRenderedPageBreak/>
        <w:t xml:space="preserve">As an example, one of our Client in Spain had to introduce 6 bands to follow a new regulatory requirement. This was done through configuration of Bit2win and did NOT require any development/coding. </w:t>
      </w:r>
    </w:p>
    <w:p w14:paraId="6E078C56" w14:textId="77777777" w:rsidR="006D5E91" w:rsidRDefault="006D5E91" w:rsidP="00166D3D">
      <w:pPr>
        <w:pStyle w:val="NoSpacing"/>
        <w:spacing w:line="360" w:lineRule="auto"/>
        <w:jc w:val="both"/>
      </w:pPr>
    </w:p>
    <w:p w14:paraId="340A9AF9" w14:textId="77777777" w:rsidR="006D5E91" w:rsidRDefault="006D5E91" w:rsidP="00166D3D">
      <w:pPr>
        <w:pStyle w:val="NoSpacing"/>
        <w:spacing w:line="360" w:lineRule="auto"/>
        <w:jc w:val="both"/>
      </w:pPr>
    </w:p>
    <w:p w14:paraId="0558B85D" w14:textId="77777777" w:rsidR="006D5E91" w:rsidRDefault="006D5E91" w:rsidP="00166D3D">
      <w:pPr>
        <w:pStyle w:val="NoSpacing"/>
        <w:spacing w:line="360" w:lineRule="auto"/>
        <w:jc w:val="both"/>
      </w:pPr>
    </w:p>
    <w:p w14:paraId="6006C713" w14:textId="77777777" w:rsidR="006D5E91" w:rsidRDefault="006D5E91" w:rsidP="00166D3D">
      <w:pPr>
        <w:pStyle w:val="NoSpacing"/>
        <w:spacing w:line="360" w:lineRule="auto"/>
        <w:jc w:val="both"/>
      </w:pPr>
    </w:p>
    <w:p w14:paraId="253DFFE9" w14:textId="77777777" w:rsidR="006D5E91" w:rsidRPr="00166D3D" w:rsidRDefault="006D5E91" w:rsidP="00166D3D">
      <w:pPr>
        <w:pStyle w:val="NoSpacing"/>
        <w:spacing w:line="360" w:lineRule="auto"/>
        <w:jc w:val="both"/>
      </w:pPr>
    </w:p>
    <w:p w14:paraId="5763B52F" w14:textId="77777777" w:rsidR="00EF5F54" w:rsidRPr="00790E42" w:rsidRDefault="00EF5F54" w:rsidP="00EF5F54">
      <w:pPr>
        <w:spacing w:line="360" w:lineRule="auto"/>
        <w:ind w:left="0"/>
        <w:rPr>
          <w:b/>
          <w:bCs/>
        </w:rPr>
      </w:pPr>
      <w:r w:rsidRPr="00790E42">
        <w:rPr>
          <w:b/>
          <w:bCs/>
        </w:rPr>
        <w:t>Energy Data Manager deals with the below use cases:</w:t>
      </w:r>
    </w:p>
    <w:p w14:paraId="272AAE62" w14:textId="6D98943D" w:rsidR="00EF5F54" w:rsidRPr="00EF5F54" w:rsidRDefault="00EF5F54" w:rsidP="00D6162C">
      <w:pPr>
        <w:pStyle w:val="ListParagraph"/>
        <w:numPr>
          <w:ilvl w:val="0"/>
          <w:numId w:val="40"/>
        </w:numPr>
        <w:spacing w:line="360" w:lineRule="auto"/>
        <w:rPr>
          <w:b/>
          <w:bCs/>
        </w:rPr>
      </w:pPr>
      <w:r w:rsidRPr="00EF5F54">
        <w:rPr>
          <w:b/>
          <w:bCs/>
        </w:rPr>
        <w:t>Integration of Commodity Prices and Transportation Costs</w:t>
      </w:r>
    </w:p>
    <w:p w14:paraId="07997B54" w14:textId="77777777" w:rsidR="009C6259" w:rsidRPr="006D5E91" w:rsidRDefault="00EF5F54" w:rsidP="006D5E91">
      <w:pPr>
        <w:spacing w:line="360" w:lineRule="auto"/>
        <w:ind w:left="0"/>
      </w:pPr>
      <w:r w:rsidRPr="006D5E91">
        <w:t xml:space="preserve">"Integration of Commodity Prices and Transportation Costs" aligns with the requirement outlined in the document under the "FNR 6.3" and "FNR 6.4" sections. These requirements specify the system's capability to calculate the commodity prices for fixed-price power and gas contracts in Denmark and Sweden as weighted averages of monthly hedges, tailored to hedge the customer-specific contracted consumption profile. The integration of commodity prices and transportation costs is essential for accurately determining the pricing components of these fixed-price contracts, including the monthly-volume-weighted hedge prices, relevant fees, and margins. </w:t>
      </w:r>
    </w:p>
    <w:p w14:paraId="2B70A511" w14:textId="4CB2EF77" w:rsidR="00EF5F54" w:rsidRPr="006D5E91" w:rsidRDefault="00EF5F54" w:rsidP="006D5E91">
      <w:pPr>
        <w:spacing w:line="360" w:lineRule="auto"/>
        <w:ind w:left="0"/>
      </w:pPr>
      <w:r w:rsidRPr="006D5E91">
        <w:t>Additionally, the process of fetching relevant prices from the database PREP, which contains prices from third-party data providers and internally constructed prices added by the Trading Team each day, as well as various "Risk" factors and currency exchange rates. The energy data manager module in Bit2win utilizes these fetched prices to calculate the weighted average prices for power and gas in Denmark &amp; Sweden, highlighting the significance of integrating commodity prices and transportation costs for pricing calculations.</w:t>
      </w:r>
    </w:p>
    <w:p w14:paraId="1B79513F" w14:textId="77777777" w:rsidR="00EF5F54" w:rsidRPr="006D5E91" w:rsidRDefault="00EF5F54" w:rsidP="006D5E91">
      <w:pPr>
        <w:spacing w:line="360" w:lineRule="auto"/>
        <w:ind w:left="0"/>
      </w:pPr>
      <w:r w:rsidRPr="006D5E91">
        <w:t>The system integrates commodity prices (power and gas) and, if applicable, gas transport costs. This data is crucial for calculating final prices.</w:t>
      </w:r>
    </w:p>
    <w:p w14:paraId="182EB016" w14:textId="77777777" w:rsidR="00EF5F54" w:rsidRPr="006D5E91" w:rsidRDefault="00EF5F54" w:rsidP="006D5E91">
      <w:pPr>
        <w:spacing w:line="360" w:lineRule="auto"/>
        <w:ind w:left="0"/>
        <w:rPr>
          <w:b/>
          <w:bCs/>
        </w:rPr>
      </w:pPr>
      <w:r w:rsidRPr="006D5E91">
        <w:rPr>
          <w:b/>
          <w:bCs/>
        </w:rPr>
        <w:t>Preconditions</w:t>
      </w:r>
    </w:p>
    <w:p w14:paraId="5225F96F" w14:textId="77777777" w:rsidR="00EF5F54" w:rsidRPr="006D5E91" w:rsidRDefault="00EF5F54" w:rsidP="006D5E91">
      <w:pPr>
        <w:spacing w:line="360" w:lineRule="auto"/>
        <w:ind w:left="0"/>
      </w:pPr>
      <w:r w:rsidRPr="006D5E91">
        <w:t>Integrations are configured that allow EDM to retrieve commodity prices from Orsted systems.</w:t>
      </w:r>
    </w:p>
    <w:p w14:paraId="15DEEF11" w14:textId="77777777" w:rsidR="00EF5F54" w:rsidRPr="006D5E91" w:rsidRDefault="00EF5F54" w:rsidP="006D5E91">
      <w:pPr>
        <w:spacing w:line="360" w:lineRule="auto"/>
        <w:ind w:left="0"/>
      </w:pPr>
      <w:r w:rsidRPr="006D5E91">
        <w:t>EDM Activity Description:</w:t>
      </w:r>
    </w:p>
    <w:p w14:paraId="24862D8E" w14:textId="77777777" w:rsidR="00EF5F54" w:rsidRPr="006D5E91" w:rsidRDefault="00EF5F54" w:rsidP="00D6162C">
      <w:pPr>
        <w:pStyle w:val="ListParagraph"/>
        <w:numPr>
          <w:ilvl w:val="0"/>
          <w:numId w:val="39"/>
        </w:numPr>
        <w:spacing w:line="360" w:lineRule="auto"/>
        <w:jc w:val="both"/>
        <w:rPr>
          <w:szCs w:val="20"/>
          <w:lang w:val="en-AU"/>
        </w:rPr>
      </w:pPr>
      <w:r w:rsidRPr="006D5E91">
        <w:rPr>
          <w:szCs w:val="20"/>
          <w:lang w:val="en-AU"/>
        </w:rPr>
        <w:t>Acquisition of forward price curves for power and gas.</w:t>
      </w:r>
    </w:p>
    <w:p w14:paraId="4A8E53E9" w14:textId="77777777" w:rsidR="00EF5F54" w:rsidRPr="006D5E91" w:rsidRDefault="00EF5F54" w:rsidP="00D6162C">
      <w:pPr>
        <w:pStyle w:val="ListParagraph"/>
        <w:numPr>
          <w:ilvl w:val="0"/>
          <w:numId w:val="39"/>
        </w:numPr>
        <w:spacing w:line="360" w:lineRule="auto"/>
        <w:jc w:val="both"/>
        <w:rPr>
          <w:szCs w:val="20"/>
          <w:lang w:val="en-AU"/>
        </w:rPr>
      </w:pPr>
      <w:r w:rsidRPr="006D5E91">
        <w:rPr>
          <w:szCs w:val="20"/>
          <w:lang w:val="en-AU"/>
        </w:rPr>
        <w:t>Ask for gas transportation costs, when needed.</w:t>
      </w:r>
    </w:p>
    <w:p w14:paraId="5135FBBE" w14:textId="77777777" w:rsidR="00EF5F54" w:rsidRPr="006D5E91" w:rsidRDefault="00EF5F54" w:rsidP="00D6162C">
      <w:pPr>
        <w:pStyle w:val="ListParagraph"/>
        <w:numPr>
          <w:ilvl w:val="0"/>
          <w:numId w:val="39"/>
        </w:numPr>
        <w:spacing w:line="360" w:lineRule="auto"/>
        <w:jc w:val="both"/>
        <w:rPr>
          <w:szCs w:val="20"/>
          <w:lang w:val="en-AU"/>
        </w:rPr>
      </w:pPr>
      <w:r w:rsidRPr="006D5E91">
        <w:rPr>
          <w:szCs w:val="20"/>
          <w:lang w:val="en-AU"/>
        </w:rPr>
        <w:t>Updated data on commodity prices and transport costs.</w:t>
      </w:r>
    </w:p>
    <w:p w14:paraId="1F0789A8" w14:textId="77777777" w:rsidR="00EF5F54" w:rsidRPr="006D5E91" w:rsidRDefault="00EF5F54" w:rsidP="00D6162C">
      <w:pPr>
        <w:pStyle w:val="ListParagraph"/>
        <w:numPr>
          <w:ilvl w:val="0"/>
          <w:numId w:val="39"/>
        </w:numPr>
        <w:spacing w:line="360" w:lineRule="auto"/>
        <w:jc w:val="both"/>
        <w:rPr>
          <w:szCs w:val="20"/>
          <w:lang w:val="en-AU"/>
        </w:rPr>
      </w:pPr>
      <w:r w:rsidRPr="006D5E91">
        <w:rPr>
          <w:szCs w:val="20"/>
          <w:lang w:val="en-AU"/>
        </w:rPr>
        <w:t>Integration of price data into quote calculations.</w:t>
      </w:r>
    </w:p>
    <w:p w14:paraId="5CBE6609" w14:textId="77777777" w:rsidR="00EF5F54" w:rsidRDefault="00EF5F54" w:rsidP="008617E2">
      <w:pPr>
        <w:spacing w:line="360" w:lineRule="auto"/>
        <w:ind w:left="0"/>
      </w:pPr>
    </w:p>
    <w:p w14:paraId="5D7FD072" w14:textId="2BA5A6DF" w:rsidR="00114C36" w:rsidRDefault="00114C36" w:rsidP="008617E2">
      <w:pPr>
        <w:spacing w:line="360" w:lineRule="auto"/>
        <w:ind w:left="0"/>
        <w:rPr>
          <w:ins w:id="1041" w:author="AASHUTOSH" w:date="2025-06-19T20:06:00Z"/>
        </w:rPr>
      </w:pPr>
      <w:r w:rsidRPr="00B31772">
        <w:rPr>
          <w:b/>
          <w:bCs/>
        </w:rPr>
        <w:lastRenderedPageBreak/>
        <w:t xml:space="preserve">Requirement No. </w:t>
      </w:r>
      <w:r>
        <w:rPr>
          <w:b/>
          <w:bCs/>
        </w:rPr>
        <w:t>6.</w:t>
      </w:r>
      <w:r w:rsidR="009E6C17">
        <w:rPr>
          <w:b/>
          <w:bCs/>
        </w:rPr>
        <w:t>4</w:t>
      </w:r>
      <w:r>
        <w:rPr>
          <w:b/>
          <w:bCs/>
        </w:rPr>
        <w:t xml:space="preserve"> </w:t>
      </w:r>
      <w:del w:id="1042" w:author="AASHUTOSH" w:date="2025-06-19T20:06:00Z">
        <w:r w:rsidR="0080113B" w:rsidRPr="0080113B" w:rsidDel="00012237">
          <w:delText xml:space="preserve">The solution for the functional requirement </w:delText>
        </w:r>
      </w:del>
      <w:r w:rsidR="0080113B" w:rsidRPr="0080113B">
        <w:t xml:space="preserve">"The system shall calculate the commodity price for fixed-price gas contracts in Denmark and Sweden as a weighted average of the monthly hedges, tailored to hedge the customer-specific contracted consumption profile" </w:t>
      </w:r>
      <w:del w:id="1043" w:author="AASHUTOSH" w:date="2025-06-19T20:06:00Z">
        <w:r w:rsidR="0080113B" w:rsidRPr="0080113B" w:rsidDel="00012237">
          <w:delText>involves the following:</w:delText>
        </w:r>
      </w:del>
    </w:p>
    <w:p w14:paraId="3F097885" w14:textId="0C0BA41C" w:rsidR="00012237" w:rsidRDefault="00012237" w:rsidP="008617E2">
      <w:pPr>
        <w:spacing w:line="360" w:lineRule="auto"/>
        <w:ind w:left="0"/>
      </w:pPr>
      <w:ins w:id="1044" w:author="AASHUTOSH" w:date="2025-06-19T20:06:00Z">
        <w:r w:rsidRPr="00012237">
          <w:t>The solution for the above requirement is as follows:</w:t>
        </w:r>
      </w:ins>
    </w:p>
    <w:p w14:paraId="6A465F83" w14:textId="0B8F5FF6" w:rsidR="00020D14" w:rsidRDefault="0087552C" w:rsidP="001E3F35">
      <w:pPr>
        <w:spacing w:line="360" w:lineRule="auto"/>
        <w:ind w:left="0"/>
      </w:pPr>
      <w:r w:rsidRPr="0087552C">
        <w:t>Bit2win has a rules engine that can read the customer's consumption curve and apply prices after performing the necessary calculations. The calculation can be implemented based on the customer's specific requirements supporting mathematics complex formulas which can be configured with a simple point and click approach</w:t>
      </w:r>
    </w:p>
    <w:p w14:paraId="014B21A7" w14:textId="77777777" w:rsidR="0087552C" w:rsidRDefault="0087552C" w:rsidP="0087552C">
      <w:pPr>
        <w:spacing w:line="360" w:lineRule="auto"/>
        <w:ind w:left="0"/>
      </w:pPr>
      <w:r>
        <w:t>Bit2win's pricing management module, in conjunction with the Energy Data Manager, is designed to calculate the commodity price for fixed-price gas contracts in Denmark and Sweden. The system utilizes the weighted average of the monthly hedges to tailor the commodity price based on the customer's specific contracted consumption profile.</w:t>
      </w:r>
    </w:p>
    <w:p w14:paraId="299D908F" w14:textId="77777777" w:rsidR="0087552C" w:rsidRDefault="0087552C" w:rsidP="0087552C">
      <w:pPr>
        <w:spacing w:line="360" w:lineRule="auto"/>
        <w:ind w:left="0"/>
      </w:pPr>
      <w:r>
        <w:t>The Energy Data Manager is capable of aggregating and processing the customer-specific contracted consumption profile, allowing for the calculation of weighted average prices for gas contracts. This functionality ensures that the commodity price is accurately determined based on the customer's consumption patterns and the monthly hedges.</w:t>
      </w:r>
    </w:p>
    <w:p w14:paraId="7AD34D36" w14:textId="77777777" w:rsidR="0087552C" w:rsidRDefault="0087552C" w:rsidP="0087552C">
      <w:pPr>
        <w:spacing w:line="360" w:lineRule="auto"/>
        <w:ind w:left="0"/>
      </w:pPr>
      <w:r>
        <w:t>Additionally, the system's pricing management module provides the necessary tools to differentiate between base and peak hedge volumes, pricing them respectively at base and peak rates. This differentiation allows for precise pricing based on the customer's specific requirements and consumption profile, aligning with the weighted average calculation for fixed-price gas contracts.</w:t>
      </w:r>
    </w:p>
    <w:p w14:paraId="74434EF8" w14:textId="73653809" w:rsidR="0087552C" w:rsidRDefault="0087552C" w:rsidP="0087552C">
      <w:pPr>
        <w:spacing w:line="360" w:lineRule="auto"/>
        <w:ind w:left="0"/>
      </w:pPr>
      <w:r>
        <w:t>By leveraging the capabilities of the pricing management module and the Energy Data Manager, Bit2win ensures that the system can effectively calculate the commodity price for fixed-price gas contracts in Denmark and Sweden, tailored to hedge the customer-specific contracted consumption profile.</w:t>
      </w:r>
    </w:p>
    <w:p w14:paraId="113BB4DB" w14:textId="1EA23464" w:rsidR="00020D14" w:rsidRDefault="00020D14" w:rsidP="001E3F35">
      <w:pPr>
        <w:spacing w:line="360" w:lineRule="auto"/>
        <w:ind w:left="0"/>
      </w:pPr>
    </w:p>
    <w:p w14:paraId="77EE843F" w14:textId="77777777" w:rsidR="00C6021C" w:rsidRDefault="00C6021C" w:rsidP="001E3F35">
      <w:pPr>
        <w:spacing w:line="360" w:lineRule="auto"/>
        <w:ind w:left="0"/>
      </w:pPr>
    </w:p>
    <w:p w14:paraId="049A3666" w14:textId="77777777" w:rsidR="00C6021C" w:rsidRDefault="00C6021C" w:rsidP="001E3F35">
      <w:pPr>
        <w:spacing w:line="360" w:lineRule="auto"/>
        <w:ind w:left="0"/>
      </w:pPr>
    </w:p>
    <w:p w14:paraId="0CBD58DB" w14:textId="77777777" w:rsidR="00C6021C" w:rsidRDefault="00C6021C" w:rsidP="001E3F35">
      <w:pPr>
        <w:spacing w:line="360" w:lineRule="auto"/>
        <w:ind w:left="0"/>
      </w:pPr>
    </w:p>
    <w:p w14:paraId="67666082" w14:textId="77777777" w:rsidR="00C6021C" w:rsidRDefault="00C6021C" w:rsidP="001E3F35">
      <w:pPr>
        <w:spacing w:line="360" w:lineRule="auto"/>
        <w:ind w:left="0"/>
      </w:pPr>
    </w:p>
    <w:p w14:paraId="54AC82C6" w14:textId="4A28A3EC" w:rsidR="006A3C93" w:rsidRPr="006A3C93" w:rsidRDefault="006A3C93" w:rsidP="006A3C93">
      <w:pPr>
        <w:pStyle w:val="Heading3"/>
        <w:rPr>
          <w:rFonts w:ascii="Calibri" w:hAnsi="Calibri" w:cs="Calibri"/>
          <w:sz w:val="22"/>
          <w:szCs w:val="22"/>
        </w:rPr>
      </w:pPr>
      <w:bookmarkStart w:id="1045" w:name="_Creating_and_Renewing"/>
      <w:bookmarkStart w:id="1046" w:name="_Toc205984839"/>
      <w:bookmarkEnd w:id="1045"/>
      <w:r w:rsidRPr="006A3C93">
        <w:rPr>
          <w:rFonts w:ascii="Calibri" w:hAnsi="Calibri" w:cs="Calibri"/>
          <w:sz w:val="22"/>
          <w:szCs w:val="22"/>
        </w:rPr>
        <w:t>Creating and Renewing Offers</w:t>
      </w:r>
      <w:bookmarkEnd w:id="1046"/>
    </w:p>
    <w:p w14:paraId="5EA97F68" w14:textId="77777777" w:rsidR="006A3C93" w:rsidRDefault="006A3C93" w:rsidP="001E3F35">
      <w:pPr>
        <w:spacing w:line="360" w:lineRule="auto"/>
        <w:ind w:left="0"/>
      </w:pPr>
    </w:p>
    <w:p w14:paraId="653D7EC0" w14:textId="1023ED5D" w:rsidR="006A3C93" w:rsidRDefault="006A3C93" w:rsidP="001E3F35">
      <w:pPr>
        <w:spacing w:line="360" w:lineRule="auto"/>
        <w:ind w:left="0"/>
        <w:rPr>
          <w:ins w:id="1047" w:author="AASHUTOSH" w:date="2025-06-19T20:07:00Z"/>
        </w:rPr>
      </w:pPr>
      <w:r w:rsidRPr="00B31772">
        <w:rPr>
          <w:b/>
          <w:bCs/>
        </w:rPr>
        <w:lastRenderedPageBreak/>
        <w:t xml:space="preserve">Requirement No. </w:t>
      </w:r>
      <w:r>
        <w:rPr>
          <w:b/>
          <w:bCs/>
        </w:rPr>
        <w:t xml:space="preserve">8.15 </w:t>
      </w:r>
      <w:del w:id="1048" w:author="AASHUTOSH" w:date="2025-06-19T20:07:00Z">
        <w:r w:rsidR="00F93CD1" w:rsidRPr="00F93CD1" w:rsidDel="00012237">
          <w:delText xml:space="preserve">The solution for the functional requirement </w:delText>
        </w:r>
      </w:del>
      <w:r w:rsidR="00F93CD1" w:rsidRPr="00F93CD1">
        <w:t xml:space="preserve">"The system shall have the ability to calculate and show consumption volumes in the chosen contract period, broken down into meter types (real-time-measured vs yearly/monthly-read) and market price areas (e.g., DK1 and DK2 for power), forecasting from historic volumes based on documented forecast logic" </w:t>
      </w:r>
      <w:del w:id="1049" w:author="AASHUTOSH" w:date="2025-06-19T20:06:00Z">
        <w:r w:rsidR="00F93CD1" w:rsidRPr="00F93CD1" w:rsidDel="00012237">
          <w:delText>involves the following:</w:delText>
        </w:r>
      </w:del>
    </w:p>
    <w:p w14:paraId="6F2D896E" w14:textId="7A6DC4A7" w:rsidR="00012237" w:rsidRDefault="00012237" w:rsidP="001E3F35">
      <w:pPr>
        <w:spacing w:line="360" w:lineRule="auto"/>
        <w:ind w:left="0"/>
      </w:pPr>
      <w:ins w:id="1050" w:author="AASHUTOSH" w:date="2025-06-19T20:07:00Z">
        <w:r w:rsidRPr="00012237">
          <w:t>The solution for the above requirement is as follows:</w:t>
        </w:r>
      </w:ins>
    </w:p>
    <w:p w14:paraId="3D6387DC" w14:textId="77777777" w:rsidR="009A2C11" w:rsidRDefault="009A2C11" w:rsidP="009A2C11">
      <w:pPr>
        <w:spacing w:line="360" w:lineRule="auto"/>
        <w:ind w:left="0"/>
      </w:pPr>
      <w:r>
        <w:t xml:space="preserve">Bit2win's Energy Data Manager (EDM) module is designed to calculate and display consumption volumes in the chosen contract period, providing a breakdown into meter types and market price areas. The system utilizes documented forecast logic to forecast consumption volumes based on historical data, </w:t>
      </w:r>
      <w:proofErr w:type="gramStart"/>
      <w:r>
        <w:t>taking into account</w:t>
      </w:r>
      <w:proofErr w:type="gramEnd"/>
      <w:r>
        <w:t xml:space="preserve"> meter types and market price areas such as DK1 and DK2 for power.</w:t>
      </w:r>
    </w:p>
    <w:p w14:paraId="2D744439" w14:textId="77777777" w:rsidR="009A2C11" w:rsidRDefault="009A2C11" w:rsidP="009A2C11">
      <w:pPr>
        <w:spacing w:line="360" w:lineRule="auto"/>
        <w:ind w:left="0"/>
      </w:pPr>
      <w:r>
        <w:t>The EDM module facilitates the aggregation and processing of consumption data, allowing for the calculation and visualization of consumption volumes based on specific criteria, including meter types and market price areas. This functionality enables users to gain insights into consumption patterns and forecasted volumes, supporting informed decision-making and planning.</w:t>
      </w:r>
    </w:p>
    <w:p w14:paraId="10F37891" w14:textId="5DA4ADEA" w:rsidR="00F54697" w:rsidRDefault="009A2C11" w:rsidP="009A2C11">
      <w:pPr>
        <w:spacing w:line="360" w:lineRule="auto"/>
        <w:ind w:left="0"/>
      </w:pPr>
      <w:r>
        <w:t>Additionally, the EDM module offers the capability to differentiate between real-time-measured and yearly/</w:t>
      </w:r>
      <w:proofErr w:type="gramStart"/>
      <w:r>
        <w:t>monthly-read</w:t>
      </w:r>
      <w:proofErr w:type="gramEnd"/>
      <w:r>
        <w:t xml:space="preserve"> meter types, providing a comprehensive breakdown of consumption volumes based on metering methods. This granularity allows for a detailed analysis of consumption data, enhancing the system's ability to meet the specified functional requirement.</w:t>
      </w:r>
    </w:p>
    <w:p w14:paraId="31C11F40" w14:textId="5FBDD724" w:rsidR="00EC4B6B" w:rsidRDefault="00EC4B6B" w:rsidP="00EC4B6B">
      <w:pPr>
        <w:spacing w:line="360" w:lineRule="auto"/>
        <w:ind w:left="0"/>
      </w:pPr>
      <w:r>
        <w:t xml:space="preserve">By leveraging the Sales EDM module, it will be possible to calculate and show consumption volumes for single contracts and aggregates (defined by specific aggregation attributes, for example “customer” (aggregates consumptions across all contracts for one customer) or “area” (aggregates consumption for geographic regions). </w:t>
      </w:r>
    </w:p>
    <w:p w14:paraId="2069DD41" w14:textId="58D89524" w:rsidR="00F93CD1" w:rsidRDefault="00EC4B6B" w:rsidP="00EC4B6B">
      <w:pPr>
        <w:spacing w:line="360" w:lineRule="auto"/>
        <w:ind w:left="0"/>
      </w:pPr>
      <w:r>
        <w:t xml:space="preserve">On contract level, consumption calculations are determined by the specifications of the input data and the master data information. Consumption is then calculated with the highest resolution possible, </w:t>
      </w:r>
      <w:proofErr w:type="gramStart"/>
      <w:r>
        <w:t>in order to</w:t>
      </w:r>
      <w:proofErr w:type="gramEnd"/>
      <w:r>
        <w:t xml:space="preserve"> break it down based on criteria like meter types, market price areas, time bands etc. These criteria will be specified during the project phase and implemented accordingly. Regarding the use of actual vs. forecast data, the system will show a combined profile in the sense that it will use actual data where available and forecasted data for the remaining period.</w:t>
      </w:r>
    </w:p>
    <w:p w14:paraId="2B0FF2E2" w14:textId="77777777" w:rsidR="00332CE4" w:rsidRDefault="009A0B14" w:rsidP="00332CE4">
      <w:pPr>
        <w:spacing w:line="276" w:lineRule="auto"/>
        <w:ind w:left="0"/>
        <w:rPr>
          <w:rFonts w:ascii="Calibri" w:hAnsi="Calibri" w:cs="Calibri"/>
          <w:b/>
          <w:bCs/>
          <w:sz w:val="22"/>
          <w:szCs w:val="22"/>
        </w:rPr>
      </w:pPr>
      <w:r w:rsidRPr="00A879D7">
        <w:rPr>
          <w:rFonts w:ascii="Calibri" w:hAnsi="Calibri" w:cs="Calibri"/>
          <w:b/>
          <w:bCs/>
          <w:sz w:val="22"/>
          <w:szCs w:val="22"/>
        </w:rPr>
        <w:t>E</w:t>
      </w:r>
      <w:r>
        <w:rPr>
          <w:rFonts w:ascii="Calibri" w:hAnsi="Calibri" w:cs="Calibri"/>
          <w:b/>
          <w:bCs/>
          <w:sz w:val="22"/>
          <w:szCs w:val="22"/>
        </w:rPr>
        <w:t xml:space="preserve">nergy </w:t>
      </w:r>
      <w:r w:rsidRPr="00A879D7">
        <w:rPr>
          <w:rFonts w:ascii="Calibri" w:hAnsi="Calibri" w:cs="Calibri"/>
          <w:b/>
          <w:bCs/>
          <w:sz w:val="22"/>
          <w:szCs w:val="22"/>
        </w:rPr>
        <w:t>D</w:t>
      </w:r>
      <w:r>
        <w:rPr>
          <w:rFonts w:ascii="Calibri" w:hAnsi="Calibri" w:cs="Calibri"/>
          <w:b/>
          <w:bCs/>
          <w:sz w:val="22"/>
          <w:szCs w:val="22"/>
        </w:rPr>
        <w:t xml:space="preserve">ata </w:t>
      </w:r>
      <w:r w:rsidRPr="00A879D7">
        <w:rPr>
          <w:rFonts w:ascii="Calibri" w:hAnsi="Calibri" w:cs="Calibri"/>
          <w:b/>
          <w:bCs/>
          <w:sz w:val="22"/>
          <w:szCs w:val="22"/>
        </w:rPr>
        <w:t>M</w:t>
      </w:r>
      <w:r>
        <w:rPr>
          <w:rFonts w:ascii="Calibri" w:hAnsi="Calibri" w:cs="Calibri"/>
          <w:b/>
          <w:bCs/>
          <w:sz w:val="22"/>
          <w:szCs w:val="22"/>
        </w:rPr>
        <w:t>anager</w:t>
      </w:r>
      <w:r w:rsidRPr="00A879D7">
        <w:rPr>
          <w:rFonts w:ascii="Calibri" w:hAnsi="Calibri" w:cs="Calibri"/>
          <w:b/>
          <w:bCs/>
          <w:sz w:val="22"/>
          <w:szCs w:val="22"/>
        </w:rPr>
        <w:t xml:space="preserve"> </w:t>
      </w:r>
      <w:r>
        <w:rPr>
          <w:rFonts w:ascii="Calibri" w:hAnsi="Calibri" w:cs="Calibri"/>
          <w:b/>
          <w:bCs/>
          <w:sz w:val="22"/>
          <w:szCs w:val="22"/>
        </w:rPr>
        <w:t>deals with the below</w:t>
      </w:r>
      <w:r w:rsidRPr="00A879D7">
        <w:rPr>
          <w:rFonts w:ascii="Calibri" w:hAnsi="Calibri" w:cs="Calibri"/>
          <w:b/>
          <w:bCs/>
          <w:sz w:val="22"/>
          <w:szCs w:val="22"/>
        </w:rPr>
        <w:t xml:space="preserve"> </w:t>
      </w:r>
      <w:r>
        <w:rPr>
          <w:rFonts w:ascii="Calibri" w:hAnsi="Calibri" w:cs="Calibri"/>
          <w:b/>
          <w:bCs/>
          <w:sz w:val="22"/>
          <w:szCs w:val="22"/>
        </w:rPr>
        <w:t xml:space="preserve">use </w:t>
      </w:r>
      <w:r w:rsidRPr="00A879D7">
        <w:rPr>
          <w:rFonts w:ascii="Calibri" w:hAnsi="Calibri" w:cs="Calibri"/>
          <w:b/>
          <w:bCs/>
          <w:sz w:val="22"/>
          <w:szCs w:val="22"/>
        </w:rPr>
        <w:t>case</w:t>
      </w:r>
      <w:r>
        <w:rPr>
          <w:rFonts w:ascii="Calibri" w:hAnsi="Calibri" w:cs="Calibri"/>
          <w:b/>
          <w:bCs/>
          <w:sz w:val="22"/>
          <w:szCs w:val="22"/>
        </w:rPr>
        <w:t>s</w:t>
      </w:r>
      <w:r w:rsidRPr="00A879D7">
        <w:rPr>
          <w:rFonts w:ascii="Calibri" w:hAnsi="Calibri" w:cs="Calibri"/>
          <w:b/>
          <w:bCs/>
          <w:sz w:val="22"/>
          <w:szCs w:val="22"/>
        </w:rPr>
        <w:t>:</w:t>
      </w:r>
    </w:p>
    <w:p w14:paraId="334BC853" w14:textId="7656E831" w:rsidR="007865D0" w:rsidRPr="00A5431C" w:rsidRDefault="007865D0" w:rsidP="00D6162C">
      <w:pPr>
        <w:pStyle w:val="ListParagraph"/>
        <w:numPr>
          <w:ilvl w:val="0"/>
          <w:numId w:val="36"/>
        </w:numPr>
        <w:spacing w:line="276" w:lineRule="auto"/>
        <w:rPr>
          <w:rFonts w:ascii="Calibri" w:hAnsi="Calibri" w:cs="Calibri"/>
          <w:b/>
          <w:bCs/>
          <w:sz w:val="22"/>
          <w:szCs w:val="22"/>
        </w:rPr>
      </w:pPr>
      <w:r w:rsidRPr="00A5431C">
        <w:rPr>
          <w:rFonts w:ascii="Calibri" w:hAnsi="Calibri" w:cs="Calibri"/>
          <w:b/>
          <w:bCs/>
          <w:sz w:val="22"/>
          <w:szCs w:val="22"/>
        </w:rPr>
        <w:t xml:space="preserve">Automatic Loading of Consumption Data </w:t>
      </w:r>
      <w:bookmarkEnd w:id="929"/>
    </w:p>
    <w:p w14:paraId="3DB9D5CB" w14:textId="6F828902" w:rsidR="00544A4B" w:rsidRPr="00BB66B5" w:rsidRDefault="00544A4B" w:rsidP="00544A4B">
      <w:pPr>
        <w:spacing w:line="360" w:lineRule="auto"/>
        <w:ind w:left="0"/>
      </w:pPr>
      <w:r w:rsidRPr="003C1368">
        <w:t xml:space="preserve">The system </w:t>
      </w:r>
      <w:r>
        <w:t>will</w:t>
      </w:r>
      <w:r w:rsidRPr="003C1368">
        <w:t xml:space="preserve"> be able to automatically capture the latest energy consumption data from different sources (datahubs, grid operators, billing systems) for each metering point associated with customer contracts.</w:t>
      </w:r>
    </w:p>
    <w:p w14:paraId="79626440" w14:textId="408FD30D" w:rsidR="00544A4B" w:rsidRPr="00B87EC3" w:rsidRDefault="00544A4B" w:rsidP="00544A4B">
      <w:pPr>
        <w:spacing w:line="360" w:lineRule="auto"/>
        <w:ind w:left="0"/>
        <w:rPr>
          <w:b/>
          <w:bCs/>
        </w:rPr>
      </w:pPr>
      <w:r w:rsidRPr="00B87EC3">
        <w:rPr>
          <w:b/>
          <w:bCs/>
        </w:rPr>
        <w:t>Preconditions</w:t>
      </w:r>
      <w:r>
        <w:rPr>
          <w:b/>
          <w:bCs/>
        </w:rPr>
        <w:t>:</w:t>
      </w:r>
    </w:p>
    <w:p w14:paraId="572E3CCA" w14:textId="7B571351" w:rsidR="00544A4B" w:rsidRDefault="00544A4B" w:rsidP="00544A4B">
      <w:pPr>
        <w:spacing w:line="360" w:lineRule="auto"/>
        <w:ind w:left="0"/>
      </w:pPr>
      <w:r>
        <w:t>Availability of historical data at Power or Gas metering points.</w:t>
      </w:r>
    </w:p>
    <w:p w14:paraId="23DEEA40" w14:textId="77777777" w:rsidR="00544A4B" w:rsidRPr="00AD4643" w:rsidRDefault="00544A4B" w:rsidP="00544A4B">
      <w:pPr>
        <w:spacing w:line="360" w:lineRule="auto"/>
        <w:ind w:left="0"/>
        <w:rPr>
          <w:b/>
          <w:bCs/>
        </w:rPr>
      </w:pPr>
      <w:r w:rsidRPr="00AD4643">
        <w:rPr>
          <w:b/>
          <w:bCs/>
        </w:rPr>
        <w:lastRenderedPageBreak/>
        <w:t>EDM Activity Description:</w:t>
      </w:r>
    </w:p>
    <w:p w14:paraId="39CD5D10" w14:textId="77777777" w:rsidR="00544A4B" w:rsidRDefault="00544A4B" w:rsidP="00D6162C">
      <w:pPr>
        <w:pStyle w:val="ListParagraph"/>
        <w:numPr>
          <w:ilvl w:val="0"/>
          <w:numId w:val="37"/>
        </w:numPr>
        <w:spacing w:line="360" w:lineRule="auto"/>
        <w:jc w:val="both"/>
      </w:pPr>
      <w:r w:rsidRPr="00544A4B">
        <w:rPr>
          <w:b/>
          <w:bCs/>
        </w:rPr>
        <w:t>Configuration of data sources:</w:t>
      </w:r>
      <w:r>
        <w:t xml:space="preserve"> External (datahub, network operators) or internal (billing system) data sources are configured from which consumption data is acquired.</w:t>
      </w:r>
    </w:p>
    <w:p w14:paraId="1677F10D" w14:textId="77777777" w:rsidR="00544A4B" w:rsidRDefault="00544A4B" w:rsidP="00D6162C">
      <w:pPr>
        <w:pStyle w:val="ListParagraph"/>
        <w:numPr>
          <w:ilvl w:val="0"/>
          <w:numId w:val="37"/>
        </w:numPr>
        <w:spacing w:line="360" w:lineRule="auto"/>
        <w:jc w:val="both"/>
      </w:pPr>
      <w:r w:rsidRPr="00544A4B">
        <w:rPr>
          <w:b/>
          <w:bCs/>
        </w:rPr>
        <w:t>Acquisition schedule:</w:t>
      </w:r>
      <w:r>
        <w:t xml:space="preserve"> You can configure the frequency of automatic data acquisition (e.g., daily).</w:t>
      </w:r>
    </w:p>
    <w:p w14:paraId="12674915" w14:textId="581BAC9E" w:rsidR="00544A4B" w:rsidRDefault="00544A4B" w:rsidP="00D6162C">
      <w:pPr>
        <w:pStyle w:val="ListParagraph"/>
        <w:numPr>
          <w:ilvl w:val="0"/>
          <w:numId w:val="37"/>
        </w:numPr>
        <w:spacing w:line="360" w:lineRule="auto"/>
        <w:jc w:val="both"/>
      </w:pPr>
      <w:r w:rsidRPr="00544A4B">
        <w:rPr>
          <w:b/>
          <w:bCs/>
        </w:rPr>
        <w:t>Data acquisition and processing:</w:t>
      </w:r>
      <w:r>
        <w:t xml:space="preserve"> The EDM module automatically connects to configured data </w:t>
      </w:r>
      <w:r w:rsidR="00A33F5E">
        <w:t>sources (</w:t>
      </w:r>
      <w:r>
        <w:t>e.g. shared fol</w:t>
      </w:r>
      <w:r w:rsidR="00181DB8">
        <w:t>der)</w:t>
      </w:r>
      <w:r w:rsidR="00E40304">
        <w:t xml:space="preserve">, upload </w:t>
      </w:r>
      <w:r>
        <w:t>consumption data</w:t>
      </w:r>
      <w:r w:rsidR="00A33F5E">
        <w:t xml:space="preserve"> files, </w:t>
      </w:r>
      <w:r>
        <w:t>and processes it to ensure proper</w:t>
      </w:r>
      <w:r w:rsidR="003D27AB">
        <w:t xml:space="preserve"> file format</w:t>
      </w:r>
      <w:r>
        <w:t xml:space="preserve"> and granularity.</w:t>
      </w:r>
    </w:p>
    <w:p w14:paraId="74062EFD" w14:textId="2BAED14C" w:rsidR="00544A4B" w:rsidRDefault="00544A4B" w:rsidP="00D6162C">
      <w:pPr>
        <w:pStyle w:val="ListParagraph"/>
        <w:numPr>
          <w:ilvl w:val="0"/>
          <w:numId w:val="37"/>
        </w:numPr>
        <w:spacing w:line="360" w:lineRule="auto"/>
        <w:jc w:val="both"/>
      </w:pPr>
      <w:r w:rsidRPr="00544A4B">
        <w:rPr>
          <w:b/>
          <w:bCs/>
        </w:rPr>
        <w:t>Data storage:</w:t>
      </w:r>
      <w:r>
        <w:t xml:space="preserve"> The processed consumption data is stored in the system database, associating it with the respective metering points with segmentation by relevant month.</w:t>
      </w:r>
    </w:p>
    <w:p w14:paraId="2C458ECE" w14:textId="77777777" w:rsidR="00544A4B" w:rsidRPr="00750D12" w:rsidRDefault="00544A4B" w:rsidP="00544A4B">
      <w:pPr>
        <w:spacing w:line="360" w:lineRule="auto"/>
        <w:ind w:left="0"/>
        <w:rPr>
          <w:b/>
          <w:bCs/>
        </w:rPr>
      </w:pPr>
      <w:r w:rsidRPr="00750D12">
        <w:rPr>
          <w:b/>
          <w:bCs/>
        </w:rPr>
        <w:t>Postconditions</w:t>
      </w:r>
      <w:r>
        <w:rPr>
          <w:b/>
          <w:bCs/>
        </w:rPr>
        <w:t>:</w:t>
      </w:r>
    </w:p>
    <w:p w14:paraId="03844816" w14:textId="75EC9B80" w:rsidR="00544A4B" w:rsidRDefault="00544A4B" w:rsidP="00544A4B">
      <w:pPr>
        <w:spacing w:line="360" w:lineRule="auto"/>
        <w:ind w:left="0"/>
      </w:pPr>
      <w:r>
        <w:t>Historical consumption data is available for subsequen</w:t>
      </w:r>
      <w:r w:rsidR="003D27AB">
        <w:t xml:space="preserve">t calculation </w:t>
      </w:r>
      <w:r>
        <w:t>processes.</w:t>
      </w:r>
    </w:p>
    <w:p w14:paraId="057EDDD0" w14:textId="77777777" w:rsidR="00BA6C6F" w:rsidRDefault="00BA6C6F" w:rsidP="002F05C7">
      <w:pPr>
        <w:ind w:left="0"/>
      </w:pPr>
    </w:p>
    <w:p w14:paraId="03546604" w14:textId="77777777" w:rsidR="00C6021C" w:rsidRDefault="00C6021C" w:rsidP="002F05C7">
      <w:pPr>
        <w:ind w:left="0"/>
      </w:pPr>
    </w:p>
    <w:p w14:paraId="2F51D0A0" w14:textId="5DA3BF11" w:rsidR="00983500" w:rsidRPr="00983500" w:rsidRDefault="00983500" w:rsidP="00D6162C">
      <w:pPr>
        <w:pStyle w:val="ListParagraph"/>
        <w:numPr>
          <w:ilvl w:val="0"/>
          <w:numId w:val="36"/>
        </w:numPr>
        <w:spacing w:line="276" w:lineRule="auto"/>
        <w:rPr>
          <w:rFonts w:ascii="Calibri" w:hAnsi="Calibri" w:cs="Calibri"/>
          <w:b/>
          <w:bCs/>
          <w:sz w:val="22"/>
          <w:szCs w:val="22"/>
        </w:rPr>
      </w:pPr>
      <w:r w:rsidRPr="00983500">
        <w:rPr>
          <w:rFonts w:ascii="Calibri" w:hAnsi="Calibri" w:cs="Calibri"/>
          <w:b/>
          <w:bCs/>
          <w:sz w:val="22"/>
          <w:szCs w:val="22"/>
        </w:rPr>
        <w:t>Acquisition of Master data information for Metering points</w:t>
      </w:r>
    </w:p>
    <w:p w14:paraId="70BD453E" w14:textId="77777777" w:rsidR="00983500" w:rsidRDefault="00983500" w:rsidP="00983500">
      <w:pPr>
        <w:ind w:left="0"/>
      </w:pPr>
    </w:p>
    <w:p w14:paraId="273AC6C6" w14:textId="77777777" w:rsidR="00983500" w:rsidRDefault="00983500" w:rsidP="00983500">
      <w:pPr>
        <w:spacing w:line="360" w:lineRule="auto"/>
        <w:ind w:left="0"/>
      </w:pPr>
      <w:r>
        <w:t>The Acquisition of Master Data Information for Metering Points is a critical process that ensures the EDM system has access to the necessary master data for effective energy consumption management. This includes obtaining and validating master records containing essential information such as standard consumption profiles, country associations, and holiday calendars for forecast calculations. The process also involves updating master data structures to accommodate new metering points or track changes in existing ones. By completing this process, the system can effectively utilize the received information for subsequent calculation processes, enabling accurate and comprehensive analysis of energy consumption data.</w:t>
      </w:r>
    </w:p>
    <w:p w14:paraId="78D8CDA2" w14:textId="30D70A78" w:rsidR="00983500" w:rsidRDefault="00983500" w:rsidP="00983500">
      <w:pPr>
        <w:spacing w:line="360" w:lineRule="auto"/>
        <w:ind w:left="0"/>
      </w:pPr>
      <w:r>
        <w:t>For each commodity, a specific CSV file will be provided to enable EDM to receive the essential master data information required for tasks such as associating a standard consumption profile or country for linking the holiday calendar for forecast calculation.</w:t>
      </w:r>
    </w:p>
    <w:p w14:paraId="3055B44B" w14:textId="77777777" w:rsidR="00983500" w:rsidRPr="00983500" w:rsidRDefault="00983500" w:rsidP="00983500">
      <w:pPr>
        <w:spacing w:line="360" w:lineRule="auto"/>
        <w:ind w:left="0"/>
        <w:rPr>
          <w:b/>
          <w:bCs/>
        </w:rPr>
      </w:pPr>
      <w:r w:rsidRPr="00983500">
        <w:rPr>
          <w:b/>
          <w:bCs/>
        </w:rPr>
        <w:t>Preconditions</w:t>
      </w:r>
    </w:p>
    <w:p w14:paraId="62F25F36" w14:textId="77777777" w:rsidR="00983500" w:rsidRDefault="00983500" w:rsidP="00983500">
      <w:pPr>
        <w:spacing w:line="360" w:lineRule="auto"/>
        <w:ind w:left="0"/>
      </w:pPr>
      <w:r>
        <w:t>Availability of master information for Power and Gas metering points.</w:t>
      </w:r>
    </w:p>
    <w:p w14:paraId="102E8FD3" w14:textId="77777777" w:rsidR="00983500" w:rsidRPr="00983500" w:rsidRDefault="00983500" w:rsidP="00983500">
      <w:pPr>
        <w:spacing w:line="360" w:lineRule="auto"/>
        <w:ind w:left="0"/>
        <w:rPr>
          <w:b/>
          <w:bCs/>
        </w:rPr>
      </w:pPr>
      <w:r w:rsidRPr="00983500">
        <w:rPr>
          <w:b/>
          <w:bCs/>
        </w:rPr>
        <w:t>EDM Activity Description:</w:t>
      </w:r>
    </w:p>
    <w:p w14:paraId="53D7B064" w14:textId="4984AE94" w:rsidR="00983500" w:rsidRDefault="00983500" w:rsidP="00D6162C">
      <w:pPr>
        <w:pStyle w:val="ListParagraph"/>
        <w:numPr>
          <w:ilvl w:val="0"/>
          <w:numId w:val="38"/>
        </w:numPr>
        <w:spacing w:line="360" w:lineRule="auto"/>
        <w:jc w:val="both"/>
      </w:pPr>
      <w:r w:rsidRPr="00983500">
        <w:rPr>
          <w:b/>
          <w:bCs/>
        </w:rPr>
        <w:t>Acquisition of the master record:</w:t>
      </w:r>
      <w:r>
        <w:t xml:space="preserve"> The system will acquire and validate the master record containing the information required for the completion of subsequent calculation processes.</w:t>
      </w:r>
    </w:p>
    <w:p w14:paraId="1496D72E" w14:textId="29DAB15C" w:rsidR="00983500" w:rsidRDefault="00983500" w:rsidP="00D6162C">
      <w:pPr>
        <w:pStyle w:val="ListParagraph"/>
        <w:numPr>
          <w:ilvl w:val="0"/>
          <w:numId w:val="38"/>
        </w:numPr>
        <w:spacing w:line="360" w:lineRule="auto"/>
        <w:jc w:val="both"/>
      </w:pPr>
      <w:r w:rsidRPr="00983500">
        <w:rPr>
          <w:b/>
          <w:bCs/>
        </w:rPr>
        <w:t>Updating master data structures:</w:t>
      </w:r>
      <w:r>
        <w:t xml:space="preserve"> If a metering point does not yet exist, the data structure is created with the information received, if it already exists and some information has changed, the changes are tracked.</w:t>
      </w:r>
    </w:p>
    <w:p w14:paraId="4A08C8D1" w14:textId="77777777" w:rsidR="00983500" w:rsidRPr="00983500" w:rsidRDefault="00983500" w:rsidP="00983500">
      <w:pPr>
        <w:spacing w:line="360" w:lineRule="auto"/>
        <w:ind w:left="0"/>
        <w:rPr>
          <w:b/>
          <w:bCs/>
        </w:rPr>
      </w:pPr>
      <w:r w:rsidRPr="00983500">
        <w:rPr>
          <w:b/>
          <w:bCs/>
        </w:rPr>
        <w:t>Postconditions</w:t>
      </w:r>
    </w:p>
    <w:p w14:paraId="6C64ADBB" w14:textId="1E7234D1" w:rsidR="00840EE4" w:rsidRDefault="00983500" w:rsidP="00840EE4">
      <w:pPr>
        <w:spacing w:line="360" w:lineRule="auto"/>
        <w:ind w:left="0"/>
      </w:pPr>
      <w:r>
        <w:lastRenderedPageBreak/>
        <w:t>After the processing process is complete, the information received is available for subsequent calculation processes.</w:t>
      </w:r>
    </w:p>
    <w:p w14:paraId="179ABF6C" w14:textId="77777777" w:rsidR="007865D0" w:rsidRDefault="007865D0" w:rsidP="00497239">
      <w:pPr>
        <w:ind w:left="0"/>
        <w:rPr>
          <w:rFonts w:ascii="Calibri" w:hAnsi="Calibri" w:cs="Calibri"/>
          <w:sz w:val="22"/>
          <w:szCs w:val="22"/>
        </w:rPr>
      </w:pPr>
    </w:p>
    <w:p w14:paraId="4123D13A" w14:textId="669212C0" w:rsidR="00BA6C6F" w:rsidRDefault="00BA6C6F" w:rsidP="00D6162C">
      <w:pPr>
        <w:pStyle w:val="ListParagraph"/>
        <w:numPr>
          <w:ilvl w:val="0"/>
          <w:numId w:val="36"/>
        </w:numPr>
        <w:spacing w:line="276" w:lineRule="auto"/>
        <w:rPr>
          <w:rFonts w:ascii="Calibri" w:hAnsi="Calibri" w:cs="Calibri"/>
          <w:b/>
          <w:bCs/>
          <w:sz w:val="22"/>
          <w:szCs w:val="22"/>
        </w:rPr>
      </w:pPr>
      <w:r w:rsidRPr="00BA6C6F">
        <w:rPr>
          <w:rFonts w:ascii="Calibri" w:hAnsi="Calibri" w:cs="Calibri"/>
          <w:b/>
          <w:bCs/>
          <w:sz w:val="22"/>
          <w:szCs w:val="22"/>
        </w:rPr>
        <w:t>Management of meter data related to production plants</w:t>
      </w:r>
    </w:p>
    <w:p w14:paraId="77E43459" w14:textId="2550F0D4" w:rsidR="00BA6C6F" w:rsidRDefault="00BA6C6F" w:rsidP="00BA6C6F">
      <w:pPr>
        <w:spacing w:line="276" w:lineRule="auto"/>
        <w:ind w:left="0"/>
        <w:rPr>
          <w:rFonts w:ascii="Calibri" w:hAnsi="Calibri" w:cs="Calibri"/>
          <w:b/>
          <w:bCs/>
          <w:sz w:val="22"/>
          <w:szCs w:val="22"/>
        </w:rPr>
      </w:pPr>
    </w:p>
    <w:p w14:paraId="1453A1B6" w14:textId="7F092BF3" w:rsidR="005B39EF" w:rsidRDefault="005B39EF" w:rsidP="005B39EF">
      <w:pPr>
        <w:spacing w:line="360" w:lineRule="auto"/>
        <w:ind w:left="0"/>
      </w:pPr>
      <w:r w:rsidRPr="005B39EF">
        <w:t>The "Management of meter data related to production plants" is critical for ensuring that the system effectively manages energy production data from the metering points of production facilities, such as solar panels and wind turbines, as well as consumption data. This process involves acquiring production data, processing and storing it, and integrating it into relevant business processes, such as invoicing, reporting, and the creation of commercial offers. By completing this process, the system can effectively utilize the received information for subsequent calculation processes, enabling accurate and comprehensive analysis of energy consumption data.</w:t>
      </w:r>
    </w:p>
    <w:p w14:paraId="193C2FA1" w14:textId="0BFEFE7F" w:rsidR="00AA3240" w:rsidRPr="00EF0327" w:rsidRDefault="00AA3240" w:rsidP="00B858B0">
      <w:pPr>
        <w:spacing w:line="276" w:lineRule="auto"/>
        <w:ind w:left="0"/>
        <w:rPr>
          <w:b/>
          <w:bCs/>
        </w:rPr>
      </w:pPr>
      <w:r w:rsidRPr="00EF0327">
        <w:rPr>
          <w:b/>
          <w:bCs/>
        </w:rPr>
        <w:t>Preconditions</w:t>
      </w:r>
    </w:p>
    <w:p w14:paraId="34FBE325" w14:textId="052DA860" w:rsidR="00AA3240" w:rsidRDefault="00AA3240" w:rsidP="005B39EF">
      <w:pPr>
        <w:spacing w:line="360" w:lineRule="auto"/>
        <w:ind w:left="0"/>
      </w:pPr>
      <w:r>
        <w:t>Me</w:t>
      </w:r>
      <w:r w:rsidR="00B858B0">
        <w:t>ter</w:t>
      </w:r>
      <w:r>
        <w:t xml:space="preserve"> data relating to production plants are made available. A service point cannot be both consumption and production at the same time.</w:t>
      </w:r>
    </w:p>
    <w:p w14:paraId="1A7D3330" w14:textId="41C3926E" w:rsidR="005B39EF" w:rsidRDefault="005B39EF" w:rsidP="00B858B0">
      <w:pPr>
        <w:spacing w:line="276" w:lineRule="auto"/>
        <w:ind w:left="0"/>
        <w:rPr>
          <w:b/>
          <w:bCs/>
        </w:rPr>
      </w:pPr>
    </w:p>
    <w:p w14:paraId="3E45CA00" w14:textId="4CB108FC" w:rsidR="00AA3240" w:rsidRPr="00EF0327" w:rsidRDefault="00AA3240" w:rsidP="005B39EF">
      <w:pPr>
        <w:spacing w:line="360" w:lineRule="auto"/>
        <w:ind w:left="0"/>
        <w:rPr>
          <w:b/>
          <w:bCs/>
        </w:rPr>
      </w:pPr>
      <w:r w:rsidRPr="00EF0327">
        <w:rPr>
          <w:b/>
          <w:bCs/>
        </w:rPr>
        <w:t>EDM Activity Description:</w:t>
      </w:r>
    </w:p>
    <w:p w14:paraId="16632763" w14:textId="581CAB21" w:rsidR="00AA3240" w:rsidRDefault="00AA3240" w:rsidP="00D6162C">
      <w:pPr>
        <w:pStyle w:val="ListParagraph"/>
        <w:numPr>
          <w:ilvl w:val="0"/>
          <w:numId w:val="41"/>
        </w:numPr>
        <w:spacing w:line="360" w:lineRule="auto"/>
        <w:jc w:val="both"/>
      </w:pPr>
      <w:r w:rsidRPr="00B858B0">
        <w:rPr>
          <w:b/>
          <w:bCs/>
        </w:rPr>
        <w:t>Acquisition of production data:</w:t>
      </w:r>
      <w:r>
        <w:t xml:space="preserve"> The EDM module will acquire production data from the metering points, both automatically and manually.</w:t>
      </w:r>
    </w:p>
    <w:p w14:paraId="74EABC15" w14:textId="2E121358" w:rsidR="00AA3240" w:rsidRDefault="00AA3240" w:rsidP="00D6162C">
      <w:pPr>
        <w:pStyle w:val="ListParagraph"/>
        <w:numPr>
          <w:ilvl w:val="0"/>
          <w:numId w:val="41"/>
        </w:numPr>
        <w:spacing w:line="360" w:lineRule="auto"/>
        <w:jc w:val="both"/>
      </w:pPr>
      <w:r w:rsidRPr="00B858B0">
        <w:rPr>
          <w:b/>
          <w:bCs/>
        </w:rPr>
        <w:t>Processing and storage:</w:t>
      </w:r>
      <w:r>
        <w:t xml:space="preserve"> Production data will be processed and stored in a similar way to consumption data, but in separate data structures or on distinct data sets.</w:t>
      </w:r>
    </w:p>
    <w:p w14:paraId="6C3E5787" w14:textId="5EEA980D" w:rsidR="00AA3240" w:rsidRDefault="00AA3240" w:rsidP="00D6162C">
      <w:pPr>
        <w:pStyle w:val="ListParagraph"/>
        <w:numPr>
          <w:ilvl w:val="0"/>
          <w:numId w:val="41"/>
        </w:numPr>
        <w:spacing w:line="360" w:lineRule="auto"/>
        <w:jc w:val="both"/>
      </w:pPr>
      <w:r w:rsidRPr="00B858B0">
        <w:rPr>
          <w:b/>
          <w:bCs/>
        </w:rPr>
        <w:t>Integration into business processes:</w:t>
      </w:r>
      <w:r>
        <w:t xml:space="preserve"> Production data must be integrated into relevant business processes, such as invoicing, reporting, and the creation of commercial offers.</w:t>
      </w:r>
    </w:p>
    <w:p w14:paraId="300D00F6" w14:textId="4C4E6131" w:rsidR="005B39EF" w:rsidRDefault="005B39EF" w:rsidP="00B858B0">
      <w:pPr>
        <w:spacing w:line="276" w:lineRule="auto"/>
        <w:ind w:left="0"/>
        <w:rPr>
          <w:b/>
          <w:bCs/>
        </w:rPr>
      </w:pPr>
    </w:p>
    <w:p w14:paraId="2EB0D772" w14:textId="514FAD1F" w:rsidR="00AA3240" w:rsidRPr="00EF0327" w:rsidRDefault="00AA3240" w:rsidP="00B858B0">
      <w:pPr>
        <w:spacing w:line="276" w:lineRule="auto"/>
        <w:ind w:left="0"/>
        <w:rPr>
          <w:b/>
          <w:bCs/>
        </w:rPr>
      </w:pPr>
      <w:r w:rsidRPr="00EF0327">
        <w:rPr>
          <w:b/>
          <w:bCs/>
        </w:rPr>
        <w:t>Postconditions</w:t>
      </w:r>
    </w:p>
    <w:p w14:paraId="5145FE90" w14:textId="600471B8" w:rsidR="00AA3240" w:rsidRDefault="00AA3240" w:rsidP="00B858B0">
      <w:pPr>
        <w:spacing w:line="276" w:lineRule="auto"/>
        <w:ind w:left="0"/>
      </w:pPr>
      <w:r>
        <w:t>Production data is available for the following processes.</w:t>
      </w:r>
    </w:p>
    <w:p w14:paraId="5F01AA89" w14:textId="2831BFBC" w:rsidR="00D2598A" w:rsidRDefault="00D2598A" w:rsidP="00BA6C6F">
      <w:pPr>
        <w:spacing w:line="276" w:lineRule="auto"/>
        <w:ind w:left="0"/>
        <w:rPr>
          <w:rFonts w:ascii="Calibri" w:hAnsi="Calibri" w:cs="Calibri"/>
          <w:b/>
          <w:bCs/>
          <w:sz w:val="22"/>
          <w:szCs w:val="22"/>
        </w:rPr>
      </w:pPr>
    </w:p>
    <w:p w14:paraId="1782DAEB" w14:textId="4B8BD0EB" w:rsidR="00D2598A" w:rsidRDefault="00D2598A" w:rsidP="00241D97">
      <w:pPr>
        <w:spacing w:line="360" w:lineRule="auto"/>
        <w:ind w:left="0"/>
        <w:rPr>
          <w:ins w:id="1051" w:author="AASHUTOSH" w:date="2025-06-19T20:07:00Z"/>
        </w:rPr>
      </w:pPr>
      <w:r w:rsidRPr="00B31772">
        <w:rPr>
          <w:b/>
          <w:bCs/>
        </w:rPr>
        <w:t xml:space="preserve">Requirement No. </w:t>
      </w:r>
      <w:r>
        <w:rPr>
          <w:b/>
          <w:bCs/>
        </w:rPr>
        <w:t xml:space="preserve">8.16 </w:t>
      </w:r>
      <w:del w:id="1052" w:author="AASHUTOSH" w:date="2025-06-19T20:07:00Z">
        <w:r w:rsidRPr="00F93CD1" w:rsidDel="00012237">
          <w:delText>The</w:delText>
        </w:r>
        <w:r w:rsidR="00C645A7" w:rsidDel="00012237">
          <w:delText xml:space="preserve"> </w:delText>
        </w:r>
        <w:r w:rsidR="00157572" w:rsidRPr="00157572" w:rsidDel="00012237">
          <w:delText xml:space="preserve">solution for the functional requirement </w:delText>
        </w:r>
      </w:del>
      <w:r w:rsidR="00157572" w:rsidRPr="00157572">
        <w:t xml:space="preserve">"Ørsted requests that the supplier </w:t>
      </w:r>
      <w:proofErr w:type="gramStart"/>
      <w:r w:rsidR="00157572" w:rsidRPr="00157572">
        <w:t>present</w:t>
      </w:r>
      <w:proofErr w:type="gramEnd"/>
      <w:r w:rsidR="00157572" w:rsidRPr="00157572">
        <w:t xml:space="preserve"> their proposed methodologies for forecasting logic" </w:t>
      </w:r>
      <w:del w:id="1053" w:author="AASHUTOSH" w:date="2025-06-19T20:07:00Z">
        <w:r w:rsidR="00157572" w:rsidRPr="00157572" w:rsidDel="00012237">
          <w:delText>involves the following:</w:delText>
        </w:r>
      </w:del>
    </w:p>
    <w:p w14:paraId="13804E62" w14:textId="1D8B9653" w:rsidR="00012237" w:rsidRPr="00241D97" w:rsidRDefault="00012237" w:rsidP="00241D97">
      <w:pPr>
        <w:spacing w:line="360" w:lineRule="auto"/>
        <w:ind w:left="0"/>
      </w:pPr>
      <w:ins w:id="1054" w:author="AASHUTOSH" w:date="2025-06-19T20:07:00Z">
        <w:r w:rsidRPr="00012237">
          <w:t>The solution for the above requirement is as follows:</w:t>
        </w:r>
      </w:ins>
    </w:p>
    <w:p w14:paraId="21F8D9A2" w14:textId="68184051" w:rsidR="00A022CE" w:rsidRPr="00241D97" w:rsidRDefault="00A022CE" w:rsidP="00241D97">
      <w:pPr>
        <w:spacing w:line="360" w:lineRule="auto"/>
        <w:ind w:left="0"/>
      </w:pPr>
      <w:r w:rsidRPr="00241D97">
        <w:t>Within the scope of the CPQ process the Sales EDM provides out of the box the following basic methods related to forecasting:</w:t>
      </w:r>
    </w:p>
    <w:p w14:paraId="62C1D279" w14:textId="1ABE7AFB" w:rsidR="00A022CE" w:rsidRPr="00241D97" w:rsidRDefault="00A022CE" w:rsidP="00D6162C">
      <w:pPr>
        <w:pStyle w:val="ListParagraph"/>
        <w:numPr>
          <w:ilvl w:val="0"/>
          <w:numId w:val="42"/>
        </w:numPr>
        <w:spacing w:line="360" w:lineRule="auto"/>
        <w:jc w:val="both"/>
      </w:pPr>
      <w:r w:rsidRPr="00241D97">
        <w:t>Import of forecasts for example from Ørsted's Forecast System for Sourcing and Trading</w:t>
      </w:r>
    </w:p>
    <w:p w14:paraId="40B455C2" w14:textId="14B86E6E" w:rsidR="00A022CE" w:rsidRPr="00241D97" w:rsidRDefault="00A022CE" w:rsidP="00D6162C">
      <w:pPr>
        <w:pStyle w:val="ListParagraph"/>
        <w:numPr>
          <w:ilvl w:val="0"/>
          <w:numId w:val="42"/>
        </w:numPr>
        <w:spacing w:line="360" w:lineRule="auto"/>
        <w:jc w:val="both"/>
      </w:pPr>
      <w:r w:rsidRPr="00241D97">
        <w:t xml:space="preserve">Use of a standard profile associated </w:t>
      </w:r>
      <w:r w:rsidR="0002429F" w:rsidRPr="00241D97">
        <w:t>with</w:t>
      </w:r>
      <w:r w:rsidRPr="00241D97">
        <w:t xml:space="preserve"> a metering point multiplied by an estimated or contracted yearly consumption</w:t>
      </w:r>
    </w:p>
    <w:p w14:paraId="614AB93C" w14:textId="3E85967D" w:rsidR="00A022CE" w:rsidRPr="00241D97" w:rsidRDefault="00A022CE" w:rsidP="00D6162C">
      <w:pPr>
        <w:pStyle w:val="ListParagraph"/>
        <w:numPr>
          <w:ilvl w:val="0"/>
          <w:numId w:val="42"/>
        </w:numPr>
        <w:spacing w:line="360" w:lineRule="auto"/>
        <w:jc w:val="both"/>
      </w:pPr>
      <w:r w:rsidRPr="00241D97">
        <w:lastRenderedPageBreak/>
        <w:t>Normalization of an actual profile available for a metering point in the past and rolling it out to the future using the estimated or contracted yearly consumption</w:t>
      </w:r>
    </w:p>
    <w:p w14:paraId="26AE4AE2" w14:textId="6F008DA7" w:rsidR="007865D0" w:rsidRPr="00241D97" w:rsidRDefault="00A022CE" w:rsidP="00241D97">
      <w:pPr>
        <w:spacing w:line="360" w:lineRule="auto"/>
        <w:ind w:left="0"/>
      </w:pPr>
      <w:r w:rsidRPr="00241D97">
        <w:t>These methods usually provide sufficient accuracy for pricing purposes, especially since they require mid- to long-term forecasts. However, an additional Forecasting module is available that uses various algorithms based on machine learning technology that is seamlessly integrated in the Sales EDM. These algorithms use a larger number of data points and external factors that impact especially on short term forecasts. This module is out of scope for our offer, but we are open to evaluate this as an extension if required.</w:t>
      </w:r>
    </w:p>
    <w:p w14:paraId="4D6EBF97" w14:textId="71B2FD5B" w:rsidR="00A022CE" w:rsidRDefault="00A022CE" w:rsidP="00A022CE">
      <w:pPr>
        <w:ind w:left="0"/>
        <w:rPr>
          <w:rFonts w:ascii="Calibri" w:hAnsi="Calibri" w:cs="Calibri"/>
          <w:sz w:val="22"/>
          <w:szCs w:val="22"/>
        </w:rPr>
      </w:pPr>
    </w:p>
    <w:p w14:paraId="4B6B63D8" w14:textId="33856EEC" w:rsidR="00A022CE" w:rsidRDefault="000D4B5B" w:rsidP="00241D97">
      <w:pPr>
        <w:spacing w:line="360" w:lineRule="auto"/>
        <w:ind w:left="0"/>
        <w:rPr>
          <w:ins w:id="1055" w:author="AASHUTOSH" w:date="2025-06-19T20:07:00Z"/>
        </w:rPr>
      </w:pPr>
      <w:r w:rsidRPr="00B31772">
        <w:rPr>
          <w:b/>
          <w:bCs/>
        </w:rPr>
        <w:t xml:space="preserve">Requirement No. </w:t>
      </w:r>
      <w:r>
        <w:rPr>
          <w:b/>
          <w:bCs/>
        </w:rPr>
        <w:t xml:space="preserve">8.23 </w:t>
      </w:r>
      <w:del w:id="1056" w:author="AASHUTOSH" w:date="2025-06-19T20:07:00Z">
        <w:r w:rsidRPr="000D4B5B" w:rsidDel="00012237">
          <w:delText>The</w:delText>
        </w:r>
        <w:r w:rsidDel="00012237">
          <w:delText xml:space="preserve"> </w:delText>
        </w:r>
        <w:r w:rsidR="00241D97" w:rsidRPr="00241D97" w:rsidDel="00012237">
          <w:delText xml:space="preserve">solution for the functional requirement </w:delText>
        </w:r>
      </w:del>
      <w:r w:rsidR="00241D97" w:rsidRPr="00241D97">
        <w:t xml:space="preserve">"The system shall be able to calculate contracted hourly consumption profile from aggregated metering points' historic consumption data, using a documented forecast method (utilizing consumption patterns, e.g., day in the week, DK/SE bank holidays, etc.). The system shall be able to account also for calendar information in its forecasting logic calculation" </w:t>
      </w:r>
      <w:del w:id="1057" w:author="AASHUTOSH" w:date="2025-06-19T20:07:00Z">
        <w:r w:rsidR="00241D97" w:rsidRPr="00241D97" w:rsidDel="00012237">
          <w:delText>involves the following:</w:delText>
        </w:r>
      </w:del>
    </w:p>
    <w:p w14:paraId="6E403FD0" w14:textId="7453FF3F" w:rsidR="00012237" w:rsidRDefault="00012237" w:rsidP="00241D97">
      <w:pPr>
        <w:spacing w:line="360" w:lineRule="auto"/>
        <w:ind w:left="0"/>
      </w:pPr>
      <w:ins w:id="1058" w:author="AASHUTOSH" w:date="2025-06-19T20:07:00Z">
        <w:r w:rsidRPr="00012237">
          <w:t>The solution for the above requirement is as follows:</w:t>
        </w:r>
      </w:ins>
    </w:p>
    <w:p w14:paraId="36A584DB" w14:textId="7BB00A11" w:rsidR="001549C2" w:rsidRPr="001549C2" w:rsidRDefault="001549C2" w:rsidP="001549C2">
      <w:pPr>
        <w:spacing w:line="360" w:lineRule="auto"/>
        <w:ind w:left="0"/>
        <w:rPr>
          <w:rFonts w:ascii="Calibri" w:hAnsi="Calibri" w:cs="Calibri"/>
          <w:sz w:val="22"/>
          <w:szCs w:val="22"/>
        </w:rPr>
      </w:pPr>
      <w:r w:rsidRPr="001549C2">
        <w:rPr>
          <w:rFonts w:ascii="Calibri" w:hAnsi="Calibri" w:cs="Calibri"/>
          <w:sz w:val="22"/>
          <w:szCs w:val="22"/>
        </w:rPr>
        <w:t>Bit2win's Energy Data Manager (EDM) module is designed to calculate the contracted hourly consumption profile from aggregated metering points' historic consumption data. The system utilizes a documented forecast method that incorporates consumption patterns, such as day of the week and DK/SE bank holidays, to accurately forecast hourly consumption profiles.</w:t>
      </w:r>
    </w:p>
    <w:p w14:paraId="112157AA" w14:textId="3A08C4FB" w:rsidR="001549C2" w:rsidRDefault="001549C2" w:rsidP="001549C2">
      <w:pPr>
        <w:spacing w:line="360" w:lineRule="auto"/>
        <w:ind w:left="0"/>
        <w:rPr>
          <w:rFonts w:ascii="Calibri" w:hAnsi="Calibri" w:cs="Calibri"/>
          <w:sz w:val="22"/>
          <w:szCs w:val="22"/>
        </w:rPr>
      </w:pPr>
      <w:r w:rsidRPr="001549C2">
        <w:rPr>
          <w:rFonts w:ascii="Calibri" w:hAnsi="Calibri" w:cs="Calibri"/>
          <w:sz w:val="22"/>
          <w:szCs w:val="22"/>
        </w:rPr>
        <w:t>The EDM module is capable of accounting for calendar information in its forecasting logic calculation, ensuring that factors such as bank holidays and other calendar-related data are considered when forecasting hourly consumption profiles. This functionality allows for precise and comprehensive forecasting that aligns with the specified requirement.</w:t>
      </w:r>
    </w:p>
    <w:p w14:paraId="595C264C" w14:textId="188EC709" w:rsidR="00D35034" w:rsidRDefault="00F12326" w:rsidP="00241D97">
      <w:pPr>
        <w:spacing w:line="360" w:lineRule="auto"/>
        <w:ind w:left="0"/>
        <w:rPr>
          <w:rFonts w:ascii="Calibri" w:hAnsi="Calibri" w:cs="Calibri"/>
          <w:sz w:val="22"/>
          <w:szCs w:val="22"/>
        </w:rPr>
      </w:pPr>
      <w:r w:rsidRPr="00F12326">
        <w:rPr>
          <w:rFonts w:ascii="Calibri" w:hAnsi="Calibri" w:cs="Calibri"/>
          <w:sz w:val="22"/>
          <w:szCs w:val="22"/>
        </w:rPr>
        <w:t xml:space="preserve">As described in FNR 8.16 the Sales EDM provides basic forecasting methods either for single metering points or aggregates. </w:t>
      </w:r>
      <w:proofErr w:type="gramStart"/>
      <w:r w:rsidRPr="00F12326">
        <w:rPr>
          <w:rFonts w:ascii="Calibri" w:hAnsi="Calibri" w:cs="Calibri"/>
          <w:sz w:val="22"/>
          <w:szCs w:val="22"/>
        </w:rPr>
        <w:t>In order to</w:t>
      </w:r>
      <w:proofErr w:type="gramEnd"/>
      <w:r w:rsidRPr="00F12326">
        <w:rPr>
          <w:rFonts w:ascii="Calibri" w:hAnsi="Calibri" w:cs="Calibri"/>
          <w:sz w:val="22"/>
          <w:szCs w:val="22"/>
        </w:rPr>
        <w:t xml:space="preserve"> include some calendar logic, coefficients can be introduced that break down a yearly standard profile into a weekly one. </w:t>
      </w:r>
    </w:p>
    <w:p w14:paraId="59A72632" w14:textId="01981FC1" w:rsidR="00D51D7B" w:rsidRDefault="00F12326" w:rsidP="00241D97">
      <w:pPr>
        <w:spacing w:line="360" w:lineRule="auto"/>
        <w:ind w:left="0"/>
        <w:rPr>
          <w:rFonts w:ascii="Calibri" w:hAnsi="Calibri" w:cs="Calibri"/>
          <w:sz w:val="22"/>
          <w:szCs w:val="22"/>
        </w:rPr>
      </w:pPr>
      <w:r w:rsidRPr="00F12326">
        <w:rPr>
          <w:rFonts w:ascii="Calibri" w:hAnsi="Calibri" w:cs="Calibri"/>
          <w:sz w:val="22"/>
          <w:szCs w:val="22"/>
        </w:rPr>
        <w:t xml:space="preserve">The product </w:t>
      </w:r>
      <w:r w:rsidR="00D35034" w:rsidRPr="00F12326">
        <w:rPr>
          <w:rFonts w:ascii="Calibri" w:hAnsi="Calibri" w:cs="Calibri"/>
          <w:sz w:val="22"/>
          <w:szCs w:val="22"/>
        </w:rPr>
        <w:t>roadmap</w:t>
      </w:r>
      <w:r w:rsidRPr="00F12326">
        <w:rPr>
          <w:rFonts w:ascii="Calibri" w:hAnsi="Calibri" w:cs="Calibri"/>
          <w:sz w:val="22"/>
          <w:szCs w:val="22"/>
        </w:rPr>
        <w:t xml:space="preserve"> plans to release a "similar day type forecast" that filters reference values out of historic data based on calendar information, as well as using external factors like weather data. The calendar information can be configured directly in the system based on regional specifications. Other external factors to be used during the forecast process (i</w:t>
      </w:r>
      <w:r>
        <w:rPr>
          <w:rFonts w:ascii="Calibri" w:hAnsi="Calibri" w:cs="Calibri"/>
          <w:sz w:val="22"/>
          <w:szCs w:val="22"/>
        </w:rPr>
        <w:t>.</w:t>
      </w:r>
      <w:r w:rsidRPr="00F12326">
        <w:rPr>
          <w:rFonts w:ascii="Calibri" w:hAnsi="Calibri" w:cs="Calibri"/>
          <w:sz w:val="22"/>
          <w:szCs w:val="22"/>
        </w:rPr>
        <w:t>e</w:t>
      </w:r>
      <w:r>
        <w:rPr>
          <w:rFonts w:ascii="Calibri" w:hAnsi="Calibri" w:cs="Calibri"/>
          <w:sz w:val="22"/>
          <w:szCs w:val="22"/>
        </w:rPr>
        <w:t>.,</w:t>
      </w:r>
      <w:r w:rsidRPr="00F12326">
        <w:rPr>
          <w:rFonts w:ascii="Calibri" w:hAnsi="Calibri" w:cs="Calibri"/>
          <w:sz w:val="22"/>
          <w:szCs w:val="22"/>
        </w:rPr>
        <w:t xml:space="preserve"> mete</w:t>
      </w:r>
      <w:r w:rsidR="00F74DD5">
        <w:rPr>
          <w:rFonts w:ascii="Calibri" w:hAnsi="Calibri" w:cs="Calibri"/>
          <w:sz w:val="22"/>
          <w:szCs w:val="22"/>
        </w:rPr>
        <w:t>r</w:t>
      </w:r>
      <w:r w:rsidRPr="00F12326">
        <w:rPr>
          <w:rFonts w:ascii="Calibri" w:hAnsi="Calibri" w:cs="Calibri"/>
          <w:sz w:val="22"/>
          <w:szCs w:val="22"/>
        </w:rPr>
        <w:t xml:space="preserve">, </w:t>
      </w:r>
      <w:r w:rsidR="00F74DD5" w:rsidRPr="00F12326">
        <w:rPr>
          <w:rFonts w:ascii="Calibri" w:hAnsi="Calibri" w:cs="Calibri"/>
          <w:sz w:val="22"/>
          <w:szCs w:val="22"/>
        </w:rPr>
        <w:t>prices,</w:t>
      </w:r>
      <w:r w:rsidRPr="00F12326">
        <w:rPr>
          <w:rFonts w:ascii="Calibri" w:hAnsi="Calibri" w:cs="Calibri"/>
          <w:sz w:val="22"/>
          <w:szCs w:val="22"/>
        </w:rPr>
        <w:t xml:space="preserve">) </w:t>
      </w:r>
      <w:r w:rsidR="00F74DD5" w:rsidRPr="00F12326">
        <w:rPr>
          <w:rFonts w:ascii="Calibri" w:hAnsi="Calibri" w:cs="Calibri"/>
          <w:sz w:val="22"/>
          <w:szCs w:val="22"/>
        </w:rPr>
        <w:t>must</w:t>
      </w:r>
      <w:r w:rsidRPr="00F12326">
        <w:rPr>
          <w:rFonts w:ascii="Calibri" w:hAnsi="Calibri" w:cs="Calibri"/>
          <w:sz w:val="22"/>
          <w:szCs w:val="22"/>
        </w:rPr>
        <w:t xml:space="preserve"> be provided from external sources in a time series structure. </w:t>
      </w:r>
    </w:p>
    <w:p w14:paraId="589FCF38" w14:textId="07E2A56D" w:rsidR="00241D97" w:rsidRDefault="00F12326" w:rsidP="00241D97">
      <w:pPr>
        <w:spacing w:line="360" w:lineRule="auto"/>
        <w:ind w:left="0"/>
        <w:rPr>
          <w:rFonts w:ascii="Calibri" w:hAnsi="Calibri" w:cs="Calibri"/>
          <w:sz w:val="22"/>
          <w:szCs w:val="22"/>
        </w:rPr>
      </w:pPr>
      <w:r w:rsidRPr="00F12326">
        <w:rPr>
          <w:rFonts w:ascii="Calibri" w:hAnsi="Calibri" w:cs="Calibri"/>
          <w:sz w:val="22"/>
          <w:szCs w:val="22"/>
        </w:rPr>
        <w:t>At least one year of historic data will be required to initialize the forecast method, as well periodic (usually at least daily) updates that include the actuals of the previous day and the forecasts for the period intended to be calculated for the consumption forecast.</w:t>
      </w:r>
    </w:p>
    <w:p w14:paraId="158466B2" w14:textId="207C74FF" w:rsidR="00AA3CEB" w:rsidRDefault="00AA3CEB" w:rsidP="00E931AE">
      <w:pPr>
        <w:ind w:left="0"/>
        <w:rPr>
          <w:rFonts w:ascii="Calibri" w:hAnsi="Calibri" w:cs="Calibri"/>
          <w:b/>
          <w:bCs/>
          <w:sz w:val="22"/>
          <w:szCs w:val="22"/>
        </w:rPr>
      </w:pPr>
    </w:p>
    <w:p w14:paraId="48E69B00" w14:textId="3B847B7A" w:rsidR="00E931AE" w:rsidRDefault="00E931AE" w:rsidP="00E931AE">
      <w:pPr>
        <w:ind w:left="0"/>
        <w:rPr>
          <w:rFonts w:ascii="Calibri" w:hAnsi="Calibri" w:cs="Calibri"/>
          <w:b/>
          <w:bCs/>
          <w:sz w:val="22"/>
          <w:szCs w:val="22"/>
        </w:rPr>
      </w:pPr>
      <w:r w:rsidRPr="00E931AE">
        <w:rPr>
          <w:rFonts w:ascii="Calibri" w:hAnsi="Calibri" w:cs="Calibri"/>
          <w:b/>
          <w:bCs/>
          <w:sz w:val="22"/>
          <w:szCs w:val="22"/>
        </w:rPr>
        <w:t>Energy Data Manager deals with the below use cases:</w:t>
      </w:r>
    </w:p>
    <w:p w14:paraId="1A266C18" w14:textId="73D3A0B1" w:rsidR="00E931AE" w:rsidRDefault="00E931AE" w:rsidP="00E931AE">
      <w:pPr>
        <w:ind w:left="0"/>
        <w:rPr>
          <w:rFonts w:ascii="Calibri" w:hAnsi="Calibri" w:cs="Calibri"/>
          <w:b/>
          <w:bCs/>
          <w:sz w:val="22"/>
          <w:szCs w:val="22"/>
        </w:rPr>
      </w:pPr>
    </w:p>
    <w:p w14:paraId="7D850CE6" w14:textId="7B99F473" w:rsidR="00E931AE" w:rsidRPr="00E931AE" w:rsidRDefault="007865D0" w:rsidP="00D6162C">
      <w:pPr>
        <w:pStyle w:val="ListParagraph"/>
        <w:numPr>
          <w:ilvl w:val="0"/>
          <w:numId w:val="43"/>
        </w:numPr>
        <w:spacing w:line="360" w:lineRule="auto"/>
        <w:rPr>
          <w:rFonts w:ascii="Calibri" w:hAnsi="Calibri" w:cs="Calibri"/>
          <w:sz w:val="22"/>
          <w:szCs w:val="22"/>
        </w:rPr>
      </w:pPr>
      <w:r w:rsidRPr="00E931AE">
        <w:rPr>
          <w:rFonts w:ascii="Calibri" w:hAnsi="Calibri" w:cs="Calibri"/>
          <w:b/>
          <w:bCs/>
          <w:sz w:val="22"/>
          <w:szCs w:val="22"/>
        </w:rPr>
        <w:t>Manual Import of Historical Power Consumption Data</w:t>
      </w:r>
    </w:p>
    <w:p w14:paraId="3136C144" w14:textId="48DA11E6" w:rsidR="00944649" w:rsidRDefault="00944649" w:rsidP="005A316D">
      <w:pPr>
        <w:spacing w:line="360" w:lineRule="auto"/>
        <w:ind w:left="0"/>
      </w:pPr>
      <w:r w:rsidRPr="00310DD1">
        <w:t xml:space="preserve">The user </w:t>
      </w:r>
      <w:r>
        <w:t>will</w:t>
      </w:r>
      <w:r w:rsidRPr="00310DD1">
        <w:t xml:space="preserve"> be able to manually upload historical power consumption profiles from external files (e.g., CSV) and associate them with specific metering points and customers.</w:t>
      </w:r>
    </w:p>
    <w:p w14:paraId="1CA11A48" w14:textId="16D6E4E1" w:rsidR="00944649" w:rsidRPr="0053615D" w:rsidRDefault="00944649" w:rsidP="005A316D">
      <w:pPr>
        <w:spacing w:line="360" w:lineRule="auto"/>
        <w:ind w:left="0"/>
        <w:rPr>
          <w:b/>
          <w:bCs/>
        </w:rPr>
      </w:pPr>
      <w:r w:rsidRPr="0053615D">
        <w:rPr>
          <w:b/>
          <w:bCs/>
        </w:rPr>
        <w:t>Preconditions</w:t>
      </w:r>
      <w:r>
        <w:rPr>
          <w:b/>
          <w:bCs/>
        </w:rPr>
        <w:t>:</w:t>
      </w:r>
    </w:p>
    <w:p w14:paraId="4394015D" w14:textId="63E05B40" w:rsidR="00944649" w:rsidRDefault="00944649" w:rsidP="005A316D">
      <w:pPr>
        <w:spacing w:line="360" w:lineRule="auto"/>
        <w:ind w:left="0"/>
      </w:pPr>
      <w:r>
        <w:t>Availability of historical consumption via user files.</w:t>
      </w:r>
    </w:p>
    <w:p w14:paraId="0FF34078" w14:textId="4C14BCA8" w:rsidR="00AA3CEB" w:rsidRDefault="00AA3CEB" w:rsidP="005A316D">
      <w:pPr>
        <w:spacing w:line="360" w:lineRule="auto"/>
        <w:ind w:left="0"/>
        <w:rPr>
          <w:b/>
          <w:bCs/>
        </w:rPr>
      </w:pPr>
    </w:p>
    <w:p w14:paraId="2005256D" w14:textId="09D3641D" w:rsidR="00944649" w:rsidRPr="00234479" w:rsidRDefault="00944649" w:rsidP="005A316D">
      <w:pPr>
        <w:spacing w:line="360" w:lineRule="auto"/>
        <w:ind w:left="0"/>
        <w:rPr>
          <w:b/>
          <w:bCs/>
        </w:rPr>
      </w:pPr>
      <w:r w:rsidRPr="00234479">
        <w:rPr>
          <w:b/>
          <w:bCs/>
        </w:rPr>
        <w:t>EDM Activity Description:</w:t>
      </w:r>
    </w:p>
    <w:p w14:paraId="00799BDF" w14:textId="0F168CBF" w:rsidR="00944649" w:rsidRDefault="00944649" w:rsidP="00D6162C">
      <w:pPr>
        <w:pStyle w:val="ListParagraph"/>
        <w:numPr>
          <w:ilvl w:val="0"/>
          <w:numId w:val="44"/>
        </w:numPr>
        <w:spacing w:line="360" w:lineRule="auto"/>
        <w:jc w:val="both"/>
      </w:pPr>
      <w:r w:rsidRPr="00AA3CEB">
        <w:rPr>
          <w:b/>
          <w:bCs/>
        </w:rPr>
        <w:t>File upload:</w:t>
      </w:r>
      <w:r>
        <w:t xml:space="preserve"> The user uploads a CSV file containing historical consumption </w:t>
      </w:r>
      <w:r w:rsidR="00AA3CEB">
        <w:t>via user</w:t>
      </w:r>
      <w:r>
        <w:t xml:space="preserve"> interface.</w:t>
      </w:r>
    </w:p>
    <w:p w14:paraId="545D623F" w14:textId="0E5B7D8B" w:rsidR="00944649" w:rsidRDefault="00944649" w:rsidP="00D6162C">
      <w:pPr>
        <w:pStyle w:val="ListParagraph"/>
        <w:numPr>
          <w:ilvl w:val="0"/>
          <w:numId w:val="44"/>
        </w:numPr>
        <w:spacing w:line="360" w:lineRule="auto"/>
        <w:jc w:val="both"/>
      </w:pPr>
      <w:r w:rsidRPr="00AA3CEB">
        <w:rPr>
          <w:b/>
          <w:bCs/>
        </w:rPr>
        <w:t>Data processing and validation:</w:t>
      </w:r>
      <w:r>
        <w:t xml:space="preserve"> The EDM module processes the data file, verifies its correctness and validates it according to</w:t>
      </w:r>
      <w:r w:rsidR="00AA3CEB">
        <w:t xml:space="preserve"> expected CSV file format</w:t>
      </w:r>
    </w:p>
    <w:p w14:paraId="1D8EF97C" w14:textId="0224BE69" w:rsidR="00944649" w:rsidRDefault="00944649" w:rsidP="00D6162C">
      <w:pPr>
        <w:pStyle w:val="ListParagraph"/>
        <w:numPr>
          <w:ilvl w:val="0"/>
          <w:numId w:val="44"/>
        </w:numPr>
        <w:spacing w:line="360" w:lineRule="auto"/>
        <w:jc w:val="both"/>
      </w:pPr>
      <w:r w:rsidRPr="00AA3CEB">
        <w:rPr>
          <w:b/>
          <w:bCs/>
        </w:rPr>
        <w:t>Binding to metering points</w:t>
      </w:r>
      <w:r>
        <w:t>: The EDM module automatically associates consumption data with corresponding metering points, using unique identifiers (e.g., POD</w:t>
      </w:r>
      <w:r w:rsidR="00AA3CEB">
        <w:t xml:space="preserve"> or Metering code</w:t>
      </w:r>
      <w:r>
        <w:t>).</w:t>
      </w:r>
    </w:p>
    <w:p w14:paraId="2691D4D7" w14:textId="5B7E9BF6" w:rsidR="00944649" w:rsidRDefault="00944649" w:rsidP="00D6162C">
      <w:pPr>
        <w:pStyle w:val="ListParagraph"/>
        <w:numPr>
          <w:ilvl w:val="0"/>
          <w:numId w:val="44"/>
        </w:numPr>
        <w:spacing w:line="360" w:lineRule="auto"/>
        <w:jc w:val="both"/>
      </w:pPr>
      <w:r w:rsidRPr="00AA3CEB">
        <w:rPr>
          <w:b/>
          <w:bCs/>
        </w:rPr>
        <w:t>Data storage:</w:t>
      </w:r>
      <w:r>
        <w:t xml:space="preserve"> The processed historical consumption data is stored in the database with segmentation by relevant month.</w:t>
      </w:r>
    </w:p>
    <w:p w14:paraId="439F14AC" w14:textId="374386D0" w:rsidR="00944649" w:rsidRPr="00B642BF" w:rsidRDefault="00944649" w:rsidP="005A316D">
      <w:pPr>
        <w:spacing w:line="360" w:lineRule="auto"/>
        <w:ind w:left="0"/>
        <w:rPr>
          <w:b/>
          <w:bCs/>
        </w:rPr>
      </w:pPr>
      <w:r w:rsidRPr="00B642BF">
        <w:rPr>
          <w:b/>
          <w:bCs/>
        </w:rPr>
        <w:t>Postconditions</w:t>
      </w:r>
    </w:p>
    <w:p w14:paraId="48E8D8C9" w14:textId="1B14B77D" w:rsidR="00944649" w:rsidRDefault="00944649" w:rsidP="005A316D">
      <w:pPr>
        <w:spacing w:line="360" w:lineRule="auto"/>
        <w:ind w:left="0"/>
      </w:pPr>
      <w:r>
        <w:t>The data uploaded from user files is available for subsequent</w:t>
      </w:r>
      <w:r w:rsidR="00AA3CEB">
        <w:t xml:space="preserve"> calculation </w:t>
      </w:r>
      <w:r>
        <w:t>processes.</w:t>
      </w:r>
    </w:p>
    <w:p w14:paraId="3E246AA8" w14:textId="77777777" w:rsidR="007865D0" w:rsidRPr="00775DE3" w:rsidRDefault="007865D0" w:rsidP="00BA6C6F">
      <w:pPr>
        <w:ind w:left="0"/>
        <w:rPr>
          <w:rFonts w:ascii="Calibri" w:hAnsi="Calibri" w:cs="Calibri"/>
          <w:sz w:val="22"/>
          <w:szCs w:val="22"/>
        </w:rPr>
      </w:pPr>
    </w:p>
    <w:p w14:paraId="161C8C65" w14:textId="39225AB2" w:rsidR="007865D0" w:rsidRPr="00E931AE" w:rsidRDefault="007865D0" w:rsidP="00D6162C">
      <w:pPr>
        <w:pStyle w:val="ListParagraph"/>
        <w:numPr>
          <w:ilvl w:val="0"/>
          <w:numId w:val="43"/>
        </w:numPr>
        <w:spacing w:line="360" w:lineRule="auto"/>
        <w:rPr>
          <w:rFonts w:ascii="Calibri" w:hAnsi="Calibri" w:cs="Calibri"/>
          <w:b/>
          <w:bCs/>
          <w:sz w:val="22"/>
          <w:szCs w:val="22"/>
        </w:rPr>
      </w:pPr>
      <w:r w:rsidRPr="00E931AE">
        <w:rPr>
          <w:rFonts w:ascii="Calibri" w:hAnsi="Calibri" w:cs="Calibri"/>
          <w:b/>
          <w:bCs/>
          <w:sz w:val="22"/>
          <w:szCs w:val="22"/>
        </w:rPr>
        <w:t>Calculation of Best Consumption Forecast by Metering Point</w:t>
      </w:r>
    </w:p>
    <w:p w14:paraId="7F88362E" w14:textId="08170BF4" w:rsidR="004848EF" w:rsidRDefault="004848EF" w:rsidP="004848EF">
      <w:pPr>
        <w:ind w:left="0"/>
      </w:pPr>
    </w:p>
    <w:p w14:paraId="5F156AA6" w14:textId="77777777" w:rsidR="00BF09F6" w:rsidRDefault="00BF09F6" w:rsidP="004848EF">
      <w:pPr>
        <w:spacing w:line="360" w:lineRule="auto"/>
        <w:ind w:left="0"/>
      </w:pPr>
      <w:r>
        <w:t>The EDM system enhances the best forecast among those available over the duration of the contract.</w:t>
      </w:r>
    </w:p>
    <w:p w14:paraId="53A93A1F" w14:textId="77777777" w:rsidR="004848EF" w:rsidRDefault="00BF09F6" w:rsidP="004848EF">
      <w:pPr>
        <w:spacing w:after="0" w:line="360" w:lineRule="auto"/>
        <w:ind w:left="0"/>
        <w:rPr>
          <w:b/>
          <w:bCs/>
        </w:rPr>
      </w:pPr>
      <w:r w:rsidRPr="00CE66AB">
        <w:rPr>
          <w:b/>
          <w:bCs/>
        </w:rPr>
        <w:t>Preconditions</w:t>
      </w:r>
    </w:p>
    <w:p w14:paraId="1E278C9C" w14:textId="5B667DA3" w:rsidR="00BF09F6" w:rsidRPr="004848EF" w:rsidRDefault="00BF09F6" w:rsidP="004848EF">
      <w:pPr>
        <w:spacing w:line="360" w:lineRule="auto"/>
        <w:ind w:left="0"/>
        <w:rPr>
          <w:b/>
          <w:bCs/>
        </w:rPr>
      </w:pPr>
      <w:r>
        <w:t>Master data information and consumption data of the metering point are available.</w:t>
      </w:r>
    </w:p>
    <w:p w14:paraId="24EADADA" w14:textId="20A9631E" w:rsidR="00BF09F6" w:rsidRPr="00CE66AB" w:rsidRDefault="00BF09F6" w:rsidP="004848EF">
      <w:pPr>
        <w:spacing w:line="360" w:lineRule="auto"/>
        <w:ind w:left="0"/>
        <w:rPr>
          <w:b/>
          <w:bCs/>
        </w:rPr>
      </w:pPr>
      <w:r w:rsidRPr="00CE66AB">
        <w:rPr>
          <w:b/>
          <w:bCs/>
        </w:rPr>
        <w:t>EDM Activity Description:</w:t>
      </w:r>
    </w:p>
    <w:p w14:paraId="721129EA" w14:textId="3E0B6E51" w:rsidR="00BF09F6" w:rsidRDefault="00A44819" w:rsidP="00D6162C">
      <w:pPr>
        <w:pStyle w:val="ListParagraph"/>
        <w:numPr>
          <w:ilvl w:val="0"/>
          <w:numId w:val="45"/>
        </w:numPr>
        <w:spacing w:line="360" w:lineRule="auto"/>
        <w:jc w:val="both"/>
      </w:pPr>
      <w:r>
        <w:t xml:space="preserve">Import </w:t>
      </w:r>
      <w:r w:rsidR="00BF09F6">
        <w:t>a</w:t>
      </w:r>
      <w:r>
        <w:t xml:space="preserve"> custom </w:t>
      </w:r>
      <w:r w:rsidR="00BF09F6">
        <w:t>forecast from an external source (e.g., user via CSV file)</w:t>
      </w:r>
      <w:ins w:id="1059" w:author="Manuel Proietti" w:date="2025-05-08T22:58:00Z">
        <w:r w:rsidR="00BF09F6">
          <w:t xml:space="preserve"> </w:t>
        </w:r>
      </w:ins>
    </w:p>
    <w:p w14:paraId="1781DB9D" w14:textId="67A7A2E5" w:rsidR="00BF09F6" w:rsidRDefault="00BF09F6" w:rsidP="00D6162C">
      <w:pPr>
        <w:pStyle w:val="ListParagraph"/>
        <w:numPr>
          <w:ilvl w:val="0"/>
          <w:numId w:val="45"/>
        </w:numPr>
        <w:spacing w:line="360" w:lineRule="auto"/>
        <w:jc w:val="both"/>
      </w:pPr>
      <w:r>
        <w:t>Calculation of the forecast by Comparison Days algorithm on the duration period of the contract (at least one year of historical data required)</w:t>
      </w:r>
    </w:p>
    <w:p w14:paraId="6BD2D533" w14:textId="289E2A8F" w:rsidR="00BF09F6" w:rsidRDefault="00BF09F6" w:rsidP="00D6162C">
      <w:pPr>
        <w:pStyle w:val="ListParagraph"/>
        <w:numPr>
          <w:ilvl w:val="0"/>
          <w:numId w:val="45"/>
        </w:numPr>
        <w:spacing w:line="360" w:lineRule="auto"/>
        <w:jc w:val="both"/>
      </w:pPr>
      <w:r>
        <w:t>Calculation of the forecast through normalized profile associated with the</w:t>
      </w:r>
      <w:r w:rsidR="00A44819">
        <w:t xml:space="preserve"> metering </w:t>
      </w:r>
      <w:r>
        <w:t>point (specific to the</w:t>
      </w:r>
      <w:r w:rsidR="00A44819">
        <w:t xml:space="preserve"> metering</w:t>
      </w:r>
      <w:r>
        <w:t xml:space="preserve"> point or the sector to which it belongs) and estimated annual consumption.</w:t>
      </w:r>
    </w:p>
    <w:p w14:paraId="08869AB9" w14:textId="02377F46" w:rsidR="00BF09F6" w:rsidRDefault="00BF09F6" w:rsidP="00D6162C">
      <w:pPr>
        <w:pStyle w:val="ListParagraph"/>
        <w:numPr>
          <w:ilvl w:val="0"/>
          <w:numId w:val="45"/>
        </w:numPr>
        <w:spacing w:line="360" w:lineRule="auto"/>
        <w:jc w:val="both"/>
      </w:pPr>
      <w:r>
        <w:lastRenderedPageBreak/>
        <w:t xml:space="preserve">Enhancement of the best forecast by drawing from the previous three methods in order of priority: </w:t>
      </w:r>
      <w:r w:rsidR="00A44819">
        <w:t>Custom forecast</w:t>
      </w:r>
      <w:r>
        <w:t xml:space="preserve">, Algorithm, Profile. The final figure will be returned as monthly total </w:t>
      </w:r>
      <w:proofErr w:type="gramStart"/>
      <w:r>
        <w:t>values</w:t>
      </w:r>
      <w:proofErr w:type="gramEnd"/>
      <w:r>
        <w:t xml:space="preserve"> for the duration of the offer. You can define how often the baseline is updated.</w:t>
      </w:r>
    </w:p>
    <w:p w14:paraId="72055CCF" w14:textId="77777777" w:rsidR="00BF09F6" w:rsidRPr="00CE66AB" w:rsidRDefault="00BF09F6" w:rsidP="004848EF">
      <w:pPr>
        <w:spacing w:line="360" w:lineRule="auto"/>
        <w:ind w:left="0"/>
        <w:rPr>
          <w:b/>
          <w:bCs/>
        </w:rPr>
      </w:pPr>
      <w:r w:rsidRPr="00CE66AB">
        <w:rPr>
          <w:b/>
          <w:bCs/>
        </w:rPr>
        <w:t>Postconditions</w:t>
      </w:r>
    </w:p>
    <w:p w14:paraId="52C67200" w14:textId="66FA96C4" w:rsidR="00BF09F6" w:rsidRDefault="00BF09F6" w:rsidP="004848EF">
      <w:pPr>
        <w:spacing w:line="360" w:lineRule="auto"/>
        <w:ind w:left="0"/>
      </w:pPr>
      <w:r>
        <w:t>For each metering point, the best consumption forecast for the duration of the contract is available.</w:t>
      </w:r>
    </w:p>
    <w:p w14:paraId="66D5588D" w14:textId="77777777" w:rsidR="00F74FB3" w:rsidRDefault="00F74FB3" w:rsidP="004848EF">
      <w:pPr>
        <w:spacing w:line="360" w:lineRule="auto"/>
        <w:ind w:left="0"/>
      </w:pPr>
    </w:p>
    <w:p w14:paraId="46A2F459" w14:textId="44083A22" w:rsidR="00821203" w:rsidRDefault="00F74FB3" w:rsidP="004848EF">
      <w:pPr>
        <w:spacing w:line="360" w:lineRule="auto"/>
        <w:ind w:left="0"/>
      </w:pPr>
      <w:r>
        <w:t xml:space="preserve">Details of how </w:t>
      </w:r>
      <w:r w:rsidR="008F11BC">
        <w:t>Forecast</w:t>
      </w:r>
      <w:r>
        <w:t>ing is done in Bit2Win</w:t>
      </w:r>
      <w:r w:rsidR="00191432">
        <w:t xml:space="preserve"> has been added below. (The calculation is shown using with dummy values)</w:t>
      </w:r>
    </w:p>
    <w:p w14:paraId="089AADE0" w14:textId="77777777" w:rsidR="00191432" w:rsidRDefault="00191432" w:rsidP="004848EF">
      <w:pPr>
        <w:spacing w:line="360" w:lineRule="auto"/>
        <w:ind w:left="0"/>
      </w:pPr>
    </w:p>
    <w:p w14:paraId="25485F1E" w14:textId="21391564" w:rsidR="00821203" w:rsidRDefault="004B1781" w:rsidP="00191432">
      <w:pPr>
        <w:pStyle w:val="Heading4"/>
      </w:pPr>
      <w:r>
        <w:t>Forecasting</w:t>
      </w:r>
      <w:r w:rsidR="00191432">
        <w:t xml:space="preserve"> Calculation in Bit2Win</w:t>
      </w:r>
    </w:p>
    <w:p w14:paraId="3FBE46C6" w14:textId="77777777" w:rsidR="00893FA5" w:rsidRDefault="00893FA5" w:rsidP="004848EF">
      <w:pPr>
        <w:spacing w:line="360" w:lineRule="auto"/>
        <w:ind w:left="0"/>
      </w:pPr>
    </w:p>
    <w:p w14:paraId="50DE811C" w14:textId="53BD0AE0" w:rsidR="00672A01" w:rsidRDefault="00672A01" w:rsidP="004848EF">
      <w:pPr>
        <w:spacing w:line="360" w:lineRule="auto"/>
        <w:ind w:left="0"/>
      </w:pPr>
      <w:r>
        <w:t xml:space="preserve">The Forecast for Pricing </w:t>
      </w:r>
      <w:r w:rsidR="007E42E3">
        <w:t xml:space="preserve">can be </w:t>
      </w:r>
      <w:r w:rsidR="00B235DD">
        <w:t xml:space="preserve">calculated based upon the </w:t>
      </w:r>
      <w:r w:rsidR="00B235DD" w:rsidRPr="00D71DE3">
        <w:rPr>
          <w:b/>
          <w:bCs/>
        </w:rPr>
        <w:t>Consumption Input Collection</w:t>
      </w:r>
      <w:r w:rsidR="002A66D4">
        <w:t xml:space="preserve"> as follows:</w:t>
      </w:r>
    </w:p>
    <w:p w14:paraId="7EEEB677" w14:textId="77777777" w:rsidR="00D60F51" w:rsidRPr="00D60F51" w:rsidRDefault="00D60F51" w:rsidP="00D60F51">
      <w:pPr>
        <w:spacing w:line="360" w:lineRule="auto"/>
        <w:ind w:left="0"/>
      </w:pPr>
      <w:r w:rsidRPr="00D60F51">
        <w:t>Types of consumption data collected during the Sales Process:</w:t>
      </w:r>
    </w:p>
    <w:p w14:paraId="26DAEFD7" w14:textId="77777777" w:rsidR="00D60F51" w:rsidRPr="00D60F51" w:rsidRDefault="00D60F51" w:rsidP="00D6162C">
      <w:pPr>
        <w:pStyle w:val="ListParagraph"/>
        <w:numPr>
          <w:ilvl w:val="0"/>
          <w:numId w:val="60"/>
        </w:numPr>
        <w:spacing w:line="360" w:lineRule="auto"/>
      </w:pPr>
      <w:r w:rsidRPr="00D60F51">
        <w:t>High resolution Forecast provided by Customer or generated externally</w:t>
      </w:r>
    </w:p>
    <w:p w14:paraId="382FC148" w14:textId="77777777" w:rsidR="00D60F51" w:rsidRPr="00D60F51" w:rsidRDefault="00D60F51" w:rsidP="00D6162C">
      <w:pPr>
        <w:pStyle w:val="ListParagraph"/>
        <w:numPr>
          <w:ilvl w:val="0"/>
          <w:numId w:val="60"/>
        </w:numPr>
        <w:spacing w:line="360" w:lineRule="auto"/>
      </w:pPr>
      <w:r w:rsidRPr="00D60F51">
        <w:t>High resolution Actuals provided by Customer or already available (renewal)</w:t>
      </w:r>
    </w:p>
    <w:p w14:paraId="1B16A726" w14:textId="77777777" w:rsidR="00D60F51" w:rsidRPr="00D60F51" w:rsidRDefault="00D60F51" w:rsidP="00D6162C">
      <w:pPr>
        <w:pStyle w:val="ListParagraph"/>
        <w:numPr>
          <w:ilvl w:val="0"/>
          <w:numId w:val="60"/>
        </w:numPr>
        <w:spacing w:line="360" w:lineRule="auto"/>
      </w:pPr>
      <w:r w:rsidRPr="00D60F51">
        <w:t>Estimated Yearly Consumption provided by Customer</w:t>
      </w:r>
    </w:p>
    <w:p w14:paraId="20E9472E" w14:textId="68CAAE79" w:rsidR="002A66D4" w:rsidRDefault="00D60F51" w:rsidP="00D6162C">
      <w:pPr>
        <w:pStyle w:val="ListParagraph"/>
        <w:numPr>
          <w:ilvl w:val="0"/>
          <w:numId w:val="60"/>
        </w:numPr>
        <w:spacing w:line="360" w:lineRule="auto"/>
      </w:pPr>
      <w:r w:rsidRPr="00D60F51">
        <w:t>Estimated Future Consumption provided by Customer as required for the Product to be quoted (</w:t>
      </w:r>
      <w:r w:rsidR="002A66D4" w:rsidRPr="00D60F51">
        <w:t>i.e.</w:t>
      </w:r>
      <w:r w:rsidRPr="00D60F51">
        <w:t xml:space="preserve"> Monthly values) </w:t>
      </w:r>
    </w:p>
    <w:p w14:paraId="1B93F6E3" w14:textId="6C92EBB9" w:rsidR="00D60F51" w:rsidRDefault="002A66D4" w:rsidP="00D60F51">
      <w:pPr>
        <w:spacing w:line="360" w:lineRule="auto"/>
        <w:ind w:left="0"/>
      </w:pPr>
      <w:r>
        <w:t xml:space="preserve">            </w:t>
      </w:r>
      <w:r w:rsidR="00D60F51" w:rsidRPr="00D60F51">
        <w:t>One of those inputs is required to get the background forecast process started</w:t>
      </w:r>
    </w:p>
    <w:p w14:paraId="798D1148" w14:textId="77777777" w:rsidR="00A2043F" w:rsidRDefault="00A2043F" w:rsidP="004848EF">
      <w:pPr>
        <w:spacing w:line="360" w:lineRule="auto"/>
        <w:ind w:left="0"/>
      </w:pPr>
    </w:p>
    <w:p w14:paraId="159054F6" w14:textId="04DD949E" w:rsidR="00821203" w:rsidRDefault="00A2043F" w:rsidP="004848EF">
      <w:pPr>
        <w:spacing w:line="360" w:lineRule="auto"/>
        <w:ind w:left="0"/>
      </w:pPr>
      <w:r w:rsidRPr="007742F0">
        <w:rPr>
          <w:b/>
          <w:bCs/>
        </w:rPr>
        <w:t>EDM: Actuals &amp; Forecasts Time Series</w:t>
      </w:r>
      <w:r>
        <w:tab/>
      </w:r>
      <w:r>
        <w:tab/>
      </w:r>
      <w:r>
        <w:tab/>
      </w:r>
      <w:r>
        <w:tab/>
      </w:r>
      <w:r w:rsidR="007742F0">
        <w:t xml:space="preserve">   </w:t>
      </w:r>
      <w:r w:rsidRPr="007742F0">
        <w:rPr>
          <w:b/>
          <w:bCs/>
        </w:rPr>
        <w:t>Estimated Future Consumption</w:t>
      </w:r>
    </w:p>
    <w:p w14:paraId="7F6BB992" w14:textId="2BB20224" w:rsidR="00821203" w:rsidRDefault="007742F0" w:rsidP="004848EF">
      <w:pPr>
        <w:spacing w:line="360" w:lineRule="auto"/>
        <w:ind w:left="0"/>
      </w:pPr>
      <w:r w:rsidRPr="007742F0">
        <w:rPr>
          <w:noProof/>
        </w:rPr>
        <mc:AlternateContent>
          <mc:Choice Requires="wps">
            <w:drawing>
              <wp:anchor distT="0" distB="0" distL="114300" distR="114300" simplePos="0" relativeHeight="251658240" behindDoc="0" locked="0" layoutInCell="1" allowOverlap="1" wp14:anchorId="24DF3526" wp14:editId="1909F092">
                <wp:simplePos x="0" y="0"/>
                <wp:positionH relativeFrom="column">
                  <wp:posOffset>3171825</wp:posOffset>
                </wp:positionH>
                <wp:positionV relativeFrom="paragraph">
                  <wp:posOffset>845820</wp:posOffset>
                </wp:positionV>
                <wp:extent cx="447675" cy="152400"/>
                <wp:effectExtent l="0" t="19050" r="47625" b="38100"/>
                <wp:wrapNone/>
                <wp:docPr id="13" name="Arrow: Right 13">
                  <a:extLst xmlns:a="http://schemas.openxmlformats.org/drawingml/2006/main">
                    <a:ext uri="{FF2B5EF4-FFF2-40B4-BE49-F238E27FC236}">
                      <a16:creationId xmlns:a16="http://schemas.microsoft.com/office/drawing/2014/main" id="{076D5154-D38B-8BE5-4F58-0FFE78440D90}"/>
                    </a:ext>
                  </a:extLst>
                </wp:docPr>
                <wp:cNvGraphicFramePr/>
                <a:graphic xmlns:a="http://schemas.openxmlformats.org/drawingml/2006/main">
                  <a:graphicData uri="http://schemas.microsoft.com/office/word/2010/wordprocessingShape">
                    <wps:wsp>
                      <wps:cNvSpPr/>
                      <wps:spPr>
                        <a:xfrm>
                          <a:off x="0" y="0"/>
                          <a:ext cx="447675" cy="15240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550B4A8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249.75pt;margin-top:66.6pt;width:35.25pt;height: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" adj="17923" fillcolor="red" strokecolor="#0a121c [484]" strokeweight="2pt"/>
            </w:pict>
          </mc:Fallback>
        </mc:AlternateContent>
      </w:r>
      <w:r w:rsidR="00520D3B" w:rsidRPr="00520D3B">
        <w:rPr>
          <w:noProof/>
        </w:rPr>
        <w:drawing>
          <wp:inline distT="0" distB="0" distL="0" distR="0" wp14:anchorId="7F8F4134" wp14:editId="0324D795">
            <wp:extent cx="3077481" cy="1818640"/>
            <wp:effectExtent l="0" t="0" r="8890" b="0"/>
            <wp:docPr id="5" name="Picture 5">
              <a:extLst xmlns:a="http://schemas.openxmlformats.org/drawingml/2006/main">
                <a:ext uri="{FF2B5EF4-FFF2-40B4-BE49-F238E27FC236}">
                  <a16:creationId xmlns:a16="http://schemas.microsoft.com/office/drawing/2014/main" id="{3B2ED0FA-15FF-6710-E13B-4E8810E889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4">
                      <a:extLst>
                        <a:ext uri="{FF2B5EF4-FFF2-40B4-BE49-F238E27FC236}">
                          <a16:creationId xmlns:a16="http://schemas.microsoft.com/office/drawing/2014/main" id="{3B2ED0FA-15FF-6710-E13B-4E8810E88954}"/>
                        </a:ext>
                      </a:extLst>
                    </pic:cNvPr>
                    <pic:cNvPicPr>
                      <a:picLocks noChangeAspect="1"/>
                    </pic:cNvPicPr>
                  </pic:nvPicPr>
                  <pic:blipFill>
                    <a:blip r:embed="rId47"/>
                    <a:stretch>
                      <a:fillRect/>
                    </a:stretch>
                  </pic:blipFill>
                  <pic:spPr>
                    <a:xfrm>
                      <a:off x="0" y="0"/>
                      <a:ext cx="3094947" cy="1828961"/>
                    </a:xfrm>
                    <a:prstGeom prst="rect">
                      <a:avLst/>
                    </a:prstGeom>
                  </pic:spPr>
                </pic:pic>
              </a:graphicData>
            </a:graphic>
          </wp:inline>
        </w:drawing>
      </w:r>
      <w:r w:rsidR="00520D3B">
        <w:t xml:space="preserve">                      </w:t>
      </w:r>
      <w:r w:rsidR="00520D3B" w:rsidRPr="00520D3B">
        <w:rPr>
          <w:noProof/>
        </w:rPr>
        <w:drawing>
          <wp:inline distT="0" distB="0" distL="0" distR="0" wp14:anchorId="7F6F0ACA" wp14:editId="288DC5E6">
            <wp:extent cx="1981200" cy="1945272"/>
            <wp:effectExtent l="0" t="0" r="0" b="0"/>
            <wp:docPr id="6" name="Picture 6">
              <a:extLst xmlns:a="http://schemas.openxmlformats.org/drawingml/2006/main">
                <a:ext uri="{FF2B5EF4-FFF2-40B4-BE49-F238E27FC236}">
                  <a16:creationId xmlns:a16="http://schemas.microsoft.com/office/drawing/2014/main" id="{4A28EEEE-4D2D-CB71-DF3E-79661A7005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5">
                      <a:extLst>
                        <a:ext uri="{FF2B5EF4-FFF2-40B4-BE49-F238E27FC236}">
                          <a16:creationId xmlns:a16="http://schemas.microsoft.com/office/drawing/2014/main" id="{4A28EEEE-4D2D-CB71-DF3E-79661A700543}"/>
                        </a:ext>
                      </a:extLst>
                    </pic:cNvPr>
                    <pic:cNvPicPr>
                      <a:picLocks noChangeAspect="1"/>
                    </pic:cNvPicPr>
                  </pic:nvPicPr>
                  <pic:blipFill>
                    <a:blip r:embed="rId48"/>
                    <a:stretch>
                      <a:fillRect/>
                    </a:stretch>
                  </pic:blipFill>
                  <pic:spPr>
                    <a:xfrm>
                      <a:off x="0" y="0"/>
                      <a:ext cx="1986383" cy="1950361"/>
                    </a:xfrm>
                    <a:prstGeom prst="rect">
                      <a:avLst/>
                    </a:prstGeom>
                  </pic:spPr>
                </pic:pic>
              </a:graphicData>
            </a:graphic>
          </wp:inline>
        </w:drawing>
      </w:r>
    </w:p>
    <w:p w14:paraId="051B5650" w14:textId="72D41895" w:rsidR="00092051" w:rsidRPr="00092051" w:rsidRDefault="00092051" w:rsidP="00092051">
      <w:pPr>
        <w:spacing w:line="360" w:lineRule="auto"/>
        <w:ind w:left="0"/>
        <w:rPr>
          <w:b/>
          <w:bCs/>
        </w:rPr>
      </w:pPr>
      <w:r w:rsidRPr="00092051">
        <w:rPr>
          <w:b/>
          <w:bCs/>
        </w:rPr>
        <w:t>Actuals are high resolution T</w:t>
      </w:r>
      <w:r w:rsidR="002776A9" w:rsidRPr="002776A9">
        <w:rPr>
          <w:b/>
          <w:bCs/>
        </w:rPr>
        <w:t xml:space="preserve">ime </w:t>
      </w:r>
      <w:r w:rsidRPr="00092051">
        <w:rPr>
          <w:b/>
          <w:bCs/>
        </w:rPr>
        <w:t>S</w:t>
      </w:r>
      <w:r w:rsidR="002776A9" w:rsidRPr="002776A9">
        <w:rPr>
          <w:b/>
          <w:bCs/>
        </w:rPr>
        <w:t>eries</w:t>
      </w:r>
      <w:r w:rsidRPr="00092051">
        <w:rPr>
          <w:b/>
          <w:bCs/>
        </w:rPr>
        <w:t xml:space="preserve"> (15 min):</w:t>
      </w:r>
      <w:r w:rsidR="009D2E0E" w:rsidRPr="002776A9">
        <w:rPr>
          <w:b/>
          <w:bCs/>
        </w:rPr>
        <w:tab/>
      </w:r>
      <w:r w:rsidR="009D2E0E" w:rsidRPr="002776A9">
        <w:rPr>
          <w:b/>
          <w:bCs/>
        </w:rPr>
        <w:tab/>
      </w:r>
      <w:r w:rsidR="009D2E0E" w:rsidRPr="002776A9">
        <w:rPr>
          <w:b/>
          <w:bCs/>
        </w:rPr>
        <w:tab/>
      </w:r>
      <w:r w:rsidR="009D2E0E" w:rsidRPr="002776A9">
        <w:rPr>
          <w:b/>
          <w:bCs/>
        </w:rPr>
        <w:tab/>
      </w:r>
    </w:p>
    <w:p w14:paraId="04CAE9D2" w14:textId="77777777" w:rsidR="00092051" w:rsidRPr="00092051" w:rsidRDefault="00092051" w:rsidP="00D6162C">
      <w:pPr>
        <w:pStyle w:val="ListParagraph"/>
        <w:numPr>
          <w:ilvl w:val="0"/>
          <w:numId w:val="61"/>
        </w:numPr>
        <w:spacing w:line="360" w:lineRule="auto"/>
      </w:pPr>
      <w:r w:rsidRPr="00092051">
        <w:t>“Generated” during the Sales Process</w:t>
      </w:r>
    </w:p>
    <w:p w14:paraId="3B713B61" w14:textId="7778DDF3" w:rsidR="00821203" w:rsidRDefault="00092051" w:rsidP="00D6162C">
      <w:pPr>
        <w:pStyle w:val="ListParagraph"/>
        <w:numPr>
          <w:ilvl w:val="0"/>
          <w:numId w:val="61"/>
        </w:numPr>
        <w:spacing w:line="360" w:lineRule="auto"/>
      </w:pPr>
      <w:r w:rsidRPr="00092051">
        <w:t>Acquired automatically for active Customers</w:t>
      </w:r>
    </w:p>
    <w:p w14:paraId="708FE67F" w14:textId="0D30F22D" w:rsidR="00092051" w:rsidRDefault="00083C1E" w:rsidP="00092051">
      <w:pPr>
        <w:spacing w:line="360" w:lineRule="auto"/>
        <w:ind w:left="0"/>
      </w:pPr>
      <w:r w:rsidRPr="00083C1E">
        <w:lastRenderedPageBreak/>
        <w:t xml:space="preserve">Forecasts are automatically calculated </w:t>
      </w:r>
      <w:r w:rsidR="002776A9" w:rsidRPr="00083C1E">
        <w:t>i.e.</w:t>
      </w:r>
      <w:r w:rsidRPr="00083C1E">
        <w:t xml:space="preserve"> 5 years ahead (at least entire contract period) from the Actuals</w:t>
      </w:r>
      <w:r w:rsidR="00D36CA8">
        <w:t xml:space="preserve">. </w:t>
      </w:r>
      <w:r w:rsidR="00D36CA8" w:rsidRPr="00D36CA8">
        <w:t>High resolution is the key requirement to have flexibility for the calculation of Aggregates Background process</w:t>
      </w:r>
      <w:r w:rsidR="00D36CA8">
        <w:t>.</w:t>
      </w:r>
    </w:p>
    <w:p w14:paraId="7F96A566" w14:textId="77777777" w:rsidR="00D56658" w:rsidRPr="00D56658" w:rsidRDefault="00D56658" w:rsidP="00D56658">
      <w:pPr>
        <w:spacing w:line="360" w:lineRule="auto"/>
        <w:ind w:left="0"/>
        <w:rPr>
          <w:b/>
          <w:bCs/>
        </w:rPr>
      </w:pPr>
      <w:r w:rsidRPr="00D56658">
        <w:rPr>
          <w:b/>
          <w:bCs/>
        </w:rPr>
        <w:t>Aggregated Volumes based on the Product to be quoted:</w:t>
      </w:r>
    </w:p>
    <w:p w14:paraId="51543EFA" w14:textId="77777777" w:rsidR="00D56658" w:rsidRPr="00D56658" w:rsidRDefault="00D56658" w:rsidP="00D6162C">
      <w:pPr>
        <w:pStyle w:val="ListParagraph"/>
        <w:numPr>
          <w:ilvl w:val="0"/>
          <w:numId w:val="62"/>
        </w:numPr>
        <w:spacing w:line="360" w:lineRule="auto"/>
      </w:pPr>
      <w:r w:rsidRPr="00D56658">
        <w:t>Monthly</w:t>
      </w:r>
    </w:p>
    <w:p w14:paraId="2800DFA7" w14:textId="77777777" w:rsidR="00D56658" w:rsidRPr="00D56658" w:rsidRDefault="00D56658" w:rsidP="00D6162C">
      <w:pPr>
        <w:pStyle w:val="ListParagraph"/>
        <w:numPr>
          <w:ilvl w:val="0"/>
          <w:numId w:val="62"/>
        </w:numPr>
        <w:spacing w:line="360" w:lineRule="auto"/>
      </w:pPr>
      <w:r w:rsidRPr="00D56658">
        <w:t>Monthly Peak / Off-Peak (FNR6.3)</w:t>
      </w:r>
    </w:p>
    <w:p w14:paraId="5FD2A28E" w14:textId="4490D38C" w:rsidR="00D36CA8" w:rsidRDefault="00D56658" w:rsidP="00D6162C">
      <w:pPr>
        <w:pStyle w:val="ListParagraph"/>
        <w:numPr>
          <w:ilvl w:val="0"/>
          <w:numId w:val="62"/>
        </w:numPr>
        <w:spacing w:line="360" w:lineRule="auto"/>
      </w:pPr>
      <w:r w:rsidRPr="00D56658">
        <w:t>Multi-Band</w:t>
      </w:r>
    </w:p>
    <w:p w14:paraId="6956DD53" w14:textId="77777777" w:rsidR="00812910" w:rsidRDefault="00812910" w:rsidP="00092051">
      <w:pPr>
        <w:spacing w:line="360" w:lineRule="auto"/>
        <w:ind w:left="0"/>
        <w:rPr>
          <w:b/>
          <w:bCs/>
        </w:rPr>
      </w:pPr>
    </w:p>
    <w:p w14:paraId="1872450E" w14:textId="3859D540" w:rsidR="00092051" w:rsidRDefault="00812910" w:rsidP="00092051">
      <w:pPr>
        <w:spacing w:line="360" w:lineRule="auto"/>
        <w:ind w:left="0"/>
        <w:rPr>
          <w:b/>
          <w:bCs/>
        </w:rPr>
      </w:pPr>
      <w:r w:rsidRPr="00812910">
        <w:rPr>
          <w:b/>
          <w:bCs/>
        </w:rPr>
        <w:t>Type 1: High Resolution Forecast</w:t>
      </w:r>
    </w:p>
    <w:p w14:paraId="0EC0C87C" w14:textId="77777777" w:rsidR="00812910" w:rsidRPr="00812910" w:rsidRDefault="00812910" w:rsidP="00812910">
      <w:pPr>
        <w:spacing w:line="360" w:lineRule="auto"/>
        <w:ind w:left="0"/>
      </w:pPr>
      <w:r w:rsidRPr="00812910">
        <w:t>High resolution Forecast provided by Customer or generated externally</w:t>
      </w:r>
    </w:p>
    <w:p w14:paraId="3CFF01A9" w14:textId="77777777" w:rsidR="00812910" w:rsidRPr="00812910" w:rsidRDefault="00812910" w:rsidP="00D6162C">
      <w:pPr>
        <w:pStyle w:val="ListParagraph"/>
        <w:numPr>
          <w:ilvl w:val="0"/>
          <w:numId w:val="63"/>
        </w:numPr>
        <w:spacing w:line="360" w:lineRule="auto"/>
      </w:pPr>
      <w:r w:rsidRPr="00812910">
        <w:t>Forecast is imported directly into EDM</w:t>
      </w:r>
    </w:p>
    <w:p w14:paraId="1DEF8298" w14:textId="77777777" w:rsidR="00812910" w:rsidRPr="00812910" w:rsidRDefault="00812910" w:rsidP="00D6162C">
      <w:pPr>
        <w:pStyle w:val="ListParagraph"/>
        <w:numPr>
          <w:ilvl w:val="0"/>
          <w:numId w:val="63"/>
        </w:numPr>
        <w:spacing w:line="360" w:lineRule="auto"/>
      </w:pPr>
      <w:r w:rsidRPr="00812910">
        <w:t>EDM calculates the Aggregations</w:t>
      </w:r>
    </w:p>
    <w:p w14:paraId="0871BEAA" w14:textId="77777777" w:rsidR="00812910" w:rsidRPr="00812910" w:rsidRDefault="00812910" w:rsidP="00D6162C">
      <w:pPr>
        <w:pStyle w:val="ListParagraph"/>
        <w:numPr>
          <w:ilvl w:val="0"/>
          <w:numId w:val="63"/>
        </w:numPr>
        <w:spacing w:line="360" w:lineRule="auto"/>
      </w:pPr>
      <w:r w:rsidRPr="00812910">
        <w:t>Actuals are automatically received during contract validity</w:t>
      </w:r>
    </w:p>
    <w:p w14:paraId="73858787" w14:textId="0EAC3124" w:rsidR="00812910" w:rsidRDefault="00812910" w:rsidP="00D6162C">
      <w:pPr>
        <w:pStyle w:val="ListParagraph"/>
        <w:numPr>
          <w:ilvl w:val="0"/>
          <w:numId w:val="63"/>
        </w:numPr>
        <w:spacing w:line="360" w:lineRule="auto"/>
      </w:pPr>
      <w:r w:rsidRPr="00812910">
        <w:t>Updated actuals will trigger periodic forecast re-calculation</w:t>
      </w:r>
    </w:p>
    <w:p w14:paraId="0B68EAAA" w14:textId="7492856D" w:rsidR="00BB42F4" w:rsidRDefault="00BB42F4" w:rsidP="00BB42F4">
      <w:pPr>
        <w:spacing w:line="360" w:lineRule="auto"/>
        <w:ind w:left="0"/>
      </w:pPr>
    </w:p>
    <w:p w14:paraId="7319828E" w14:textId="23CC7245" w:rsidR="00BB42F4" w:rsidRPr="00812910" w:rsidRDefault="00DB03F1" w:rsidP="00846A87">
      <w:pPr>
        <w:spacing w:line="360" w:lineRule="auto"/>
        <w:ind w:left="0"/>
        <w:jc w:val="center"/>
      </w:pPr>
      <w:r w:rsidRPr="00641954">
        <w:rPr>
          <w:noProof/>
        </w:rPr>
        <mc:AlternateContent>
          <mc:Choice Requires="wps">
            <w:drawing>
              <wp:anchor distT="0" distB="0" distL="114300" distR="114300" simplePos="0" relativeHeight="251658242" behindDoc="0" locked="0" layoutInCell="1" allowOverlap="1" wp14:anchorId="2FB44618" wp14:editId="73301524">
                <wp:simplePos x="0" y="0"/>
                <wp:positionH relativeFrom="column">
                  <wp:posOffset>3785235</wp:posOffset>
                </wp:positionH>
                <wp:positionV relativeFrom="paragraph">
                  <wp:posOffset>426085</wp:posOffset>
                </wp:positionV>
                <wp:extent cx="1304925" cy="769441"/>
                <wp:effectExtent l="0" t="0" r="0" b="8890"/>
                <wp:wrapNone/>
                <wp:docPr id="1216969161" name="Text Box 1216969161"/>
                <wp:cNvGraphicFramePr/>
                <a:graphic xmlns:a="http://schemas.openxmlformats.org/drawingml/2006/main">
                  <a:graphicData uri="http://schemas.microsoft.com/office/word/2010/wordprocessingShape">
                    <wps:wsp>
                      <wps:cNvSpPr txBox="1"/>
                      <wps:spPr>
                        <a:xfrm>
                          <a:off x="0" y="0"/>
                          <a:ext cx="1304925" cy="769441"/>
                        </a:xfrm>
                        <a:prstGeom prst="rect">
                          <a:avLst/>
                        </a:prstGeom>
                        <a:noFill/>
                        <a:ln>
                          <a:noFill/>
                        </a:ln>
                      </wps:spPr>
                      <wps:txbx>
                        <w:txbxContent>
                          <w:p w14:paraId="6B9F5816" w14:textId="77777777" w:rsidR="00641954" w:rsidRDefault="00641954" w:rsidP="00641954">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wps:txbx>
                      <wps:bodyPr spcFirstLastPara="1" wrap="square" lIns="91425" tIns="45700" rIns="91425" bIns="45700" anchor="t" anchorCtr="0">
                        <a:spAutoFit/>
                      </wps:bodyPr>
                    </wps:wsp>
                  </a:graphicData>
                </a:graphic>
                <wp14:sizeRelH relativeFrom="margin">
                  <wp14:pctWidth>0</wp14:pctWidth>
                </wp14:sizeRelH>
              </wp:anchor>
            </w:drawing>
          </mc:Choice>
          <mc:Fallback>
            <w:pict>
              <v:shapetype w14:anchorId="2FB44618" id="_x0000_t202" coordsize="21600,21600" o:spt="202" path="m,l,21600r21600,l21600,xe">
                <v:stroke joinstyle="miter"/>
                <v:path gradientshapeok="t" o:connecttype="rect"/>
              </v:shapetype>
              <v:shape id="Text Box 1216969161" o:spid="_x0000_s1028" type="#_x0000_t202" style="position:absolute;left:0;text-align:left;margin-left:298.05pt;margin-top:33.55pt;width:102.75pt;height:60.6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" filled="f" stroked="f">
                <v:textbox style="mso-fit-shape-to-text:t" inset="2.53958mm,1.2694mm,2.53958mm,1.2694mm">
                  <w:txbxContent>
                    <w:p w14:paraId="6B9F5816" w14:textId="77777777" w:rsidR="00641954" w:rsidRDefault="00641954" w:rsidP="00641954">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v:textbox>
              </v:shape>
            </w:pict>
          </mc:Fallback>
        </mc:AlternateContent>
      </w:r>
      <w:r w:rsidRPr="00641954">
        <w:rPr>
          <w:noProof/>
        </w:rPr>
        <mc:AlternateContent>
          <mc:Choice Requires="wps">
            <w:drawing>
              <wp:anchor distT="0" distB="0" distL="114300" distR="114300" simplePos="0" relativeHeight="251658241" behindDoc="0" locked="0" layoutInCell="1" allowOverlap="1" wp14:anchorId="61D70C5F" wp14:editId="4A2BCA59">
                <wp:simplePos x="0" y="0"/>
                <wp:positionH relativeFrom="column">
                  <wp:posOffset>599440</wp:posOffset>
                </wp:positionH>
                <wp:positionV relativeFrom="paragraph">
                  <wp:posOffset>416560</wp:posOffset>
                </wp:positionV>
                <wp:extent cx="1304925" cy="769441"/>
                <wp:effectExtent l="0" t="0" r="0" b="8890"/>
                <wp:wrapNone/>
                <wp:docPr id="14" name="Text Box 14">
                  <a:extLst xmlns:a="http://schemas.openxmlformats.org/drawingml/2006/main">
                    <a:ext uri="{FF2B5EF4-FFF2-40B4-BE49-F238E27FC236}">
                      <a16:creationId xmlns:a16="http://schemas.microsoft.com/office/drawing/2014/main" id="{577A2975-ABB4-FE4D-77C5-33D27BF552E3}"/>
                    </a:ext>
                  </a:extLst>
                </wp:docPr>
                <wp:cNvGraphicFramePr/>
                <a:graphic xmlns:a="http://schemas.openxmlformats.org/drawingml/2006/main">
                  <a:graphicData uri="http://schemas.microsoft.com/office/word/2010/wordprocessingShape">
                    <wps:wsp>
                      <wps:cNvSpPr txBox="1"/>
                      <wps:spPr>
                        <a:xfrm>
                          <a:off x="0" y="0"/>
                          <a:ext cx="1304925" cy="769441"/>
                        </a:xfrm>
                        <a:prstGeom prst="rect">
                          <a:avLst/>
                        </a:prstGeom>
                        <a:noFill/>
                        <a:ln>
                          <a:noFill/>
                        </a:ln>
                      </wps:spPr>
                      <wps:txbx>
                        <w:txbxContent>
                          <w:p w14:paraId="69895FB6" w14:textId="77777777" w:rsidR="00641954" w:rsidRDefault="00641954" w:rsidP="00641954">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wps:txbx>
                      <wps:bodyPr spcFirstLastPara="1" wrap="square" lIns="91425" tIns="45700" rIns="91425" bIns="45700" anchor="t" anchorCtr="0">
                        <a:spAutoFit/>
                      </wps:bodyPr>
                    </wps:wsp>
                  </a:graphicData>
                </a:graphic>
                <wp14:sizeRelH relativeFrom="margin">
                  <wp14:pctWidth>0</wp14:pctWidth>
                </wp14:sizeRelH>
              </wp:anchor>
            </w:drawing>
          </mc:Choice>
          <mc:Fallback>
            <w:pict>
              <v:shape w14:anchorId="61D70C5F" id="Text Box 14" o:spid="_x0000_s1029" type="#_x0000_t202" style="position:absolute;left:0;text-align:left;margin-left:47.2pt;margin-top:32.8pt;width:102.75pt;height:60.6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" filled="f" stroked="f">
                <v:textbox style="mso-fit-shape-to-text:t" inset="2.53958mm,1.2694mm,2.53958mm,1.2694mm">
                  <w:txbxContent>
                    <w:p w14:paraId="69895FB6" w14:textId="77777777" w:rsidR="00641954" w:rsidRDefault="00641954" w:rsidP="00641954">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v:textbox>
              </v:shape>
            </w:pict>
          </mc:Fallback>
        </mc:AlternateContent>
      </w:r>
      <w:r w:rsidR="00BB42F4" w:rsidRPr="00BB42F4">
        <w:rPr>
          <w:noProof/>
        </w:rPr>
        <w:drawing>
          <wp:inline distT="0" distB="0" distL="0" distR="0" wp14:anchorId="338CB36E" wp14:editId="7D955AC5">
            <wp:extent cx="4439331" cy="2486025"/>
            <wp:effectExtent l="0" t="0" r="0" b="0"/>
            <wp:docPr id="1709598105" name="Picture 1709598105">
              <a:extLst xmlns:a="http://schemas.openxmlformats.org/drawingml/2006/main">
                <a:ext uri="{FF2B5EF4-FFF2-40B4-BE49-F238E27FC236}">
                  <a16:creationId xmlns:a16="http://schemas.microsoft.com/office/drawing/2014/main" id="{908E35F8-F1F8-79B3-4DBD-19150BC2BD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908E35F8-F1F8-79B3-4DBD-19150BC2BDAB}"/>
                        </a:ext>
                      </a:extLst>
                    </pic:cNvPr>
                    <pic:cNvPicPr>
                      <a:picLocks noChangeAspect="1"/>
                    </pic:cNvPicPr>
                  </pic:nvPicPr>
                  <pic:blipFill>
                    <a:blip r:embed="rId47"/>
                    <a:stretch>
                      <a:fillRect/>
                    </a:stretch>
                  </pic:blipFill>
                  <pic:spPr>
                    <a:xfrm>
                      <a:off x="0" y="0"/>
                      <a:ext cx="4477475" cy="2507386"/>
                    </a:xfrm>
                    <a:prstGeom prst="rect">
                      <a:avLst/>
                    </a:prstGeom>
                  </pic:spPr>
                </pic:pic>
              </a:graphicData>
            </a:graphic>
          </wp:inline>
        </w:drawing>
      </w:r>
    </w:p>
    <w:p w14:paraId="6FD8DE55" w14:textId="77777777" w:rsidR="00DB03F1" w:rsidRDefault="00DB03F1" w:rsidP="00092051">
      <w:pPr>
        <w:spacing w:line="360" w:lineRule="auto"/>
        <w:ind w:left="0"/>
      </w:pPr>
    </w:p>
    <w:p w14:paraId="416C2F5B" w14:textId="6D5BA514" w:rsidR="00092051" w:rsidRDefault="00DB03F1" w:rsidP="00092051">
      <w:pPr>
        <w:spacing w:line="360" w:lineRule="auto"/>
        <w:ind w:left="0"/>
        <w:rPr>
          <w:b/>
          <w:bCs/>
        </w:rPr>
      </w:pPr>
      <w:r w:rsidRPr="00DB03F1">
        <w:rPr>
          <w:b/>
          <w:bCs/>
        </w:rPr>
        <w:t>Type 2: High Resolution Actuals</w:t>
      </w:r>
    </w:p>
    <w:p w14:paraId="6EEC53C5" w14:textId="77777777" w:rsidR="00DB03F1" w:rsidRPr="00DB03F1" w:rsidRDefault="00DB03F1" w:rsidP="00DB03F1">
      <w:pPr>
        <w:spacing w:line="360" w:lineRule="auto"/>
        <w:ind w:left="0"/>
      </w:pPr>
      <w:r w:rsidRPr="00DB03F1">
        <w:t>High resolution Actuals provided by Customer</w:t>
      </w:r>
    </w:p>
    <w:p w14:paraId="476850BA" w14:textId="77777777" w:rsidR="00DB03F1" w:rsidRPr="00DB03F1" w:rsidRDefault="00DB03F1" w:rsidP="00D6162C">
      <w:pPr>
        <w:pStyle w:val="ListParagraph"/>
        <w:numPr>
          <w:ilvl w:val="0"/>
          <w:numId w:val="64"/>
        </w:numPr>
        <w:spacing w:line="360" w:lineRule="auto"/>
      </w:pPr>
      <w:r w:rsidRPr="00DB03F1">
        <w:t>Actuals are imported directly into EDM</w:t>
      </w:r>
    </w:p>
    <w:p w14:paraId="07EDCA50" w14:textId="77777777" w:rsidR="00DB03F1" w:rsidRPr="00DB03F1" w:rsidRDefault="00DB03F1" w:rsidP="00D6162C">
      <w:pPr>
        <w:pStyle w:val="ListParagraph"/>
        <w:numPr>
          <w:ilvl w:val="0"/>
          <w:numId w:val="64"/>
        </w:numPr>
        <w:spacing w:line="360" w:lineRule="auto"/>
      </w:pPr>
      <w:r w:rsidRPr="00DB03F1">
        <w:t>EDM calculates the Forecast</w:t>
      </w:r>
    </w:p>
    <w:p w14:paraId="48771144" w14:textId="77777777" w:rsidR="00DB03F1" w:rsidRPr="00DB03F1" w:rsidRDefault="00DB03F1" w:rsidP="00D6162C">
      <w:pPr>
        <w:pStyle w:val="ListParagraph"/>
        <w:numPr>
          <w:ilvl w:val="0"/>
          <w:numId w:val="64"/>
        </w:numPr>
        <w:spacing w:line="360" w:lineRule="auto"/>
      </w:pPr>
      <w:r w:rsidRPr="00DB03F1">
        <w:t>EDM calculates the Aggregations</w:t>
      </w:r>
    </w:p>
    <w:p w14:paraId="1ADE2C01" w14:textId="77777777" w:rsidR="00DB03F1" w:rsidRPr="00DB03F1" w:rsidRDefault="00DB03F1" w:rsidP="00D6162C">
      <w:pPr>
        <w:pStyle w:val="ListParagraph"/>
        <w:numPr>
          <w:ilvl w:val="0"/>
          <w:numId w:val="64"/>
        </w:numPr>
        <w:spacing w:line="360" w:lineRule="auto"/>
      </w:pPr>
      <w:r w:rsidRPr="00DB03F1">
        <w:t>Actuals are automatically received during contract validity</w:t>
      </w:r>
    </w:p>
    <w:p w14:paraId="53ACB97F" w14:textId="584AF515" w:rsidR="00DB03F1" w:rsidRDefault="00DB03F1" w:rsidP="00D6162C">
      <w:pPr>
        <w:pStyle w:val="ListParagraph"/>
        <w:numPr>
          <w:ilvl w:val="0"/>
          <w:numId w:val="64"/>
        </w:numPr>
        <w:spacing w:line="360" w:lineRule="auto"/>
      </w:pPr>
      <w:r w:rsidRPr="00DB03F1">
        <w:t>Updated actuals will trigger periodic forecast re-calculation</w:t>
      </w:r>
    </w:p>
    <w:p w14:paraId="0E4CD894" w14:textId="77777777" w:rsidR="00DB03F1" w:rsidRDefault="00DB03F1" w:rsidP="00DB03F1">
      <w:pPr>
        <w:spacing w:line="360" w:lineRule="auto"/>
        <w:ind w:left="0"/>
      </w:pPr>
    </w:p>
    <w:p w14:paraId="012745EC" w14:textId="77777777" w:rsidR="00DB03F1" w:rsidRDefault="00DB03F1" w:rsidP="00DB03F1">
      <w:pPr>
        <w:spacing w:line="360" w:lineRule="auto"/>
        <w:ind w:left="0"/>
      </w:pPr>
    </w:p>
    <w:p w14:paraId="4707DB5D" w14:textId="77777777" w:rsidR="00247491" w:rsidRDefault="00247491" w:rsidP="00DB03F1">
      <w:pPr>
        <w:spacing w:line="360" w:lineRule="auto"/>
        <w:ind w:left="0"/>
      </w:pPr>
    </w:p>
    <w:p w14:paraId="15E40FB9" w14:textId="6FD74BB2" w:rsidR="00247491" w:rsidRDefault="00247491" w:rsidP="00DB03F1">
      <w:pPr>
        <w:spacing w:line="360" w:lineRule="auto"/>
        <w:ind w:left="0"/>
      </w:pPr>
      <w:r w:rsidRPr="00247491">
        <w:rPr>
          <w:noProof/>
        </w:rPr>
        <mc:AlternateContent>
          <mc:Choice Requires="wps">
            <w:drawing>
              <wp:anchor distT="0" distB="0" distL="114300" distR="114300" simplePos="0" relativeHeight="251658249" behindDoc="0" locked="0" layoutInCell="1" allowOverlap="1" wp14:anchorId="317FCF65" wp14:editId="70F0448A">
                <wp:simplePos x="0" y="0"/>
                <wp:positionH relativeFrom="column">
                  <wp:posOffset>3200400</wp:posOffset>
                </wp:positionH>
                <wp:positionV relativeFrom="paragraph">
                  <wp:posOffset>24765</wp:posOffset>
                </wp:positionV>
                <wp:extent cx="1286256" cy="493776"/>
                <wp:effectExtent l="0" t="0" r="28575" b="20955"/>
                <wp:wrapNone/>
                <wp:docPr id="1126482326" name="Arrow: Curved Down 1126482326"/>
                <wp:cNvGraphicFramePr/>
                <a:graphic xmlns:a="http://schemas.openxmlformats.org/drawingml/2006/main">
                  <a:graphicData uri="http://schemas.microsoft.com/office/word/2010/wordprocessingShape">
                    <wps:wsp>
                      <wps:cNvSpPr/>
                      <wps:spPr>
                        <a:xfrm>
                          <a:off x="0" y="0"/>
                          <a:ext cx="1286256" cy="493776"/>
                        </a:xfrm>
                        <a:prstGeom prst="curved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42B1605D"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1126482326" o:spid="_x0000_s1026" type="#_x0000_t105" style="position:absolute;margin-left:252pt;margin-top:1.95pt;width:101.3pt;height:38.9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" adj="17454,20563,16200" fillcolor="red" strokecolor="#0a121c [484]" strokeweight="2pt"/>
            </w:pict>
          </mc:Fallback>
        </mc:AlternateContent>
      </w:r>
      <w:r w:rsidRPr="00247491">
        <w:rPr>
          <w:noProof/>
        </w:rPr>
        <mc:AlternateContent>
          <mc:Choice Requires="wps">
            <w:drawing>
              <wp:anchor distT="0" distB="0" distL="114300" distR="114300" simplePos="0" relativeHeight="251658243" behindDoc="0" locked="0" layoutInCell="1" allowOverlap="1" wp14:anchorId="4339B065" wp14:editId="2436DF97">
                <wp:simplePos x="0" y="0"/>
                <wp:positionH relativeFrom="column">
                  <wp:posOffset>1390650</wp:posOffset>
                </wp:positionH>
                <wp:positionV relativeFrom="paragraph">
                  <wp:posOffset>34290</wp:posOffset>
                </wp:positionV>
                <wp:extent cx="1286256" cy="493776"/>
                <wp:effectExtent l="0" t="0" r="28575" b="20955"/>
                <wp:wrapNone/>
                <wp:docPr id="767138172" name="Arrow: Curved Down 767138172"/>
                <wp:cNvGraphicFramePr/>
                <a:graphic xmlns:a="http://schemas.openxmlformats.org/drawingml/2006/main">
                  <a:graphicData uri="http://schemas.microsoft.com/office/word/2010/wordprocessingShape">
                    <wps:wsp>
                      <wps:cNvSpPr/>
                      <wps:spPr>
                        <a:xfrm>
                          <a:off x="0" y="0"/>
                          <a:ext cx="1286256" cy="493776"/>
                        </a:xfrm>
                        <a:prstGeom prst="curved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4BA4E735" id="Arrow: Curved Down 767138172" o:spid="_x0000_s1026" type="#_x0000_t105" style="position:absolute;margin-left:109.5pt;margin-top:2.7pt;width:101.3pt;height:38.9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" adj="17454,20563,16200" fillcolor="red" strokecolor="#0a121c [484]" strokeweight="2pt"/>
            </w:pict>
          </mc:Fallback>
        </mc:AlternateContent>
      </w:r>
    </w:p>
    <w:p w14:paraId="7A356CF0" w14:textId="272C381B" w:rsidR="00DB03F1" w:rsidRDefault="00DB03F1" w:rsidP="00DB03F1">
      <w:pPr>
        <w:spacing w:line="360" w:lineRule="auto"/>
        <w:ind w:left="0"/>
      </w:pPr>
    </w:p>
    <w:p w14:paraId="2B1C7201" w14:textId="77B1F21F" w:rsidR="00DB03F1" w:rsidRDefault="00247491" w:rsidP="00247491">
      <w:pPr>
        <w:spacing w:line="360" w:lineRule="auto"/>
        <w:ind w:left="0"/>
        <w:jc w:val="center"/>
      </w:pPr>
      <w:r w:rsidRPr="00247491">
        <w:rPr>
          <w:noProof/>
        </w:rPr>
        <w:drawing>
          <wp:inline distT="0" distB="0" distL="0" distR="0" wp14:anchorId="3BBA4837" wp14:editId="3A1B95C5">
            <wp:extent cx="4521200" cy="2531872"/>
            <wp:effectExtent l="0" t="0" r="0" b="1905"/>
            <wp:docPr id="729303581" name="Picture 729303581">
              <a:extLst xmlns:a="http://schemas.openxmlformats.org/drawingml/2006/main">
                <a:ext uri="{FF2B5EF4-FFF2-40B4-BE49-F238E27FC236}">
                  <a16:creationId xmlns:a16="http://schemas.microsoft.com/office/drawing/2014/main" id="{DD0976BE-6EEB-D73F-2E60-C4A7DFED22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DD0976BE-6EEB-D73F-2E60-C4A7DFED2216}"/>
                        </a:ext>
                      </a:extLst>
                    </pic:cNvPr>
                    <pic:cNvPicPr>
                      <a:picLocks noChangeAspect="1"/>
                    </pic:cNvPicPr>
                  </pic:nvPicPr>
                  <pic:blipFill>
                    <a:blip r:embed="rId47"/>
                    <a:stretch>
                      <a:fillRect/>
                    </a:stretch>
                  </pic:blipFill>
                  <pic:spPr>
                    <a:xfrm>
                      <a:off x="0" y="0"/>
                      <a:ext cx="4531701" cy="2537752"/>
                    </a:xfrm>
                    <a:prstGeom prst="rect">
                      <a:avLst/>
                    </a:prstGeom>
                  </pic:spPr>
                </pic:pic>
              </a:graphicData>
            </a:graphic>
          </wp:inline>
        </w:drawing>
      </w:r>
    </w:p>
    <w:p w14:paraId="6241F31A" w14:textId="183E3724" w:rsidR="00DB03F1" w:rsidRDefault="00FE55CA" w:rsidP="00DB03F1">
      <w:pPr>
        <w:spacing w:line="360" w:lineRule="auto"/>
        <w:ind w:left="0"/>
      </w:pPr>
      <w:r w:rsidRPr="00FE55CA">
        <w:t>This approach will also be applied for contract adjustments or renewals, since the Actuals will already be available in the EDM when the Quotation Process is started</w:t>
      </w:r>
      <w:r>
        <w:t>.</w:t>
      </w:r>
    </w:p>
    <w:p w14:paraId="226DEC9A" w14:textId="77777777" w:rsidR="00FE55CA" w:rsidRDefault="00FE55CA" w:rsidP="00DB03F1">
      <w:pPr>
        <w:spacing w:line="360" w:lineRule="auto"/>
        <w:ind w:left="0"/>
      </w:pPr>
    </w:p>
    <w:p w14:paraId="32B66897" w14:textId="06600769" w:rsidR="00FE55CA" w:rsidRPr="00FE55CA" w:rsidRDefault="00FE55CA" w:rsidP="00DB03F1">
      <w:pPr>
        <w:spacing w:line="360" w:lineRule="auto"/>
        <w:ind w:left="0"/>
        <w:rPr>
          <w:b/>
          <w:bCs/>
        </w:rPr>
      </w:pPr>
      <w:r w:rsidRPr="00FE55CA">
        <w:rPr>
          <w:b/>
          <w:bCs/>
        </w:rPr>
        <w:t>Type 3: Estimated Yearly Consumption</w:t>
      </w:r>
    </w:p>
    <w:p w14:paraId="69D53E42" w14:textId="77777777" w:rsidR="00FE55CA" w:rsidRPr="00FE55CA" w:rsidRDefault="00FE55CA" w:rsidP="00FE55CA">
      <w:pPr>
        <w:spacing w:line="360" w:lineRule="auto"/>
        <w:ind w:left="0"/>
      </w:pPr>
      <w:r w:rsidRPr="00FE55CA">
        <w:t>Estimated Yearly Consumption provided by Customer</w:t>
      </w:r>
    </w:p>
    <w:p w14:paraId="21B81527" w14:textId="77777777" w:rsidR="00FE55CA" w:rsidRPr="00FE55CA" w:rsidRDefault="00FE55CA" w:rsidP="00D6162C">
      <w:pPr>
        <w:pStyle w:val="ListParagraph"/>
        <w:numPr>
          <w:ilvl w:val="0"/>
          <w:numId w:val="65"/>
        </w:numPr>
        <w:spacing w:line="360" w:lineRule="auto"/>
      </w:pPr>
      <w:r w:rsidRPr="00FE55CA">
        <w:t>EYC inserted in CPQ</w:t>
      </w:r>
    </w:p>
    <w:p w14:paraId="2E103842" w14:textId="77777777" w:rsidR="00FE55CA" w:rsidRPr="00FE55CA" w:rsidRDefault="00FE55CA" w:rsidP="00D6162C">
      <w:pPr>
        <w:pStyle w:val="ListParagraph"/>
        <w:numPr>
          <w:ilvl w:val="0"/>
          <w:numId w:val="65"/>
        </w:numPr>
        <w:spacing w:line="360" w:lineRule="auto"/>
      </w:pPr>
      <w:r w:rsidRPr="00FE55CA">
        <w:t>EDM generates a “synthetic” Actual: EYC x Standard Profile</w:t>
      </w:r>
    </w:p>
    <w:p w14:paraId="3F4B1391" w14:textId="77777777" w:rsidR="00FE55CA" w:rsidRPr="00FE55CA" w:rsidRDefault="00FE55CA" w:rsidP="00D6162C">
      <w:pPr>
        <w:pStyle w:val="ListParagraph"/>
        <w:numPr>
          <w:ilvl w:val="0"/>
          <w:numId w:val="65"/>
        </w:numPr>
        <w:spacing w:line="360" w:lineRule="auto"/>
      </w:pPr>
      <w:r w:rsidRPr="00FE55CA">
        <w:t>EDM calculates the Forecast</w:t>
      </w:r>
    </w:p>
    <w:p w14:paraId="3E3A887A" w14:textId="77777777" w:rsidR="00FE55CA" w:rsidRPr="00FE55CA" w:rsidRDefault="00FE55CA" w:rsidP="00D6162C">
      <w:pPr>
        <w:pStyle w:val="ListParagraph"/>
        <w:numPr>
          <w:ilvl w:val="0"/>
          <w:numId w:val="65"/>
        </w:numPr>
        <w:spacing w:line="360" w:lineRule="auto"/>
      </w:pPr>
      <w:r w:rsidRPr="00FE55CA">
        <w:t>EDM calculates the Aggregations</w:t>
      </w:r>
    </w:p>
    <w:p w14:paraId="66929240" w14:textId="77777777" w:rsidR="00FE55CA" w:rsidRPr="00FE55CA" w:rsidRDefault="00FE55CA" w:rsidP="00D6162C">
      <w:pPr>
        <w:pStyle w:val="ListParagraph"/>
        <w:numPr>
          <w:ilvl w:val="0"/>
          <w:numId w:val="65"/>
        </w:numPr>
        <w:spacing w:line="360" w:lineRule="auto"/>
      </w:pPr>
      <w:r w:rsidRPr="00FE55CA">
        <w:t>Actuals are automatically received during contract validity</w:t>
      </w:r>
    </w:p>
    <w:p w14:paraId="787E730D" w14:textId="59D64511" w:rsidR="00DB03F1" w:rsidRDefault="009650D4" w:rsidP="00D6162C">
      <w:pPr>
        <w:pStyle w:val="ListParagraph"/>
        <w:numPr>
          <w:ilvl w:val="0"/>
          <w:numId w:val="65"/>
        </w:numPr>
        <w:spacing w:line="360" w:lineRule="auto"/>
      </w:pPr>
      <w:r w:rsidRPr="009650D4">
        <w:rPr>
          <w:noProof/>
        </w:rPr>
        <mc:AlternateContent>
          <mc:Choice Requires="wps">
            <w:drawing>
              <wp:anchor distT="0" distB="0" distL="114300" distR="114300" simplePos="0" relativeHeight="251658248" behindDoc="0" locked="0" layoutInCell="1" allowOverlap="1" wp14:anchorId="57B2616B" wp14:editId="69E0D8BF">
                <wp:simplePos x="0" y="0"/>
                <wp:positionH relativeFrom="column">
                  <wp:posOffset>3286125</wp:posOffset>
                </wp:positionH>
                <wp:positionV relativeFrom="paragraph">
                  <wp:posOffset>217170</wp:posOffset>
                </wp:positionV>
                <wp:extent cx="942975" cy="340995"/>
                <wp:effectExtent l="0" t="0" r="28575" b="20955"/>
                <wp:wrapNone/>
                <wp:docPr id="390826749" name="Arrow: Curved Down 390826749"/>
                <wp:cNvGraphicFramePr/>
                <a:graphic xmlns:a="http://schemas.openxmlformats.org/drawingml/2006/main">
                  <a:graphicData uri="http://schemas.microsoft.com/office/word/2010/wordprocessingShape">
                    <wps:wsp>
                      <wps:cNvSpPr/>
                      <wps:spPr>
                        <a:xfrm>
                          <a:off x="0" y="0"/>
                          <a:ext cx="942975" cy="340995"/>
                        </a:xfrm>
                        <a:prstGeom prst="curved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544E5060" id="Arrow: Curved Down 390826749" o:spid="_x0000_s1026" type="#_x0000_t105" style="position:absolute;margin-left:258.75pt;margin-top:17.1pt;width:74.25pt;height:26.8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" adj="17695,20624,16200" fillcolor="red" strokecolor="#0a121c [484]" strokeweight="2pt"/>
            </w:pict>
          </mc:Fallback>
        </mc:AlternateContent>
      </w:r>
      <w:r w:rsidRPr="009650D4">
        <w:rPr>
          <w:noProof/>
        </w:rPr>
        <mc:AlternateContent>
          <mc:Choice Requires="wps">
            <w:drawing>
              <wp:anchor distT="0" distB="0" distL="114300" distR="114300" simplePos="0" relativeHeight="251658247" behindDoc="0" locked="0" layoutInCell="1" allowOverlap="1" wp14:anchorId="3E8CBF3A" wp14:editId="7AE709FA">
                <wp:simplePos x="0" y="0"/>
                <wp:positionH relativeFrom="column">
                  <wp:posOffset>1666875</wp:posOffset>
                </wp:positionH>
                <wp:positionV relativeFrom="paragraph">
                  <wp:posOffset>169545</wp:posOffset>
                </wp:positionV>
                <wp:extent cx="1009650" cy="388620"/>
                <wp:effectExtent l="0" t="0" r="19050" b="11430"/>
                <wp:wrapNone/>
                <wp:docPr id="16" name="Arrow: Curved Down 16">
                  <a:extLst xmlns:a="http://schemas.openxmlformats.org/drawingml/2006/main">
                    <a:ext uri="{FF2B5EF4-FFF2-40B4-BE49-F238E27FC236}">
                      <a16:creationId xmlns:a16="http://schemas.microsoft.com/office/drawing/2014/main" id="{5C7ED8A0-F202-6002-B714-0B35B483C83E}"/>
                    </a:ext>
                  </a:extLst>
                </wp:docPr>
                <wp:cNvGraphicFramePr/>
                <a:graphic xmlns:a="http://schemas.openxmlformats.org/drawingml/2006/main">
                  <a:graphicData uri="http://schemas.microsoft.com/office/word/2010/wordprocessingShape">
                    <wps:wsp>
                      <wps:cNvSpPr/>
                      <wps:spPr>
                        <a:xfrm>
                          <a:off x="0" y="0"/>
                          <a:ext cx="1009650" cy="388620"/>
                        </a:xfrm>
                        <a:prstGeom prst="curved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1540E417" id="Arrow: Curved Down 16" o:spid="_x0000_s1026" type="#_x0000_t105" style="position:absolute;margin-left:131.25pt;margin-top:13.35pt;width:79.5pt;height:30.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" adj="17443,20561,16200" fillcolor="red" strokecolor="#0a121c [484]" strokeweight="2pt"/>
            </w:pict>
          </mc:Fallback>
        </mc:AlternateContent>
      </w:r>
      <w:r w:rsidR="00FE55CA" w:rsidRPr="00FE55CA">
        <w:t>Updated actuals will trigger periodic forecast re-calculation</w:t>
      </w:r>
    </w:p>
    <w:p w14:paraId="23F02F5D" w14:textId="4085B964" w:rsidR="00FE55CA" w:rsidRDefault="00FE55CA" w:rsidP="00DB03F1">
      <w:pPr>
        <w:spacing w:line="360" w:lineRule="auto"/>
        <w:ind w:left="0"/>
      </w:pPr>
    </w:p>
    <w:p w14:paraId="500FFFE2" w14:textId="5173E364" w:rsidR="00FE55CA" w:rsidRDefault="009650D4" w:rsidP="009650D4">
      <w:pPr>
        <w:spacing w:line="360" w:lineRule="auto"/>
        <w:ind w:left="0"/>
        <w:jc w:val="center"/>
      </w:pPr>
      <w:r w:rsidRPr="009650D4">
        <w:rPr>
          <w:noProof/>
        </w:rPr>
        <w:lastRenderedPageBreak/>
        <w:drawing>
          <wp:inline distT="0" distB="0" distL="0" distR="0" wp14:anchorId="70E3141B" wp14:editId="52874260">
            <wp:extent cx="3968750" cy="2222500"/>
            <wp:effectExtent l="0" t="0" r="0" b="6350"/>
            <wp:docPr id="15" name="Picture 15">
              <a:extLst xmlns:a="http://schemas.openxmlformats.org/drawingml/2006/main">
                <a:ext uri="{FF2B5EF4-FFF2-40B4-BE49-F238E27FC236}">
                  <a16:creationId xmlns:a16="http://schemas.microsoft.com/office/drawing/2014/main" id="{C2B3BD0B-6DB7-3C29-9E81-0E307017F2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C2B3BD0B-6DB7-3C29-9E81-0E307017F2F6}"/>
                        </a:ext>
                      </a:extLst>
                    </pic:cNvPr>
                    <pic:cNvPicPr>
                      <a:picLocks noChangeAspect="1"/>
                    </pic:cNvPicPr>
                  </pic:nvPicPr>
                  <pic:blipFill>
                    <a:blip r:embed="rId47"/>
                    <a:stretch>
                      <a:fillRect/>
                    </a:stretch>
                  </pic:blipFill>
                  <pic:spPr>
                    <a:xfrm>
                      <a:off x="0" y="0"/>
                      <a:ext cx="3968750" cy="2222500"/>
                    </a:xfrm>
                    <a:prstGeom prst="rect">
                      <a:avLst/>
                    </a:prstGeom>
                  </pic:spPr>
                </pic:pic>
              </a:graphicData>
            </a:graphic>
          </wp:inline>
        </w:drawing>
      </w:r>
    </w:p>
    <w:p w14:paraId="63B07DB5" w14:textId="2ACDE730" w:rsidR="00644DA5" w:rsidRPr="00644DA5" w:rsidRDefault="00644DA5" w:rsidP="00644DA5">
      <w:pPr>
        <w:spacing w:line="360" w:lineRule="auto"/>
        <w:ind w:left="0"/>
      </w:pPr>
      <w:r w:rsidRPr="00644DA5">
        <w:rPr>
          <w:b/>
          <w:bCs/>
        </w:rPr>
        <w:t>Standard Profiles:</w:t>
      </w:r>
      <w:r w:rsidRPr="00644DA5">
        <w:t xml:space="preserve"> A “Shape” normalized to 1 = Sum of all 15” values for 1 Year equals 1 </w:t>
      </w:r>
      <w:r w:rsidR="00731A3F">
        <w:rPr>
          <w:rFonts w:ascii="Wingdings" w:eastAsia="Wingdings" w:hAnsi="Wingdings" w:cs="Wingdings"/>
        </w:rPr>
        <w:t>à</w:t>
      </w:r>
      <w:r w:rsidRPr="00644DA5">
        <w:t xml:space="preserve"> The E</w:t>
      </w:r>
      <w:r w:rsidR="005E6961">
        <w:t xml:space="preserve">stimated </w:t>
      </w:r>
      <w:r w:rsidRPr="00644DA5">
        <w:t>Y</w:t>
      </w:r>
      <w:r w:rsidR="005E6961">
        <w:t xml:space="preserve">early </w:t>
      </w:r>
      <w:r w:rsidRPr="00644DA5">
        <w:t>C</w:t>
      </w:r>
      <w:r w:rsidR="005E6961">
        <w:t>onsumption</w:t>
      </w:r>
      <w:r w:rsidRPr="00644DA5">
        <w:t xml:space="preserve"> can be “spread” across all 15” time stamps</w:t>
      </w:r>
    </w:p>
    <w:p w14:paraId="3DFB6190" w14:textId="7C6324D0" w:rsidR="00644DA5" w:rsidRPr="00644DA5" w:rsidRDefault="00644DA5" w:rsidP="00644DA5">
      <w:pPr>
        <w:spacing w:line="360" w:lineRule="auto"/>
        <w:ind w:left="0"/>
        <w:rPr>
          <w:b/>
          <w:bCs/>
        </w:rPr>
      </w:pPr>
      <w:r w:rsidRPr="00644DA5">
        <w:rPr>
          <w:b/>
          <w:bCs/>
        </w:rPr>
        <w:t>Option1:</w:t>
      </w:r>
      <w:r w:rsidRPr="00644DA5">
        <w:t xml:space="preserve"> One type </w:t>
      </w:r>
      <w:r w:rsidR="00CC5167" w:rsidRPr="00644DA5">
        <w:t>fit</w:t>
      </w:r>
      <w:r w:rsidRPr="00644DA5">
        <w:t xml:space="preserve"> all. One Standard Profile associated to all Metering Points</w:t>
      </w:r>
      <w:r w:rsidRPr="00644DA5">
        <w:br/>
      </w:r>
      <w:r w:rsidRPr="00644DA5">
        <w:tab/>
        <w:t>Defined once and associated by default to all Metering Points</w:t>
      </w:r>
      <w:r w:rsidR="00F925B8">
        <w:rPr>
          <w:rFonts w:ascii="Wingdings" w:eastAsia="Wingdings" w:hAnsi="Wingdings" w:cs="Wingdings"/>
        </w:rPr>
        <w:t>à</w:t>
      </w:r>
      <w:r w:rsidRPr="00644DA5">
        <w:t xml:space="preserve"> </w:t>
      </w:r>
      <w:r w:rsidRPr="00644DA5">
        <w:rPr>
          <w:b/>
          <w:bCs/>
        </w:rPr>
        <w:t>Orsted confirmed Option 2 below</w:t>
      </w:r>
    </w:p>
    <w:p w14:paraId="6FDA9B90" w14:textId="77777777" w:rsidR="00644DA5" w:rsidRPr="00644DA5" w:rsidRDefault="00644DA5" w:rsidP="00644DA5">
      <w:pPr>
        <w:spacing w:line="360" w:lineRule="auto"/>
        <w:ind w:left="0"/>
      </w:pPr>
      <w:r w:rsidRPr="00644DA5">
        <w:rPr>
          <w:b/>
          <w:bCs/>
        </w:rPr>
        <w:t>Option 2:</w:t>
      </w:r>
      <w:r w:rsidRPr="00644DA5">
        <w:t xml:space="preserve"> Various profiles based on Industry Sectors:</w:t>
      </w:r>
    </w:p>
    <w:p w14:paraId="308EE3BE" w14:textId="77777777" w:rsidR="00644DA5" w:rsidRPr="00644DA5" w:rsidRDefault="00644DA5" w:rsidP="00644DA5">
      <w:pPr>
        <w:spacing w:line="360" w:lineRule="auto"/>
        <w:ind w:left="0"/>
      </w:pPr>
      <w:r w:rsidRPr="00644DA5">
        <w:tab/>
        <w:t>Defined, for example, by a clustering tool</w:t>
      </w:r>
    </w:p>
    <w:p w14:paraId="74C3B062" w14:textId="77777777" w:rsidR="00644DA5" w:rsidRPr="00644DA5" w:rsidRDefault="00644DA5" w:rsidP="00644DA5">
      <w:pPr>
        <w:spacing w:line="360" w:lineRule="auto"/>
        <w:ind w:left="0"/>
      </w:pPr>
      <w:r w:rsidRPr="00644DA5">
        <w:tab/>
        <w:t>Requires “Master Data Tag” to associate the correct Profile to each specific</w:t>
      </w:r>
    </w:p>
    <w:p w14:paraId="0EDEBE56" w14:textId="77777777" w:rsidR="00572B6F" w:rsidRDefault="00644DA5" w:rsidP="00DB03F1">
      <w:pPr>
        <w:spacing w:line="360" w:lineRule="auto"/>
        <w:ind w:left="0"/>
      </w:pPr>
      <w:r w:rsidRPr="00644DA5">
        <w:tab/>
        <w:t xml:space="preserve">Metering Point </w:t>
      </w:r>
      <w:r w:rsidR="00F925B8">
        <w:rPr>
          <w:rFonts w:ascii="Wingdings" w:eastAsia="Wingdings" w:hAnsi="Wingdings" w:cs="Wingdings"/>
        </w:rPr>
        <w:t>à</w:t>
      </w:r>
      <w:r w:rsidRPr="00644DA5">
        <w:t xml:space="preserve"> not necessary, since user associates manually</w:t>
      </w:r>
    </w:p>
    <w:p w14:paraId="226AEA4D" w14:textId="77777777" w:rsidR="00572B6F" w:rsidRDefault="00572B6F" w:rsidP="00DB03F1">
      <w:pPr>
        <w:spacing w:line="360" w:lineRule="auto"/>
        <w:ind w:left="0"/>
      </w:pPr>
    </w:p>
    <w:p w14:paraId="2E924D07" w14:textId="1238A6FD" w:rsidR="00FE55CA" w:rsidRPr="00572B6F" w:rsidRDefault="00572B6F" w:rsidP="00DB03F1">
      <w:pPr>
        <w:spacing w:line="360" w:lineRule="auto"/>
        <w:ind w:left="0"/>
        <w:rPr>
          <w:b/>
          <w:bCs/>
        </w:rPr>
      </w:pPr>
      <w:r w:rsidRPr="00572B6F">
        <w:rPr>
          <w:b/>
          <w:bCs/>
        </w:rPr>
        <w:t>Type 4: Estimated Future Consumption</w:t>
      </w:r>
    </w:p>
    <w:p w14:paraId="09ED9406" w14:textId="619340B2" w:rsidR="00572B6F" w:rsidRPr="00572B6F" w:rsidRDefault="00572B6F" w:rsidP="00572B6F">
      <w:pPr>
        <w:spacing w:line="360" w:lineRule="auto"/>
        <w:ind w:left="0"/>
      </w:pPr>
      <w:r w:rsidRPr="00572B6F">
        <w:t>Estimated Future Consumption provided by Customer as required for the Product to be quoted (</w:t>
      </w:r>
      <w:proofErr w:type="spellStart"/>
      <w:r w:rsidRPr="00572B6F">
        <w:t>ie</w:t>
      </w:r>
      <w:proofErr w:type="spellEnd"/>
      <w:r w:rsidRPr="00572B6F">
        <w:t xml:space="preserve"> Monthly values)</w:t>
      </w:r>
      <w:r w:rsidR="006909A7">
        <w:rPr>
          <w:rFonts w:ascii="Wingdings" w:eastAsia="Wingdings" w:hAnsi="Wingdings" w:cs="Wingdings"/>
        </w:rPr>
        <w:t>à</w:t>
      </w:r>
      <w:r w:rsidR="006909A7">
        <w:t xml:space="preserve"> </w:t>
      </w:r>
      <w:r w:rsidRPr="00572B6F">
        <w:rPr>
          <w:b/>
          <w:bCs/>
        </w:rPr>
        <w:t>Use case not relevant for Orsted</w:t>
      </w:r>
    </w:p>
    <w:p w14:paraId="1201430D" w14:textId="77777777" w:rsidR="00572B6F" w:rsidRPr="00572B6F" w:rsidRDefault="00572B6F" w:rsidP="00D6162C">
      <w:pPr>
        <w:pStyle w:val="ListParagraph"/>
        <w:numPr>
          <w:ilvl w:val="0"/>
          <w:numId w:val="66"/>
        </w:numPr>
        <w:spacing w:line="360" w:lineRule="auto"/>
      </w:pPr>
      <w:r w:rsidRPr="00572B6F">
        <w:t>EFC inserted in CPQ</w:t>
      </w:r>
    </w:p>
    <w:p w14:paraId="557601FE" w14:textId="77777777" w:rsidR="00572B6F" w:rsidRPr="00572B6F" w:rsidRDefault="00572B6F" w:rsidP="00D6162C">
      <w:pPr>
        <w:pStyle w:val="ListParagraph"/>
        <w:numPr>
          <w:ilvl w:val="0"/>
          <w:numId w:val="66"/>
        </w:numPr>
        <w:spacing w:line="360" w:lineRule="auto"/>
      </w:pPr>
      <w:r w:rsidRPr="00572B6F">
        <w:t>No Actuals or Forecast calculated in EDM</w:t>
      </w:r>
    </w:p>
    <w:p w14:paraId="2B3756ED" w14:textId="77777777" w:rsidR="00572B6F" w:rsidRPr="00572B6F" w:rsidRDefault="00572B6F" w:rsidP="00D6162C">
      <w:pPr>
        <w:pStyle w:val="ListParagraph"/>
        <w:numPr>
          <w:ilvl w:val="0"/>
          <w:numId w:val="66"/>
        </w:numPr>
        <w:spacing w:line="360" w:lineRule="auto"/>
      </w:pPr>
      <w:r w:rsidRPr="00572B6F">
        <w:t>Actuals are automatically received during contract validity</w:t>
      </w:r>
    </w:p>
    <w:p w14:paraId="735AC3DE" w14:textId="050E79EC" w:rsidR="00FE55CA" w:rsidRDefault="00572B6F" w:rsidP="00D6162C">
      <w:pPr>
        <w:pStyle w:val="ListParagraph"/>
        <w:numPr>
          <w:ilvl w:val="0"/>
          <w:numId w:val="66"/>
        </w:numPr>
        <w:spacing w:line="360" w:lineRule="auto"/>
      </w:pPr>
      <w:r w:rsidRPr="00572B6F">
        <w:t>Updated actuals will trigger periodic forecast re-calculation</w:t>
      </w:r>
    </w:p>
    <w:p w14:paraId="42C7A27A" w14:textId="77777777" w:rsidR="006909A7" w:rsidRDefault="006909A7" w:rsidP="006909A7">
      <w:pPr>
        <w:spacing w:line="360" w:lineRule="auto"/>
        <w:ind w:left="0"/>
      </w:pPr>
    </w:p>
    <w:p w14:paraId="62B95771" w14:textId="77777777" w:rsidR="006909A7" w:rsidRDefault="006909A7" w:rsidP="006909A7">
      <w:pPr>
        <w:spacing w:line="360" w:lineRule="auto"/>
        <w:ind w:left="0"/>
      </w:pPr>
    </w:p>
    <w:p w14:paraId="2A3B739A" w14:textId="7FD3002C" w:rsidR="006909A7" w:rsidRDefault="00851122" w:rsidP="006909A7">
      <w:pPr>
        <w:spacing w:line="360" w:lineRule="auto"/>
        <w:ind w:left="0"/>
        <w:jc w:val="center"/>
      </w:pPr>
      <w:r w:rsidRPr="00851122">
        <w:rPr>
          <w:noProof/>
        </w:rPr>
        <w:lastRenderedPageBreak/>
        <mc:AlternateContent>
          <mc:Choice Requires="wps">
            <w:drawing>
              <wp:anchor distT="0" distB="0" distL="114300" distR="114300" simplePos="0" relativeHeight="251658253" behindDoc="0" locked="0" layoutInCell="1" allowOverlap="1" wp14:anchorId="5CBA9AA8" wp14:editId="26FA105F">
                <wp:simplePos x="0" y="0"/>
                <wp:positionH relativeFrom="column">
                  <wp:posOffset>1990725</wp:posOffset>
                </wp:positionH>
                <wp:positionV relativeFrom="paragraph">
                  <wp:posOffset>436880</wp:posOffset>
                </wp:positionV>
                <wp:extent cx="1381125" cy="768985"/>
                <wp:effectExtent l="0" t="0" r="0" b="8890"/>
                <wp:wrapNone/>
                <wp:docPr id="81275819" name="Text Box 81275819"/>
                <wp:cNvGraphicFramePr/>
                <a:graphic xmlns:a="http://schemas.openxmlformats.org/drawingml/2006/main">
                  <a:graphicData uri="http://schemas.microsoft.com/office/word/2010/wordprocessingShape">
                    <wps:wsp>
                      <wps:cNvSpPr txBox="1"/>
                      <wps:spPr>
                        <a:xfrm>
                          <a:off x="0" y="0"/>
                          <a:ext cx="1381125" cy="768985"/>
                        </a:xfrm>
                        <a:prstGeom prst="rect">
                          <a:avLst/>
                        </a:prstGeom>
                        <a:noFill/>
                        <a:ln>
                          <a:noFill/>
                        </a:ln>
                      </wps:spPr>
                      <wps:txbx>
                        <w:txbxContent>
                          <w:p w14:paraId="657D5E39"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wps:txbx>
                      <wps:bodyPr spcFirstLastPara="1" wrap="square" lIns="91425" tIns="45700" rIns="91425" bIns="45700" anchor="t" anchorCtr="0">
                        <a:spAutoFit/>
                      </wps:bodyPr>
                    </wps:wsp>
                  </a:graphicData>
                </a:graphic>
                <wp14:sizeRelH relativeFrom="margin">
                  <wp14:pctWidth>0</wp14:pctWidth>
                </wp14:sizeRelH>
              </wp:anchor>
            </w:drawing>
          </mc:Choice>
          <mc:Fallback>
            <w:pict>
              <v:shape w14:anchorId="5CBA9AA8" id="Text Box 81275819" o:spid="_x0000_s1030" type="#_x0000_t202" style="position:absolute;left:0;text-align:left;margin-left:156.75pt;margin-top:34.4pt;width:108.75pt;height:60.55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" filled="f" stroked="f">
                <v:textbox style="mso-fit-shape-to-text:t" inset="2.53958mm,1.2694mm,2.53958mm,1.2694mm">
                  <w:txbxContent>
                    <w:p w14:paraId="657D5E39"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v:textbox>
              </v:shape>
            </w:pict>
          </mc:Fallback>
        </mc:AlternateContent>
      </w:r>
      <w:r w:rsidRPr="00851122">
        <w:rPr>
          <w:noProof/>
        </w:rPr>
        <mc:AlternateContent>
          <mc:Choice Requires="wps">
            <w:drawing>
              <wp:anchor distT="0" distB="0" distL="114300" distR="114300" simplePos="0" relativeHeight="251658252" behindDoc="0" locked="0" layoutInCell="1" allowOverlap="1" wp14:anchorId="281283E4" wp14:editId="09243950">
                <wp:simplePos x="0" y="0"/>
                <wp:positionH relativeFrom="column">
                  <wp:posOffset>3752850</wp:posOffset>
                </wp:positionH>
                <wp:positionV relativeFrom="paragraph">
                  <wp:posOffset>436880</wp:posOffset>
                </wp:positionV>
                <wp:extent cx="1381125" cy="768985"/>
                <wp:effectExtent l="0" t="0" r="0" b="8890"/>
                <wp:wrapNone/>
                <wp:docPr id="547910151" name="Text Box 547910151"/>
                <wp:cNvGraphicFramePr/>
                <a:graphic xmlns:a="http://schemas.openxmlformats.org/drawingml/2006/main">
                  <a:graphicData uri="http://schemas.microsoft.com/office/word/2010/wordprocessingShape">
                    <wps:wsp>
                      <wps:cNvSpPr txBox="1"/>
                      <wps:spPr>
                        <a:xfrm>
                          <a:off x="0" y="0"/>
                          <a:ext cx="1381125" cy="768985"/>
                        </a:xfrm>
                        <a:prstGeom prst="rect">
                          <a:avLst/>
                        </a:prstGeom>
                        <a:noFill/>
                        <a:ln>
                          <a:noFill/>
                        </a:ln>
                      </wps:spPr>
                      <wps:txbx>
                        <w:txbxContent>
                          <w:p w14:paraId="4BB5D6FD"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wps:txbx>
                      <wps:bodyPr spcFirstLastPara="1" wrap="square" lIns="91425" tIns="45700" rIns="91425" bIns="45700" anchor="t" anchorCtr="0">
                        <a:spAutoFit/>
                      </wps:bodyPr>
                    </wps:wsp>
                  </a:graphicData>
                </a:graphic>
                <wp14:sizeRelH relativeFrom="margin">
                  <wp14:pctWidth>0</wp14:pctWidth>
                </wp14:sizeRelH>
              </wp:anchor>
            </w:drawing>
          </mc:Choice>
          <mc:Fallback>
            <w:pict>
              <v:shape w14:anchorId="281283E4" id="Text Box 547910151" o:spid="_x0000_s1031" type="#_x0000_t202" style="position:absolute;left:0;text-align:left;margin-left:295.5pt;margin-top:34.4pt;width:108.75pt;height:60.55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" filled="f" stroked="f">
                <v:textbox style="mso-fit-shape-to-text:t" inset="2.53958mm,1.2694mm,2.53958mm,1.2694mm">
                  <w:txbxContent>
                    <w:p w14:paraId="4BB5D6FD"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v:textbox>
              </v:shape>
            </w:pict>
          </mc:Fallback>
        </mc:AlternateContent>
      </w:r>
      <w:r w:rsidRPr="00851122">
        <w:rPr>
          <w:noProof/>
        </w:rPr>
        <mc:AlternateContent>
          <mc:Choice Requires="wps">
            <w:drawing>
              <wp:anchor distT="0" distB="0" distL="114300" distR="114300" simplePos="0" relativeHeight="251658251" behindDoc="0" locked="0" layoutInCell="1" allowOverlap="1" wp14:anchorId="5C61CC43" wp14:editId="2EE6038D">
                <wp:simplePos x="0" y="0"/>
                <wp:positionH relativeFrom="column">
                  <wp:posOffset>523875</wp:posOffset>
                </wp:positionH>
                <wp:positionV relativeFrom="paragraph">
                  <wp:posOffset>436880</wp:posOffset>
                </wp:positionV>
                <wp:extent cx="1381125" cy="768985"/>
                <wp:effectExtent l="0" t="0" r="0" b="8890"/>
                <wp:wrapNone/>
                <wp:docPr id="319194533" name="Text Box 319194533"/>
                <wp:cNvGraphicFramePr/>
                <a:graphic xmlns:a="http://schemas.openxmlformats.org/drawingml/2006/main">
                  <a:graphicData uri="http://schemas.microsoft.com/office/word/2010/wordprocessingShape">
                    <wps:wsp>
                      <wps:cNvSpPr txBox="1"/>
                      <wps:spPr>
                        <a:xfrm>
                          <a:off x="0" y="0"/>
                          <a:ext cx="1381125" cy="768985"/>
                        </a:xfrm>
                        <a:prstGeom prst="rect">
                          <a:avLst/>
                        </a:prstGeom>
                        <a:noFill/>
                        <a:ln>
                          <a:noFill/>
                        </a:ln>
                      </wps:spPr>
                      <wps:txbx>
                        <w:txbxContent>
                          <w:p w14:paraId="4B7E2964"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wps:txbx>
                      <wps:bodyPr spcFirstLastPara="1" wrap="square" lIns="91425" tIns="45700" rIns="91425" bIns="45700" anchor="t" anchorCtr="0">
                        <a:spAutoFit/>
                      </wps:bodyPr>
                    </wps:wsp>
                  </a:graphicData>
                </a:graphic>
                <wp14:sizeRelH relativeFrom="margin">
                  <wp14:pctWidth>0</wp14:pctWidth>
                </wp14:sizeRelH>
              </wp:anchor>
            </w:drawing>
          </mc:Choice>
          <mc:Fallback>
            <w:pict>
              <v:shape w14:anchorId="5C61CC43" id="Text Box 319194533" o:spid="_x0000_s1032" type="#_x0000_t202" style="position:absolute;left:0;text-align:left;margin-left:41.25pt;margin-top:34.4pt;width:108.75pt;height:60.5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" filled="f" stroked="f">
                <v:textbox style="mso-fit-shape-to-text:t" inset="2.53958mm,1.2694mm,2.53958mm,1.2694mm">
                  <w:txbxContent>
                    <w:p w14:paraId="4B7E2964"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v:textbox>
              </v:shape>
            </w:pict>
          </mc:Fallback>
        </mc:AlternateContent>
      </w:r>
      <w:r w:rsidRPr="00851122">
        <w:rPr>
          <w:noProof/>
        </w:rPr>
        <mc:AlternateContent>
          <mc:Choice Requires="wps">
            <w:drawing>
              <wp:anchor distT="0" distB="0" distL="114300" distR="114300" simplePos="0" relativeHeight="251658250" behindDoc="0" locked="0" layoutInCell="1" allowOverlap="1" wp14:anchorId="2B0A2750" wp14:editId="31FF3AF6">
                <wp:simplePos x="0" y="0"/>
                <wp:positionH relativeFrom="column">
                  <wp:posOffset>523875</wp:posOffset>
                </wp:positionH>
                <wp:positionV relativeFrom="paragraph">
                  <wp:posOffset>436880</wp:posOffset>
                </wp:positionV>
                <wp:extent cx="1381125" cy="768985"/>
                <wp:effectExtent l="0" t="0" r="0" b="8890"/>
                <wp:wrapNone/>
                <wp:docPr id="3" name="Text Box 3">
                  <a:extLst xmlns:a="http://schemas.openxmlformats.org/drawingml/2006/main">
                    <a:ext uri="{FF2B5EF4-FFF2-40B4-BE49-F238E27FC236}">
                      <a16:creationId xmlns:a16="http://schemas.microsoft.com/office/drawing/2014/main" id="{E165CE5F-A8E0-B00F-63E5-A6066646F36E}"/>
                    </a:ext>
                  </a:extLst>
                </wp:docPr>
                <wp:cNvGraphicFramePr/>
                <a:graphic xmlns:a="http://schemas.openxmlformats.org/drawingml/2006/main">
                  <a:graphicData uri="http://schemas.microsoft.com/office/word/2010/wordprocessingShape">
                    <wps:wsp>
                      <wps:cNvSpPr txBox="1"/>
                      <wps:spPr>
                        <a:xfrm>
                          <a:off x="0" y="0"/>
                          <a:ext cx="1381125" cy="768985"/>
                        </a:xfrm>
                        <a:prstGeom prst="rect">
                          <a:avLst/>
                        </a:prstGeom>
                        <a:noFill/>
                        <a:ln>
                          <a:noFill/>
                        </a:ln>
                      </wps:spPr>
                      <wps:txbx>
                        <w:txbxContent>
                          <w:p w14:paraId="060D662C"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wps:txbx>
                      <wps:bodyPr spcFirstLastPara="1" wrap="square" lIns="91425" tIns="45700" rIns="91425" bIns="45700" anchor="t" anchorCtr="0">
                        <a:spAutoFit/>
                      </wps:bodyPr>
                    </wps:wsp>
                  </a:graphicData>
                </a:graphic>
                <wp14:sizeRelH relativeFrom="margin">
                  <wp14:pctWidth>0</wp14:pctWidth>
                </wp14:sizeRelH>
              </wp:anchor>
            </w:drawing>
          </mc:Choice>
          <mc:Fallback>
            <w:pict>
              <v:shape w14:anchorId="2B0A2750" id="Text Box 3" o:spid="_x0000_s1033" type="#_x0000_t202" style="position:absolute;left:0;text-align:left;margin-left:41.25pt;margin-top:34.4pt;width:108.75pt;height:60.5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" filled="f" stroked="f">
                <v:textbox style="mso-fit-shape-to-text:t" inset="2.53958mm,1.2694mm,2.53958mm,1.2694mm">
                  <w:txbxContent>
                    <w:p w14:paraId="060D662C" w14:textId="77777777" w:rsidR="00851122" w:rsidRDefault="00851122" w:rsidP="00851122">
                      <w:pPr>
                        <w:rPr>
                          <w:rFonts w:ascii="Arial" w:eastAsia="Arial" w:hAnsi="Arial"/>
                          <w:b/>
                          <w:bCs/>
                          <w:color w:val="FF0000"/>
                          <w:sz w:val="88"/>
                          <w:szCs w:val="88"/>
                          <w:lang w:val="en-US"/>
                        </w:rPr>
                      </w:pPr>
                      <w:r>
                        <w:rPr>
                          <w:rFonts w:ascii="Arial" w:eastAsia="Arial" w:hAnsi="Arial"/>
                          <w:b/>
                          <w:bCs/>
                          <w:color w:val="FF0000"/>
                          <w:sz w:val="88"/>
                          <w:szCs w:val="88"/>
                          <w:lang w:val="en-US"/>
                        </w:rPr>
                        <w:t>X</w:t>
                      </w:r>
                    </w:p>
                  </w:txbxContent>
                </v:textbox>
              </v:shape>
            </w:pict>
          </mc:Fallback>
        </mc:AlternateContent>
      </w:r>
      <w:r w:rsidR="006909A7" w:rsidRPr="006909A7">
        <w:rPr>
          <w:noProof/>
        </w:rPr>
        <w:drawing>
          <wp:inline distT="0" distB="0" distL="0" distR="0" wp14:anchorId="303BFCB4" wp14:editId="21DC1354">
            <wp:extent cx="4677455" cy="2619375"/>
            <wp:effectExtent l="0" t="0" r="8890" b="0"/>
            <wp:docPr id="1857216555" name="Picture 1857216555">
              <a:extLst xmlns:a="http://schemas.openxmlformats.org/drawingml/2006/main">
                <a:ext uri="{FF2B5EF4-FFF2-40B4-BE49-F238E27FC236}">
                  <a16:creationId xmlns:a16="http://schemas.microsoft.com/office/drawing/2014/main" id="{784FDFF7-A4FA-F047-1B45-ED5F62431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a:extLst>
                        <a:ext uri="{FF2B5EF4-FFF2-40B4-BE49-F238E27FC236}">
                          <a16:creationId xmlns:a16="http://schemas.microsoft.com/office/drawing/2014/main" id="{784FDFF7-A4FA-F047-1B45-ED5F62431523}"/>
                        </a:ext>
                      </a:extLst>
                    </pic:cNvPr>
                    <pic:cNvPicPr>
                      <a:picLocks noChangeAspect="1"/>
                    </pic:cNvPicPr>
                  </pic:nvPicPr>
                  <pic:blipFill>
                    <a:blip r:embed="rId47"/>
                    <a:stretch>
                      <a:fillRect/>
                    </a:stretch>
                  </pic:blipFill>
                  <pic:spPr>
                    <a:xfrm>
                      <a:off x="0" y="0"/>
                      <a:ext cx="4682181" cy="2622022"/>
                    </a:xfrm>
                    <a:prstGeom prst="rect">
                      <a:avLst/>
                    </a:prstGeom>
                  </pic:spPr>
                </pic:pic>
              </a:graphicData>
            </a:graphic>
          </wp:inline>
        </w:drawing>
      </w:r>
    </w:p>
    <w:p w14:paraId="04151748" w14:textId="02F8B9C3" w:rsidR="00FE55CA" w:rsidRDefault="00FE55CA" w:rsidP="00DB03F1">
      <w:pPr>
        <w:spacing w:line="360" w:lineRule="auto"/>
        <w:ind w:left="0"/>
      </w:pPr>
    </w:p>
    <w:p w14:paraId="710A51F1" w14:textId="7EF1CE52" w:rsidR="006909A7" w:rsidRDefault="006909A7" w:rsidP="00DB03F1">
      <w:pPr>
        <w:spacing w:line="360" w:lineRule="auto"/>
        <w:ind w:left="0"/>
      </w:pPr>
    </w:p>
    <w:p w14:paraId="5306CE1E" w14:textId="77777777" w:rsidR="00FE55CA" w:rsidRPr="00DB03F1" w:rsidRDefault="00FE55CA" w:rsidP="00DB03F1">
      <w:pPr>
        <w:spacing w:line="360" w:lineRule="auto"/>
        <w:ind w:left="0"/>
      </w:pPr>
    </w:p>
    <w:p w14:paraId="22104D22" w14:textId="50906346" w:rsidR="007865D0" w:rsidRDefault="007A0017" w:rsidP="00C57D08">
      <w:pPr>
        <w:pStyle w:val="Heading3"/>
        <w:rPr>
          <w:rFonts w:ascii="Calibri" w:hAnsi="Calibri" w:cs="Calibri"/>
          <w:sz w:val="22"/>
          <w:szCs w:val="22"/>
        </w:rPr>
      </w:pPr>
      <w:bookmarkStart w:id="1060" w:name="_Contracting"/>
      <w:bookmarkStart w:id="1061" w:name="_Toc205984840"/>
      <w:bookmarkEnd w:id="1060"/>
      <w:r w:rsidRPr="007A0017">
        <w:rPr>
          <w:rFonts w:ascii="Calibri" w:hAnsi="Calibri" w:cs="Calibri"/>
          <w:sz w:val="22"/>
          <w:szCs w:val="22"/>
        </w:rPr>
        <w:t>Contracting</w:t>
      </w:r>
      <w:bookmarkEnd w:id="1061"/>
    </w:p>
    <w:p w14:paraId="3FD387C8" w14:textId="1B44ACCE" w:rsidR="00A87790" w:rsidRDefault="00A87790" w:rsidP="00A87790">
      <w:pPr>
        <w:ind w:left="0"/>
      </w:pPr>
    </w:p>
    <w:p w14:paraId="51F42A43" w14:textId="284A08DD" w:rsidR="00770C0F" w:rsidRDefault="00A87790" w:rsidP="00770C0F">
      <w:pPr>
        <w:ind w:left="0"/>
      </w:pPr>
      <w:r w:rsidRPr="00B31772">
        <w:rPr>
          <w:b/>
          <w:bCs/>
        </w:rPr>
        <w:t xml:space="preserve">Requirement No. </w:t>
      </w:r>
      <w:r w:rsidR="00703BA4">
        <w:rPr>
          <w:b/>
          <w:bCs/>
        </w:rPr>
        <w:t>10.2</w:t>
      </w:r>
      <w:r>
        <w:rPr>
          <w:b/>
          <w:bCs/>
        </w:rPr>
        <w:t xml:space="preserve"> </w:t>
      </w:r>
      <w:r w:rsidR="00B86A40">
        <w:t xml:space="preserve">Same as </w:t>
      </w:r>
      <w:r w:rsidR="0088268F">
        <w:t>requirement</w:t>
      </w:r>
      <w:r w:rsidR="00836E08">
        <w:t xml:space="preserve"> no.13.1</w:t>
      </w:r>
    </w:p>
    <w:p w14:paraId="29432020" w14:textId="2BBAA75D" w:rsidR="00770C0F" w:rsidRDefault="00770C0F" w:rsidP="00770C0F">
      <w:pPr>
        <w:spacing w:line="276" w:lineRule="auto"/>
        <w:ind w:left="0"/>
        <w:rPr>
          <w:rFonts w:ascii="Calibri" w:hAnsi="Calibri" w:cs="Calibri"/>
          <w:b/>
          <w:bCs/>
          <w:sz w:val="22"/>
          <w:szCs w:val="22"/>
        </w:rPr>
      </w:pPr>
    </w:p>
    <w:p w14:paraId="59220844" w14:textId="044EA1BA" w:rsidR="00D05D70" w:rsidRDefault="00770C0F" w:rsidP="00FA0610">
      <w:pPr>
        <w:spacing w:line="360" w:lineRule="auto"/>
        <w:ind w:left="0"/>
        <w:rPr>
          <w:rFonts w:ascii="Calibri" w:hAnsi="Calibri" w:cs="Calibri"/>
          <w:b/>
          <w:bCs/>
          <w:sz w:val="22"/>
          <w:szCs w:val="22"/>
        </w:rPr>
      </w:pPr>
      <w:r w:rsidRPr="00A879D7">
        <w:rPr>
          <w:rFonts w:ascii="Calibri" w:hAnsi="Calibri" w:cs="Calibri"/>
          <w:b/>
          <w:bCs/>
          <w:sz w:val="22"/>
          <w:szCs w:val="22"/>
        </w:rPr>
        <w:t>E</w:t>
      </w:r>
      <w:r>
        <w:rPr>
          <w:rFonts w:ascii="Calibri" w:hAnsi="Calibri" w:cs="Calibri"/>
          <w:b/>
          <w:bCs/>
          <w:sz w:val="22"/>
          <w:szCs w:val="22"/>
        </w:rPr>
        <w:t xml:space="preserve">nergy </w:t>
      </w:r>
      <w:r w:rsidRPr="00A879D7">
        <w:rPr>
          <w:rFonts w:ascii="Calibri" w:hAnsi="Calibri" w:cs="Calibri"/>
          <w:b/>
          <w:bCs/>
          <w:sz w:val="22"/>
          <w:szCs w:val="22"/>
        </w:rPr>
        <w:t>D</w:t>
      </w:r>
      <w:r>
        <w:rPr>
          <w:rFonts w:ascii="Calibri" w:hAnsi="Calibri" w:cs="Calibri"/>
          <w:b/>
          <w:bCs/>
          <w:sz w:val="22"/>
          <w:szCs w:val="22"/>
        </w:rPr>
        <w:t xml:space="preserve">ata </w:t>
      </w:r>
      <w:r w:rsidRPr="00A879D7">
        <w:rPr>
          <w:rFonts w:ascii="Calibri" w:hAnsi="Calibri" w:cs="Calibri"/>
          <w:b/>
          <w:bCs/>
          <w:sz w:val="22"/>
          <w:szCs w:val="22"/>
        </w:rPr>
        <w:t>M</w:t>
      </w:r>
      <w:r>
        <w:rPr>
          <w:rFonts w:ascii="Calibri" w:hAnsi="Calibri" w:cs="Calibri"/>
          <w:b/>
          <w:bCs/>
          <w:sz w:val="22"/>
          <w:szCs w:val="22"/>
        </w:rPr>
        <w:t>anager</w:t>
      </w:r>
      <w:r w:rsidRPr="00A879D7">
        <w:rPr>
          <w:rFonts w:ascii="Calibri" w:hAnsi="Calibri" w:cs="Calibri"/>
          <w:b/>
          <w:bCs/>
          <w:sz w:val="22"/>
          <w:szCs w:val="22"/>
        </w:rPr>
        <w:t xml:space="preserve"> </w:t>
      </w:r>
      <w:r>
        <w:rPr>
          <w:rFonts w:ascii="Calibri" w:hAnsi="Calibri" w:cs="Calibri"/>
          <w:b/>
          <w:bCs/>
          <w:sz w:val="22"/>
          <w:szCs w:val="22"/>
        </w:rPr>
        <w:t>deals with the below</w:t>
      </w:r>
      <w:r w:rsidRPr="00A879D7">
        <w:rPr>
          <w:rFonts w:ascii="Calibri" w:hAnsi="Calibri" w:cs="Calibri"/>
          <w:b/>
          <w:bCs/>
          <w:sz w:val="22"/>
          <w:szCs w:val="22"/>
        </w:rPr>
        <w:t xml:space="preserve"> </w:t>
      </w:r>
      <w:r>
        <w:rPr>
          <w:rFonts w:ascii="Calibri" w:hAnsi="Calibri" w:cs="Calibri"/>
          <w:b/>
          <w:bCs/>
          <w:sz w:val="22"/>
          <w:szCs w:val="22"/>
        </w:rPr>
        <w:t xml:space="preserve">use </w:t>
      </w:r>
      <w:r w:rsidRPr="00A879D7">
        <w:rPr>
          <w:rFonts w:ascii="Calibri" w:hAnsi="Calibri" w:cs="Calibri"/>
          <w:b/>
          <w:bCs/>
          <w:sz w:val="22"/>
          <w:szCs w:val="22"/>
        </w:rPr>
        <w:t>case</w:t>
      </w:r>
      <w:r>
        <w:rPr>
          <w:rFonts w:ascii="Calibri" w:hAnsi="Calibri" w:cs="Calibri"/>
          <w:b/>
          <w:bCs/>
          <w:sz w:val="22"/>
          <w:szCs w:val="22"/>
        </w:rPr>
        <w:t>s</w:t>
      </w:r>
      <w:r w:rsidRPr="00A879D7">
        <w:rPr>
          <w:rFonts w:ascii="Calibri" w:hAnsi="Calibri" w:cs="Calibri"/>
          <w:b/>
          <w:bCs/>
          <w:sz w:val="22"/>
          <w:szCs w:val="22"/>
        </w:rPr>
        <w:t>:</w:t>
      </w:r>
    </w:p>
    <w:p w14:paraId="54945AF2" w14:textId="30A5F111" w:rsidR="007865D0" w:rsidRPr="00701A49" w:rsidRDefault="007865D0" w:rsidP="00D6162C">
      <w:pPr>
        <w:pStyle w:val="ListParagraph"/>
        <w:numPr>
          <w:ilvl w:val="0"/>
          <w:numId w:val="47"/>
        </w:numPr>
        <w:spacing w:line="276" w:lineRule="auto"/>
        <w:rPr>
          <w:b/>
        </w:rPr>
      </w:pPr>
      <w:r w:rsidRPr="00701A49">
        <w:rPr>
          <w:rFonts w:ascii="Calibri" w:hAnsi="Calibri" w:cs="Calibri"/>
          <w:b/>
          <w:bCs/>
          <w:sz w:val="22"/>
          <w:szCs w:val="22"/>
        </w:rPr>
        <w:t>Exporting Data for Reporting and Analytics</w:t>
      </w:r>
    </w:p>
    <w:p w14:paraId="2F787E32" w14:textId="5B39B037" w:rsidR="006F0F1C" w:rsidRDefault="006F0F1C" w:rsidP="00701A49">
      <w:pPr>
        <w:spacing w:line="360" w:lineRule="auto"/>
        <w:ind w:left="0"/>
      </w:pPr>
      <w:r>
        <w:t>The system will allow the export of consumption data, consumption profiles and other relevant information in formats suitable for reporting and analysis (e.g. CSV).</w:t>
      </w:r>
    </w:p>
    <w:p w14:paraId="3C8E1563" w14:textId="17C06ADD" w:rsidR="006F0F1C" w:rsidRPr="00B93793" w:rsidRDefault="006F0F1C" w:rsidP="00701A49">
      <w:pPr>
        <w:spacing w:line="360" w:lineRule="auto"/>
        <w:ind w:left="0"/>
        <w:rPr>
          <w:b/>
          <w:bCs/>
        </w:rPr>
      </w:pPr>
      <w:r w:rsidRPr="00B93793">
        <w:rPr>
          <w:b/>
          <w:bCs/>
        </w:rPr>
        <w:t>Preconditions</w:t>
      </w:r>
    </w:p>
    <w:p w14:paraId="31D74CE9" w14:textId="6E1DAD7C" w:rsidR="006F0F1C" w:rsidRDefault="006F0F1C" w:rsidP="00701A49">
      <w:pPr>
        <w:spacing w:line="360" w:lineRule="auto"/>
        <w:ind w:left="0"/>
      </w:pPr>
      <w:r>
        <w:t>Defining the selection of data structures to export.</w:t>
      </w:r>
    </w:p>
    <w:p w14:paraId="2BAE473C" w14:textId="5EA3CD48" w:rsidR="006F0F1C" w:rsidRPr="00B93793" w:rsidRDefault="006F0F1C" w:rsidP="00701A49">
      <w:pPr>
        <w:spacing w:line="360" w:lineRule="auto"/>
        <w:ind w:left="0"/>
        <w:rPr>
          <w:b/>
          <w:bCs/>
        </w:rPr>
      </w:pPr>
      <w:r w:rsidRPr="00B93793">
        <w:rPr>
          <w:b/>
          <w:bCs/>
        </w:rPr>
        <w:t>EDM Activity Description:</w:t>
      </w:r>
    </w:p>
    <w:p w14:paraId="57EF924D" w14:textId="0A7726A9" w:rsidR="006F0F1C" w:rsidRDefault="006F0F1C" w:rsidP="00D6162C">
      <w:pPr>
        <w:pStyle w:val="ListParagraph"/>
        <w:numPr>
          <w:ilvl w:val="0"/>
          <w:numId w:val="46"/>
        </w:numPr>
        <w:spacing w:line="360" w:lineRule="auto"/>
        <w:jc w:val="both"/>
      </w:pPr>
      <w:r w:rsidRPr="00701A49">
        <w:rPr>
          <w:b/>
          <w:bCs/>
        </w:rPr>
        <w:t>Data extraction:</w:t>
      </w:r>
      <w:r>
        <w:t xml:space="preserve"> The EDM module will extract the required data from the database based on the criteria specified by the user.</w:t>
      </w:r>
    </w:p>
    <w:p w14:paraId="1CCC7515" w14:textId="7F07B5DA" w:rsidR="006F0F1C" w:rsidRDefault="006F0F1C" w:rsidP="00D6162C">
      <w:pPr>
        <w:pStyle w:val="ListParagraph"/>
        <w:numPr>
          <w:ilvl w:val="0"/>
          <w:numId w:val="46"/>
        </w:numPr>
        <w:spacing w:line="360" w:lineRule="auto"/>
        <w:jc w:val="both"/>
      </w:pPr>
      <w:r w:rsidRPr="00701A49">
        <w:rPr>
          <w:b/>
          <w:bCs/>
        </w:rPr>
        <w:t>Data formatting:</w:t>
      </w:r>
      <w:r>
        <w:t xml:space="preserve"> The extracted data must be formatted appropriately (e.g., CSV) for export.</w:t>
      </w:r>
    </w:p>
    <w:p w14:paraId="26477495" w14:textId="24F1F7D1" w:rsidR="006F0F1C" w:rsidRDefault="006F0F1C" w:rsidP="00D6162C">
      <w:pPr>
        <w:pStyle w:val="ListParagraph"/>
        <w:numPr>
          <w:ilvl w:val="0"/>
          <w:numId w:val="46"/>
        </w:numPr>
        <w:spacing w:line="360" w:lineRule="auto"/>
        <w:jc w:val="both"/>
      </w:pPr>
      <w:r w:rsidRPr="00701A49">
        <w:rPr>
          <w:b/>
          <w:bCs/>
        </w:rPr>
        <w:t>Data export:</w:t>
      </w:r>
      <w:r>
        <w:t xml:space="preserve"> The EDM module will provide a mechanism to export formatted data to a file that the user can download.</w:t>
      </w:r>
    </w:p>
    <w:p w14:paraId="1E504455" w14:textId="1C9C893B" w:rsidR="006F0F1C" w:rsidRPr="00B93793" w:rsidRDefault="006F0F1C" w:rsidP="00701A49">
      <w:pPr>
        <w:spacing w:line="360" w:lineRule="auto"/>
        <w:ind w:left="0"/>
        <w:rPr>
          <w:b/>
          <w:bCs/>
        </w:rPr>
      </w:pPr>
      <w:r w:rsidRPr="00B93793">
        <w:rPr>
          <w:b/>
          <w:bCs/>
        </w:rPr>
        <w:t>Postconditions</w:t>
      </w:r>
    </w:p>
    <w:p w14:paraId="23E12E06" w14:textId="58796708" w:rsidR="003C7AB1" w:rsidRDefault="006F0F1C" w:rsidP="00156F48">
      <w:pPr>
        <w:spacing w:line="360" w:lineRule="auto"/>
        <w:ind w:left="0"/>
      </w:pPr>
      <w:r>
        <w:t>The selected exported data is made available to the user via file.</w:t>
      </w:r>
    </w:p>
    <w:p w14:paraId="33333350" w14:textId="2E5459A8" w:rsidR="003C7AB1" w:rsidRDefault="003C7AB1" w:rsidP="00CA12F0"/>
    <w:p w14:paraId="0D6EF395" w14:textId="72581228" w:rsidR="00034D91" w:rsidRDefault="00034D91" w:rsidP="00955C53">
      <w:pPr>
        <w:spacing w:line="360" w:lineRule="auto"/>
        <w:ind w:left="0"/>
      </w:pPr>
      <w:r w:rsidRPr="00B31772">
        <w:rPr>
          <w:b/>
          <w:bCs/>
        </w:rPr>
        <w:lastRenderedPageBreak/>
        <w:t xml:space="preserve">Requirement No. </w:t>
      </w:r>
      <w:r>
        <w:rPr>
          <w:b/>
          <w:bCs/>
        </w:rPr>
        <w:t xml:space="preserve">10.3 </w:t>
      </w:r>
      <w:r w:rsidRPr="00F93CD1">
        <w:t>The</w:t>
      </w:r>
      <w:r>
        <w:t xml:space="preserve"> </w:t>
      </w:r>
      <w:r w:rsidR="00955C53">
        <w:t>S</w:t>
      </w:r>
      <w:r w:rsidR="00955C53" w:rsidRPr="00955C53">
        <w:t>olution for the functional requirement "Ørsted wishes for the possibility to track hedged volumes on contract level. (Contract monthly level). It should be visible in Bit2Win table for Ørsted to extract" involves the following components and processes:</w:t>
      </w:r>
    </w:p>
    <w:p w14:paraId="1E2001AF" w14:textId="107419F7" w:rsidR="00457E12" w:rsidRDefault="00457E12" w:rsidP="00D6162C">
      <w:pPr>
        <w:pStyle w:val="ListParagraph"/>
        <w:numPr>
          <w:ilvl w:val="0"/>
          <w:numId w:val="48"/>
        </w:numPr>
        <w:spacing w:line="360" w:lineRule="auto"/>
        <w:jc w:val="both"/>
      </w:pPr>
      <w:r w:rsidRPr="00457E12">
        <w:rPr>
          <w:b/>
          <w:bCs/>
        </w:rPr>
        <w:t>Aggregated Consumption and Hedging:</w:t>
      </w:r>
      <w:r>
        <w:t xml:space="preserve"> The system captures and aggregates consumption volumes for each contract, considering factors such as meter types, market price areas, and time bands. This aggregated consumption data forms the basis for tracking hedged volumes at the contract level.</w:t>
      </w:r>
    </w:p>
    <w:p w14:paraId="4AEA7098" w14:textId="3FCDA4E1" w:rsidR="00457E12" w:rsidRDefault="00457E12" w:rsidP="00D6162C">
      <w:pPr>
        <w:pStyle w:val="ListParagraph"/>
        <w:numPr>
          <w:ilvl w:val="0"/>
          <w:numId w:val="48"/>
        </w:numPr>
        <w:spacing w:line="360" w:lineRule="auto"/>
        <w:jc w:val="both"/>
      </w:pPr>
      <w:r w:rsidRPr="00457E12">
        <w:rPr>
          <w:b/>
          <w:bCs/>
        </w:rPr>
        <w:t>Monthly Hedging:</w:t>
      </w:r>
      <w:r>
        <w:t xml:space="preserve"> The system supports the calculation of hedged volumes </w:t>
      </w:r>
      <w:proofErr w:type="gramStart"/>
      <w:r>
        <w:t>on a monthly basis</w:t>
      </w:r>
      <w:proofErr w:type="gramEnd"/>
      <w:r>
        <w:t>, tailored to the specific contracted consumption profile of each customer. This ensures that the hedged volumes align with the individual contract terms and monthly consumption patterns.</w:t>
      </w:r>
    </w:p>
    <w:p w14:paraId="1EEE5C99" w14:textId="5008370A" w:rsidR="00457E12" w:rsidRDefault="00457E12" w:rsidP="00D6162C">
      <w:pPr>
        <w:pStyle w:val="ListParagraph"/>
        <w:numPr>
          <w:ilvl w:val="0"/>
          <w:numId w:val="48"/>
        </w:numPr>
        <w:spacing w:line="360" w:lineRule="auto"/>
        <w:jc w:val="both"/>
      </w:pPr>
      <w:r w:rsidRPr="00457E12">
        <w:rPr>
          <w:b/>
          <w:bCs/>
        </w:rPr>
        <w:t>Visibility in Bit2Win Table:</w:t>
      </w:r>
      <w:r>
        <w:t xml:space="preserve"> Bit2Win provides a table or interface where Ørsted can extract and view the tracked hedged volumes at the contract level. This visibility allows Ørsted to access the specific hedging information they require for reporting and analysis purposes.</w:t>
      </w:r>
    </w:p>
    <w:p w14:paraId="39632A35" w14:textId="60AEE9F6" w:rsidR="00457E12" w:rsidRDefault="00457E12" w:rsidP="00457E12">
      <w:pPr>
        <w:spacing w:line="360" w:lineRule="auto"/>
        <w:ind w:left="0"/>
      </w:pPr>
    </w:p>
    <w:p w14:paraId="1F6DC81F" w14:textId="12C32F45" w:rsidR="00457E12" w:rsidRDefault="00457E12" w:rsidP="00D6162C">
      <w:pPr>
        <w:pStyle w:val="ListParagraph"/>
        <w:numPr>
          <w:ilvl w:val="0"/>
          <w:numId w:val="48"/>
        </w:numPr>
        <w:spacing w:line="360" w:lineRule="auto"/>
        <w:jc w:val="both"/>
      </w:pPr>
      <w:r w:rsidRPr="00457E12">
        <w:rPr>
          <w:b/>
          <w:bCs/>
        </w:rPr>
        <w:t>Integration with Ørsted's Legacy System:</w:t>
      </w:r>
      <w:r>
        <w:t xml:space="preserve"> While the actual hedging process occurs in Ørsted's legacy system, Bit2Win offers seamless integration and a bidirectional interface to ensure smooth data exchange and consistency across systems. This integration enables the tracked hedged volumes to be accessible in the Bit2Win table for Ørsted's extraction.</w:t>
      </w:r>
    </w:p>
    <w:p w14:paraId="783A437B" w14:textId="489081E5" w:rsidR="00457E12" w:rsidRDefault="00457E12" w:rsidP="00D6162C">
      <w:pPr>
        <w:pStyle w:val="ListParagraph"/>
        <w:numPr>
          <w:ilvl w:val="0"/>
          <w:numId w:val="48"/>
        </w:numPr>
        <w:spacing w:line="360" w:lineRule="auto"/>
        <w:jc w:val="both"/>
      </w:pPr>
      <w:r w:rsidRPr="00457E12">
        <w:rPr>
          <w:b/>
          <w:bCs/>
        </w:rPr>
        <w:t>Data Extraction and Reporting:</w:t>
      </w:r>
      <w:r>
        <w:t xml:space="preserve"> The tracked hedged volumes are made available in a format that allows Ørsted to extract the data from the Bit2Win table for further internal control, processing, and reporting purposes.</w:t>
      </w:r>
    </w:p>
    <w:p w14:paraId="4ECB4EFF" w14:textId="1F5526CA" w:rsidR="00955C53" w:rsidRPr="00A87790" w:rsidRDefault="00457E12" w:rsidP="00457E12">
      <w:pPr>
        <w:spacing w:line="360" w:lineRule="auto"/>
        <w:ind w:left="0"/>
      </w:pPr>
      <w:r>
        <w:t>In summary, the solution involves capturing aggregated consumption, calculating monthly hedged volumes, providing visibility in the Bit2Win table for Ørsted's extraction, integrating with Ørsted's legacy system for the actual hedging process, and enabling data extraction and reporting capabilities to meet Ørsted's tracking requirements at the contract monthly level.</w:t>
      </w:r>
    </w:p>
    <w:p w14:paraId="2E5AA988" w14:textId="77777777" w:rsidR="003C7AB1" w:rsidRDefault="003C7AB1" w:rsidP="00CA12F0"/>
    <w:p w14:paraId="7F24A0F7" w14:textId="7916A59E" w:rsidR="00896EB1" w:rsidRPr="003519FD" w:rsidRDefault="003519FD" w:rsidP="003519FD">
      <w:pPr>
        <w:pStyle w:val="Heading3"/>
        <w:rPr>
          <w:rFonts w:ascii="Calibri" w:hAnsi="Calibri" w:cs="Calibri"/>
          <w:sz w:val="22"/>
          <w:szCs w:val="22"/>
        </w:rPr>
      </w:pPr>
      <w:bookmarkStart w:id="1062" w:name="_Contract_Change_Management"/>
      <w:bookmarkStart w:id="1063" w:name="_Toc205984841"/>
      <w:bookmarkEnd w:id="1062"/>
      <w:r w:rsidRPr="003519FD">
        <w:rPr>
          <w:rFonts w:ascii="Calibri" w:hAnsi="Calibri" w:cs="Calibri"/>
          <w:sz w:val="22"/>
          <w:szCs w:val="22"/>
        </w:rPr>
        <w:t>Contract Change Management</w:t>
      </w:r>
      <w:bookmarkEnd w:id="1063"/>
    </w:p>
    <w:p w14:paraId="02FF03B5" w14:textId="77F36FD9" w:rsidR="00F45BFA" w:rsidRDefault="00F45BFA" w:rsidP="00A81D56">
      <w:pPr>
        <w:ind w:left="0"/>
        <w:rPr>
          <w:rFonts w:ascii="Calibri" w:hAnsi="Calibri" w:cs="Calibri"/>
          <w:sz w:val="22"/>
          <w:szCs w:val="22"/>
          <w:lang w:val="en-US"/>
        </w:rPr>
      </w:pPr>
    </w:p>
    <w:p w14:paraId="67A8328A" w14:textId="21335AE0" w:rsidR="00033F27" w:rsidRDefault="003519FD" w:rsidP="00033F27">
      <w:pPr>
        <w:spacing w:line="360" w:lineRule="auto"/>
        <w:ind w:left="0"/>
        <w:rPr>
          <w:ins w:id="1064" w:author="AASHUTOSH" w:date="2025-06-19T20:08:00Z"/>
        </w:rPr>
      </w:pPr>
      <w:r w:rsidRPr="00B31772">
        <w:rPr>
          <w:b/>
          <w:bCs/>
        </w:rPr>
        <w:t xml:space="preserve">Requirement No. </w:t>
      </w:r>
      <w:r>
        <w:rPr>
          <w:b/>
          <w:bCs/>
        </w:rPr>
        <w:t>1</w:t>
      </w:r>
      <w:r w:rsidR="002C7E1C">
        <w:rPr>
          <w:b/>
          <w:bCs/>
        </w:rPr>
        <w:t>1</w:t>
      </w:r>
      <w:r>
        <w:rPr>
          <w:b/>
          <w:bCs/>
        </w:rPr>
        <w:t xml:space="preserve">.2 </w:t>
      </w:r>
      <w:del w:id="1065" w:author="AASHUTOSH" w:date="2025-06-19T20:08:00Z">
        <w:r w:rsidR="00033F27" w:rsidDel="00012237">
          <w:delText xml:space="preserve">The solution for the functional requirement </w:delText>
        </w:r>
      </w:del>
      <w:r w:rsidR="00033F27">
        <w:t xml:space="preserve">"The system shall allow for adjustments in volume, supporting both increases and decreases, for selected metering points and the entire contract" involves leveraging the capabilities provided by Bit2Win as outlined in the document. </w:t>
      </w:r>
      <w:del w:id="1066" w:author="AASHUTOSH" w:date="2025-06-19T20:08:00Z">
        <w:r w:rsidR="00033F27" w:rsidDel="00012237">
          <w:delText>Here's the detailed solution based on the document context:</w:delText>
        </w:r>
      </w:del>
    </w:p>
    <w:p w14:paraId="43B3C970" w14:textId="1C315408" w:rsidR="00012237" w:rsidRDefault="00012237" w:rsidP="00033F27">
      <w:pPr>
        <w:spacing w:line="360" w:lineRule="auto"/>
        <w:ind w:left="0"/>
      </w:pPr>
      <w:ins w:id="1067" w:author="AASHUTOSH" w:date="2025-06-19T20:08:00Z">
        <w:r w:rsidRPr="00012237">
          <w:t>The solution for the above requirement is as follows:</w:t>
        </w:r>
      </w:ins>
    </w:p>
    <w:p w14:paraId="4EDC29B2" w14:textId="10C9A64E" w:rsidR="00033F27" w:rsidRPr="00033F27" w:rsidRDefault="00033F27" w:rsidP="00D6162C">
      <w:pPr>
        <w:pStyle w:val="ListParagraph"/>
        <w:numPr>
          <w:ilvl w:val="0"/>
          <w:numId w:val="49"/>
        </w:numPr>
        <w:spacing w:before="240" w:line="360" w:lineRule="auto"/>
        <w:rPr>
          <w:b/>
          <w:bCs/>
        </w:rPr>
      </w:pPr>
      <w:r w:rsidRPr="00033F27">
        <w:rPr>
          <w:b/>
          <w:bCs/>
        </w:rPr>
        <w:t>Volume Adjustments for Selected Metering Points:</w:t>
      </w:r>
    </w:p>
    <w:p w14:paraId="6F387DC8" w14:textId="26F1A435" w:rsidR="00033F27" w:rsidRDefault="00033F27" w:rsidP="00D6162C">
      <w:pPr>
        <w:pStyle w:val="ListParagraph"/>
        <w:numPr>
          <w:ilvl w:val="0"/>
          <w:numId w:val="50"/>
        </w:numPr>
        <w:spacing w:before="240" w:line="360" w:lineRule="auto"/>
        <w:jc w:val="both"/>
      </w:pPr>
      <w:r>
        <w:lastRenderedPageBreak/>
        <w:t>Bit2Win provides comprehensive capabilities to manage contract changes efficiently, including adjustments to volume.</w:t>
      </w:r>
    </w:p>
    <w:p w14:paraId="653E65FA" w14:textId="00153707" w:rsidR="00033F27" w:rsidRDefault="00033F27" w:rsidP="00D6162C">
      <w:pPr>
        <w:pStyle w:val="ListParagraph"/>
        <w:numPr>
          <w:ilvl w:val="0"/>
          <w:numId w:val="50"/>
        </w:numPr>
        <w:spacing w:before="240" w:line="360" w:lineRule="auto"/>
        <w:jc w:val="both"/>
      </w:pPr>
      <w:r>
        <w:t>Users can increase or decrease volumes at the individual metering point level, allowing for precise adjustments tailored to specific customer requirements or operational changes.</w:t>
      </w:r>
    </w:p>
    <w:p w14:paraId="17A52BBE" w14:textId="087CDB4C" w:rsidR="00551621" w:rsidRDefault="00551621" w:rsidP="00CA3911">
      <w:pPr>
        <w:pStyle w:val="ListParagraph"/>
        <w:spacing w:line="360" w:lineRule="auto"/>
        <w:ind w:left="1080"/>
        <w:jc w:val="both"/>
      </w:pPr>
    </w:p>
    <w:p w14:paraId="62594E56" w14:textId="3C74B5F3" w:rsidR="00033F27" w:rsidRPr="00033F27" w:rsidRDefault="00033F27" w:rsidP="00D6162C">
      <w:pPr>
        <w:pStyle w:val="ListParagraph"/>
        <w:numPr>
          <w:ilvl w:val="0"/>
          <w:numId w:val="49"/>
        </w:numPr>
        <w:spacing w:before="240" w:line="360" w:lineRule="auto"/>
        <w:rPr>
          <w:b/>
          <w:bCs/>
        </w:rPr>
      </w:pPr>
      <w:r w:rsidRPr="00033F27">
        <w:rPr>
          <w:b/>
          <w:bCs/>
        </w:rPr>
        <w:t>Volume Adjustments for Entire Contracts:</w:t>
      </w:r>
    </w:p>
    <w:p w14:paraId="171F13D5" w14:textId="7A27D353" w:rsidR="00033F27" w:rsidRDefault="00033F27" w:rsidP="00D6162C">
      <w:pPr>
        <w:pStyle w:val="ListParagraph"/>
        <w:numPr>
          <w:ilvl w:val="0"/>
          <w:numId w:val="51"/>
        </w:numPr>
        <w:spacing w:before="240" w:line="360" w:lineRule="auto"/>
        <w:jc w:val="both"/>
      </w:pPr>
      <w:r>
        <w:t>Bit2Win allows for global volume changes across the entire contract, streamlining updates and ensuring consistency.</w:t>
      </w:r>
    </w:p>
    <w:p w14:paraId="1E489D03" w14:textId="16D18A2C" w:rsidR="00033F27" w:rsidRDefault="00033F27" w:rsidP="00D6162C">
      <w:pPr>
        <w:pStyle w:val="ListParagraph"/>
        <w:numPr>
          <w:ilvl w:val="0"/>
          <w:numId w:val="51"/>
        </w:numPr>
        <w:spacing w:before="240" w:line="360" w:lineRule="auto"/>
        <w:jc w:val="both"/>
      </w:pPr>
      <w:r>
        <w:t>This feature is particularly beneficial for large-scale adjustments or when aligning with revised agreements.</w:t>
      </w:r>
    </w:p>
    <w:p w14:paraId="2C3E7CD8" w14:textId="0D1BE80D" w:rsidR="00551621" w:rsidRDefault="00551621" w:rsidP="00CA3911">
      <w:pPr>
        <w:pStyle w:val="ListParagraph"/>
        <w:spacing w:line="360" w:lineRule="auto"/>
        <w:ind w:left="1080"/>
        <w:jc w:val="both"/>
      </w:pPr>
    </w:p>
    <w:p w14:paraId="67FB2509" w14:textId="10A78FD0" w:rsidR="00033F27" w:rsidRPr="00033F27" w:rsidRDefault="00033F27" w:rsidP="00D6162C">
      <w:pPr>
        <w:pStyle w:val="ListParagraph"/>
        <w:numPr>
          <w:ilvl w:val="0"/>
          <w:numId w:val="49"/>
        </w:numPr>
        <w:spacing w:before="240" w:after="240" w:line="360" w:lineRule="auto"/>
        <w:rPr>
          <w:b/>
          <w:bCs/>
        </w:rPr>
      </w:pPr>
      <w:r w:rsidRPr="00033F27">
        <w:rPr>
          <w:b/>
          <w:bCs/>
        </w:rPr>
        <w:t>Post-Checkout Process for Monthly Hedging:</w:t>
      </w:r>
    </w:p>
    <w:p w14:paraId="28C8BF89" w14:textId="69D4E624" w:rsidR="00033F27" w:rsidRDefault="00033F27" w:rsidP="00D6162C">
      <w:pPr>
        <w:pStyle w:val="ListParagraph"/>
        <w:numPr>
          <w:ilvl w:val="0"/>
          <w:numId w:val="53"/>
        </w:numPr>
        <w:spacing w:before="240" w:after="240" w:line="360" w:lineRule="auto"/>
        <w:jc w:val="both"/>
      </w:pPr>
      <w:r>
        <w:t xml:space="preserve">While hedging </w:t>
      </w:r>
      <w:proofErr w:type="gramStart"/>
      <w:r>
        <w:t>on a monthly basis</w:t>
      </w:r>
      <w:proofErr w:type="gramEnd"/>
      <w:r>
        <w:t xml:space="preserve"> is not readily available in the session as out-of-the-box information, a potential solution involves initiating a post-checkout process responsible for utilizing "Session Data" (contractual volumes </w:t>
      </w:r>
      <w:proofErr w:type="gramStart"/>
      <w:r>
        <w:t>on a monthly basis</w:t>
      </w:r>
      <w:proofErr w:type="gramEnd"/>
      <w:r>
        <w:t xml:space="preserve"> and hedging percentage) to generate a hedge volume curve </w:t>
      </w:r>
      <w:proofErr w:type="gramStart"/>
      <w:r>
        <w:t>on a monthly basis</w:t>
      </w:r>
      <w:proofErr w:type="gramEnd"/>
      <w:r>
        <w:t>.</w:t>
      </w:r>
    </w:p>
    <w:p w14:paraId="5DABC118" w14:textId="6EF44A92" w:rsidR="00551621" w:rsidRDefault="00551621" w:rsidP="00CA3911">
      <w:pPr>
        <w:spacing w:line="360" w:lineRule="auto"/>
      </w:pPr>
    </w:p>
    <w:p w14:paraId="221576D8" w14:textId="017785AD" w:rsidR="00033F27" w:rsidRPr="00CA3911" w:rsidRDefault="00033F27" w:rsidP="00D6162C">
      <w:pPr>
        <w:pStyle w:val="ListParagraph"/>
        <w:numPr>
          <w:ilvl w:val="0"/>
          <w:numId w:val="49"/>
        </w:numPr>
        <w:spacing w:line="360" w:lineRule="auto"/>
        <w:rPr>
          <w:b/>
          <w:bCs/>
        </w:rPr>
      </w:pPr>
      <w:r w:rsidRPr="00033F27">
        <w:rPr>
          <w:b/>
          <w:bCs/>
        </w:rPr>
        <w:t>Integration with EDM for Consumption Data:</w:t>
      </w:r>
    </w:p>
    <w:p w14:paraId="2C7CFA5C" w14:textId="30CC2AF7" w:rsidR="00033F27" w:rsidRDefault="00033F27" w:rsidP="00D6162C">
      <w:pPr>
        <w:pStyle w:val="ListParagraph"/>
        <w:numPr>
          <w:ilvl w:val="0"/>
          <w:numId w:val="52"/>
        </w:numPr>
        <w:spacing w:line="360" w:lineRule="auto"/>
        <w:jc w:val="both"/>
      </w:pPr>
      <w:r>
        <w:t>Bit2Win integrates with EDM to retrieve historical and forecast consumption data, allowing adjustments to be made based on the most recent energy consumption data from various sources such as datahubs, grid operators, and billing systems for each metering point linked to customer contracts.</w:t>
      </w:r>
    </w:p>
    <w:p w14:paraId="4BEE2D15" w14:textId="0FB41D5F" w:rsidR="00CA3911" w:rsidRDefault="00CA3911" w:rsidP="00CA3911">
      <w:pPr>
        <w:pStyle w:val="ListParagraph"/>
        <w:spacing w:line="360" w:lineRule="auto"/>
        <w:jc w:val="both"/>
      </w:pPr>
    </w:p>
    <w:p w14:paraId="39A2ED0C" w14:textId="1CFA1DAB" w:rsidR="00CA3911" w:rsidRPr="00CA3911" w:rsidRDefault="00033F27" w:rsidP="00D6162C">
      <w:pPr>
        <w:pStyle w:val="ListParagraph"/>
        <w:numPr>
          <w:ilvl w:val="0"/>
          <w:numId w:val="49"/>
        </w:numPr>
        <w:spacing w:before="240" w:after="240" w:line="360" w:lineRule="auto"/>
        <w:rPr>
          <w:b/>
          <w:bCs/>
        </w:rPr>
      </w:pPr>
      <w:r w:rsidRPr="00033F27">
        <w:rPr>
          <w:b/>
          <w:bCs/>
        </w:rPr>
        <w:t>Recalculation and Visualization of Financial Impact:</w:t>
      </w:r>
    </w:p>
    <w:p w14:paraId="36F88783" w14:textId="520F6C80" w:rsidR="00033F27" w:rsidRDefault="00033F27" w:rsidP="00D6162C">
      <w:pPr>
        <w:pStyle w:val="ListParagraph"/>
        <w:numPr>
          <w:ilvl w:val="0"/>
          <w:numId w:val="54"/>
        </w:numPr>
        <w:spacing w:line="360" w:lineRule="auto"/>
        <w:jc w:val="both"/>
      </w:pPr>
      <w:r>
        <w:t>The system should recalculate and display the financial impact details, such as changes in sales margin value, annual subscription, and the value impact, when adjustments in volume are made for selected metering points and the entire contract. This information should be displayed separately in a table in the contract details, providing transparency and insight into the financial implications of volume adjustments.</w:t>
      </w:r>
    </w:p>
    <w:p w14:paraId="4E12323D" w14:textId="57C7FC79" w:rsidR="007074F7" w:rsidRDefault="007074F7" w:rsidP="007074F7">
      <w:pPr>
        <w:spacing w:before="0" w:line="360" w:lineRule="auto"/>
        <w:ind w:left="0"/>
      </w:pPr>
    </w:p>
    <w:p w14:paraId="27E774B3" w14:textId="64644A21" w:rsidR="003519FD" w:rsidRDefault="00033F27" w:rsidP="00033F27">
      <w:pPr>
        <w:spacing w:line="360" w:lineRule="auto"/>
        <w:ind w:left="0"/>
        <w:rPr>
          <w:rFonts w:ascii="Calibri" w:hAnsi="Calibri" w:cs="Calibri"/>
          <w:sz w:val="22"/>
          <w:szCs w:val="22"/>
          <w:lang w:val="en-US"/>
        </w:rPr>
      </w:pPr>
      <w:r>
        <w:t>In summary, the solution involves leveraging Bit2Win's capabilities to allow for adjustments in volume, supporting both increases and decreases, at both the selected metering points and the entire contract level. Additionally, the integration with EDM for consumption data and the recalculation and visualization of the financial impact are essential components of the solution to ensure effective management of volume adjustments.</w:t>
      </w:r>
    </w:p>
    <w:p w14:paraId="3C55C1DF" w14:textId="77777777" w:rsidR="00F45BFA" w:rsidRDefault="00F45BFA" w:rsidP="00033F27">
      <w:pPr>
        <w:spacing w:line="360" w:lineRule="auto"/>
        <w:ind w:left="0"/>
        <w:rPr>
          <w:rFonts w:ascii="Calibri" w:hAnsi="Calibri" w:cs="Calibri"/>
          <w:sz w:val="22"/>
          <w:szCs w:val="22"/>
          <w:lang w:val="en-US"/>
        </w:rPr>
      </w:pPr>
    </w:p>
    <w:p w14:paraId="05D80475" w14:textId="30AF0A22" w:rsidR="00EA7E64" w:rsidRDefault="00FF12B0" w:rsidP="00FF12B0">
      <w:pPr>
        <w:pStyle w:val="Heading3"/>
        <w:rPr>
          <w:rFonts w:ascii="Calibri" w:hAnsi="Calibri" w:cs="Calibri"/>
          <w:sz w:val="22"/>
          <w:szCs w:val="22"/>
        </w:rPr>
      </w:pPr>
      <w:bookmarkStart w:id="1068" w:name="_Customer_Master_Data"/>
      <w:bookmarkStart w:id="1069" w:name="_Toc205984842"/>
      <w:bookmarkEnd w:id="1068"/>
      <w:r w:rsidRPr="00FF12B0">
        <w:rPr>
          <w:rFonts w:ascii="Calibri" w:hAnsi="Calibri" w:cs="Calibri"/>
          <w:sz w:val="22"/>
          <w:szCs w:val="22"/>
        </w:rPr>
        <w:lastRenderedPageBreak/>
        <w:t>Customer Master Data</w:t>
      </w:r>
      <w:bookmarkEnd w:id="1069"/>
    </w:p>
    <w:p w14:paraId="699668D7" w14:textId="77777777" w:rsidR="00FF12B0" w:rsidRDefault="00FF12B0" w:rsidP="00FF12B0">
      <w:pPr>
        <w:ind w:left="0"/>
      </w:pPr>
    </w:p>
    <w:p w14:paraId="0E0A5F23" w14:textId="56D19B5E" w:rsidR="00291094" w:rsidRDefault="00FF12B0" w:rsidP="00291094">
      <w:pPr>
        <w:spacing w:line="360" w:lineRule="auto"/>
        <w:ind w:left="0"/>
        <w:rPr>
          <w:ins w:id="1070" w:author="AASHUTOSH" w:date="2025-06-19T20:08:00Z"/>
        </w:rPr>
      </w:pPr>
      <w:r w:rsidRPr="00B31772">
        <w:rPr>
          <w:b/>
          <w:bCs/>
        </w:rPr>
        <w:t xml:space="preserve">Requirement No. </w:t>
      </w:r>
      <w:r>
        <w:rPr>
          <w:b/>
          <w:bCs/>
        </w:rPr>
        <w:t>2.</w:t>
      </w:r>
      <w:r w:rsidR="001C4B9F">
        <w:rPr>
          <w:b/>
          <w:bCs/>
        </w:rPr>
        <w:t>5</w:t>
      </w:r>
      <w:r>
        <w:rPr>
          <w:b/>
          <w:bCs/>
        </w:rPr>
        <w:t xml:space="preserve"> </w:t>
      </w:r>
      <w:del w:id="1071" w:author="AASHUTOSH" w:date="2025-06-19T20:08:00Z">
        <w:r w:rsidDel="00012237">
          <w:delText>The</w:delText>
        </w:r>
        <w:r w:rsidR="00291094" w:rsidDel="00012237">
          <w:delText xml:space="preserve"> </w:delText>
        </w:r>
        <w:r w:rsidR="00291094" w:rsidRPr="00291094" w:rsidDel="00012237">
          <w:delText xml:space="preserve">solution for the requirement </w:delText>
        </w:r>
      </w:del>
      <w:r w:rsidR="00291094" w:rsidRPr="00291094">
        <w:t xml:space="preserve">"The system shall support the ability to load metering point information, comprising realized hourly consumption and at the lowest graduality available, expected annual consumption, customer numbers, payer address, etc., (uploaded manually from end user device)" is provided by the Sales EDM Module. </w:t>
      </w:r>
    </w:p>
    <w:p w14:paraId="77CFAE21" w14:textId="4FADA452" w:rsidR="00012237" w:rsidRDefault="00012237" w:rsidP="00291094">
      <w:pPr>
        <w:spacing w:line="360" w:lineRule="auto"/>
        <w:ind w:left="0"/>
      </w:pPr>
      <w:ins w:id="1072" w:author="AASHUTOSH" w:date="2025-06-19T20:08:00Z">
        <w:r w:rsidRPr="00012237">
          <w:t>The solution for the above requirement is as follows:</w:t>
        </w:r>
      </w:ins>
    </w:p>
    <w:p w14:paraId="3A904A0E" w14:textId="7F2A1F94" w:rsidR="00FF12B0" w:rsidRDefault="00291094" w:rsidP="00291094">
      <w:pPr>
        <w:spacing w:line="360" w:lineRule="auto"/>
        <w:ind w:left="0"/>
      </w:pPr>
      <w:r w:rsidRPr="00291094">
        <w:t>This module allows for the loading of all information related to measurement data, including realized hourly consumption, expected annual consumption, customer numbers, payer address, and more. The data can be uploaded manually from an end user device through the GUI. The Sales EDM Module ensures that all relevant metering point information can be accurately and efficiently loaded into the system for further processing and analysis</w:t>
      </w:r>
    </w:p>
    <w:p w14:paraId="7FD0C0AC" w14:textId="77777777" w:rsidR="001C4B9F" w:rsidRDefault="001C4B9F" w:rsidP="00FF12B0">
      <w:pPr>
        <w:ind w:left="0"/>
      </w:pPr>
    </w:p>
    <w:p w14:paraId="16333D94" w14:textId="7EBEF72E" w:rsidR="00176A37" w:rsidRDefault="001C4B9F" w:rsidP="00394FBD">
      <w:pPr>
        <w:spacing w:line="360" w:lineRule="auto"/>
        <w:ind w:left="0"/>
        <w:rPr>
          <w:ins w:id="1073" w:author="AASHUTOSH" w:date="2025-06-19T20:09:00Z"/>
        </w:rPr>
      </w:pPr>
      <w:r w:rsidRPr="00B31772">
        <w:rPr>
          <w:b/>
          <w:bCs/>
        </w:rPr>
        <w:t xml:space="preserve">Requirement No. </w:t>
      </w:r>
      <w:r>
        <w:rPr>
          <w:b/>
          <w:bCs/>
        </w:rPr>
        <w:t xml:space="preserve">2.6 </w:t>
      </w:r>
      <w:del w:id="1074" w:author="AASHUTOSH" w:date="2025-06-19T20:09:00Z">
        <w:r w:rsidDel="00012237">
          <w:delText>The</w:delText>
        </w:r>
        <w:r w:rsidR="007A1CB2" w:rsidDel="00012237">
          <w:delText xml:space="preserve"> </w:delText>
        </w:r>
        <w:r w:rsidR="00394FBD" w:rsidRPr="00394FBD" w:rsidDel="00012237">
          <w:delText xml:space="preserve">solution for the requirement </w:delText>
        </w:r>
      </w:del>
      <w:r w:rsidR="00394FBD" w:rsidRPr="00394FBD">
        <w:t xml:space="preserve">"The system shall support meter point time information always at the lowest granularity provided by the national grid operators for both Denmark and Sweden" </w:t>
      </w:r>
      <w:del w:id="1075" w:author="AASHUTOSH" w:date="2025-06-19T20:09:00Z">
        <w:r w:rsidR="00394FBD" w:rsidRPr="00394FBD" w:rsidDel="00012237">
          <w:delText xml:space="preserve">is </w:delText>
        </w:r>
        <w:r w:rsidR="00176A37" w:rsidDel="00012237">
          <w:delText>as follows:</w:delText>
        </w:r>
      </w:del>
    </w:p>
    <w:p w14:paraId="56FCCA09" w14:textId="09CF95D3" w:rsidR="00012237" w:rsidRDefault="00012237" w:rsidP="00394FBD">
      <w:pPr>
        <w:spacing w:line="360" w:lineRule="auto"/>
        <w:ind w:left="0"/>
      </w:pPr>
      <w:ins w:id="1076" w:author="AASHUTOSH" w:date="2025-06-19T20:09:00Z">
        <w:r w:rsidRPr="00012237">
          <w:t>The solution for the above requirement is as follows:</w:t>
        </w:r>
      </w:ins>
    </w:p>
    <w:p w14:paraId="4FE4FF51" w14:textId="77777777" w:rsidR="00176A37" w:rsidRDefault="00394FBD" w:rsidP="00394FBD">
      <w:pPr>
        <w:spacing w:line="360" w:lineRule="auto"/>
        <w:ind w:left="0"/>
      </w:pPr>
      <w:r w:rsidRPr="00394FBD">
        <w:t xml:space="preserve">The Sales EDM Module is designed to handle all information related to measurement data, including actual consumption profiles with quarter-hourly granularity and above. This encompasses the lowest granularity provided by the national grid operators for both Denmark and Sweden. </w:t>
      </w:r>
    </w:p>
    <w:p w14:paraId="53381235" w14:textId="689FA760" w:rsidR="001C4B9F" w:rsidRPr="00FF12B0" w:rsidRDefault="00394FBD" w:rsidP="00394FBD">
      <w:pPr>
        <w:spacing w:line="360" w:lineRule="auto"/>
        <w:ind w:left="0"/>
      </w:pPr>
      <w:r w:rsidRPr="00394FBD">
        <w:t>The system allows for the manual entry of Energinet gas transmission tariffs for various booking periods, ensuring that the necessary time information is accurately captured and managed. Additionally, the Sales EDM Module supports the ability to load metering point information, comprising realized hourly consumption and expected annual consumption, ensuring that the system can effectively handle meter point time information at the lowest granularity provided by the national grid operators for both Denmark and Sweden.</w:t>
      </w:r>
    </w:p>
    <w:p w14:paraId="4D4C5CE9" w14:textId="67497FEA" w:rsidR="006C1E06" w:rsidRPr="00F679EA" w:rsidRDefault="008E0E7B" w:rsidP="00F679EA">
      <w:pPr>
        <w:pStyle w:val="Heading1"/>
        <w:jc w:val="left"/>
        <w:rPr>
          <w:rFonts w:asciiTheme="majorHAnsi" w:hAnsiTheme="majorHAnsi"/>
        </w:rPr>
      </w:pPr>
      <w:bookmarkStart w:id="1077" w:name="_Toc380598233"/>
      <w:bookmarkStart w:id="1078" w:name="_Toc205984843"/>
      <w:r>
        <w:rPr>
          <w:rFonts w:asciiTheme="majorHAnsi" w:hAnsiTheme="majorHAnsi"/>
        </w:rPr>
        <w:lastRenderedPageBreak/>
        <w:t>Non-Standard</w:t>
      </w:r>
      <w:r w:rsidR="009757DF" w:rsidRPr="00F679EA">
        <w:rPr>
          <w:rFonts w:asciiTheme="majorHAnsi" w:hAnsiTheme="majorHAnsi"/>
        </w:rPr>
        <w:t xml:space="preserve"> D</w:t>
      </w:r>
      <w:r w:rsidR="0036147E">
        <w:rPr>
          <w:rFonts w:asciiTheme="majorHAnsi" w:hAnsiTheme="majorHAnsi"/>
        </w:rPr>
        <w:t>evelopment</w:t>
      </w:r>
      <w:r w:rsidR="00E8450F">
        <w:rPr>
          <w:rFonts w:asciiTheme="majorHAnsi" w:hAnsiTheme="majorHAnsi"/>
        </w:rPr>
        <w:t>s</w:t>
      </w:r>
      <w:bookmarkEnd w:id="1077"/>
      <w:bookmarkEnd w:id="1078"/>
    </w:p>
    <w:p w14:paraId="0A7A84C6" w14:textId="77777777" w:rsidR="007A091D" w:rsidRDefault="007A091D" w:rsidP="00DC465C">
      <w:pPr>
        <w:ind w:left="0"/>
        <w:jc w:val="left"/>
        <w:rPr>
          <w:rFonts w:asciiTheme="majorHAnsi" w:hAnsiTheme="majorHAnsi"/>
        </w:rPr>
      </w:pPr>
    </w:p>
    <w:p w14:paraId="059541B9" w14:textId="56D374D4" w:rsidR="00616D21" w:rsidRPr="0072787C" w:rsidRDefault="00616D21" w:rsidP="0072787C">
      <w:pPr>
        <w:ind w:left="0"/>
        <w:rPr>
          <w:rFonts w:ascii="Calibri" w:hAnsi="Calibri" w:cs="Calibri"/>
          <w:sz w:val="22"/>
          <w:szCs w:val="22"/>
          <w:lang w:val="en-US"/>
        </w:rPr>
      </w:pPr>
      <w:r w:rsidRPr="0072787C">
        <w:rPr>
          <w:rFonts w:ascii="Calibri" w:hAnsi="Calibri" w:cs="Calibri"/>
          <w:sz w:val="22"/>
          <w:szCs w:val="22"/>
          <w:lang w:val="en-US"/>
        </w:rPr>
        <w:t xml:space="preserve">The following sections describe </w:t>
      </w:r>
      <w:r w:rsidR="00DB2A0F" w:rsidRPr="0072787C">
        <w:rPr>
          <w:rFonts w:ascii="Calibri" w:hAnsi="Calibri" w:cs="Calibri"/>
          <w:sz w:val="22"/>
          <w:szCs w:val="22"/>
          <w:lang w:val="en-US"/>
        </w:rPr>
        <w:t>the development</w:t>
      </w:r>
      <w:r w:rsidRPr="0072787C">
        <w:rPr>
          <w:rFonts w:ascii="Calibri" w:hAnsi="Calibri" w:cs="Calibri"/>
          <w:sz w:val="22"/>
          <w:szCs w:val="22"/>
          <w:lang w:val="en-US"/>
        </w:rPr>
        <w:t xml:space="preserve"> work required to implement the processes described within this document.  </w:t>
      </w:r>
      <w:r w:rsidR="007115BD" w:rsidRPr="0072787C">
        <w:rPr>
          <w:rFonts w:ascii="Calibri" w:hAnsi="Calibri" w:cs="Calibri"/>
          <w:sz w:val="22"/>
          <w:szCs w:val="22"/>
          <w:lang w:val="en-US"/>
        </w:rPr>
        <w:t>The required development may include the following:</w:t>
      </w:r>
    </w:p>
    <w:p w14:paraId="4A06F8F9" w14:textId="516C863B" w:rsidR="00616D21" w:rsidRPr="00447F20" w:rsidRDefault="007115BD" w:rsidP="00D6162C">
      <w:pPr>
        <w:pStyle w:val="ListParagraph"/>
        <w:numPr>
          <w:ilvl w:val="0"/>
          <w:numId w:val="9"/>
        </w:numPr>
        <w:rPr>
          <w:rFonts w:asciiTheme="majorHAnsi" w:hAnsiTheme="majorHAnsi"/>
          <w:szCs w:val="20"/>
        </w:rPr>
      </w:pPr>
      <w:r w:rsidRPr="00447F20">
        <w:rPr>
          <w:rFonts w:asciiTheme="majorHAnsi" w:hAnsiTheme="majorHAnsi"/>
          <w:szCs w:val="20"/>
        </w:rPr>
        <w:t>GAPs – Enhancements and Workflows</w:t>
      </w:r>
    </w:p>
    <w:p w14:paraId="088A4D17" w14:textId="77777777" w:rsidR="00616D21" w:rsidRPr="00447F20" w:rsidRDefault="007115BD" w:rsidP="00D6162C">
      <w:pPr>
        <w:pStyle w:val="ListParagraph"/>
        <w:numPr>
          <w:ilvl w:val="0"/>
          <w:numId w:val="9"/>
        </w:numPr>
        <w:rPr>
          <w:rFonts w:asciiTheme="majorHAnsi" w:hAnsiTheme="majorHAnsi"/>
          <w:szCs w:val="20"/>
        </w:rPr>
      </w:pPr>
      <w:r w:rsidRPr="00447F20">
        <w:rPr>
          <w:rFonts w:asciiTheme="majorHAnsi" w:hAnsiTheme="majorHAnsi"/>
          <w:szCs w:val="20"/>
        </w:rPr>
        <w:t>Interface</w:t>
      </w:r>
    </w:p>
    <w:p w14:paraId="3CBC1CA9" w14:textId="77777777" w:rsidR="00616D21" w:rsidRPr="003253D9" w:rsidRDefault="00A51025" w:rsidP="00D6162C">
      <w:pPr>
        <w:pStyle w:val="ListParagraph"/>
        <w:numPr>
          <w:ilvl w:val="0"/>
          <w:numId w:val="9"/>
        </w:numPr>
        <w:rPr>
          <w:rFonts w:asciiTheme="majorHAnsi" w:hAnsiTheme="majorHAnsi"/>
          <w:szCs w:val="20"/>
        </w:rPr>
      </w:pPr>
      <w:r w:rsidRPr="003253D9">
        <w:rPr>
          <w:rFonts w:asciiTheme="majorHAnsi" w:hAnsiTheme="majorHAnsi"/>
          <w:szCs w:val="20"/>
        </w:rPr>
        <w:t>Correspondence</w:t>
      </w:r>
    </w:p>
    <w:p w14:paraId="17A446CE" w14:textId="77777777" w:rsidR="00616D21" w:rsidRPr="003253D9" w:rsidRDefault="007115BD" w:rsidP="00D6162C">
      <w:pPr>
        <w:pStyle w:val="ListParagraph"/>
        <w:numPr>
          <w:ilvl w:val="0"/>
          <w:numId w:val="9"/>
        </w:numPr>
        <w:rPr>
          <w:rFonts w:asciiTheme="majorHAnsi" w:hAnsiTheme="majorHAnsi"/>
          <w:szCs w:val="20"/>
        </w:rPr>
      </w:pPr>
      <w:r w:rsidRPr="003253D9">
        <w:rPr>
          <w:rFonts w:asciiTheme="majorHAnsi" w:hAnsiTheme="majorHAnsi"/>
          <w:szCs w:val="20"/>
        </w:rPr>
        <w:t>Reporting</w:t>
      </w:r>
    </w:p>
    <w:p w14:paraId="143D0449" w14:textId="77777777" w:rsidR="00616D21" w:rsidRPr="00447F20" w:rsidRDefault="00E8450F" w:rsidP="00D6162C">
      <w:pPr>
        <w:pStyle w:val="ListParagraph"/>
        <w:numPr>
          <w:ilvl w:val="0"/>
          <w:numId w:val="9"/>
        </w:numPr>
        <w:rPr>
          <w:rFonts w:asciiTheme="majorHAnsi" w:hAnsiTheme="majorHAnsi"/>
          <w:szCs w:val="20"/>
        </w:rPr>
      </w:pPr>
      <w:r w:rsidRPr="00447F20">
        <w:rPr>
          <w:rFonts w:asciiTheme="majorHAnsi" w:hAnsiTheme="majorHAnsi"/>
          <w:szCs w:val="20"/>
        </w:rPr>
        <w:t>Data</w:t>
      </w:r>
      <w:r w:rsidR="007115BD" w:rsidRPr="00447F20">
        <w:rPr>
          <w:rFonts w:asciiTheme="majorHAnsi" w:hAnsiTheme="majorHAnsi"/>
          <w:szCs w:val="20"/>
        </w:rPr>
        <w:t xml:space="preserve"> Considerations</w:t>
      </w:r>
    </w:p>
    <w:p w14:paraId="145957EA" w14:textId="4C265AFF" w:rsidR="009757DF" w:rsidRPr="00F679EA" w:rsidRDefault="009757DF" w:rsidP="00ED4ACF">
      <w:pPr>
        <w:pStyle w:val="Heading2"/>
        <w:tabs>
          <w:tab w:val="clear" w:pos="2978"/>
          <w:tab w:val="num" w:pos="0"/>
        </w:tabs>
        <w:ind w:left="0"/>
        <w:jc w:val="left"/>
        <w:rPr>
          <w:rFonts w:asciiTheme="majorHAnsi" w:hAnsiTheme="majorHAnsi"/>
        </w:rPr>
      </w:pPr>
      <w:bookmarkStart w:id="1079" w:name="_Toc380598234"/>
      <w:bookmarkStart w:id="1080" w:name="_Toc205984844"/>
      <w:r w:rsidRPr="00F679EA">
        <w:rPr>
          <w:rFonts w:asciiTheme="majorHAnsi" w:hAnsiTheme="majorHAnsi"/>
        </w:rPr>
        <w:t>GAP Analysis</w:t>
      </w:r>
      <w:bookmarkEnd w:id="1079"/>
      <w:bookmarkEnd w:id="1080"/>
      <w:r w:rsidRPr="00F679EA">
        <w:rPr>
          <w:rFonts w:asciiTheme="majorHAnsi" w:hAnsiTheme="majorHAnsi"/>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3"/>
        <w:gridCol w:w="3008"/>
        <w:gridCol w:w="1249"/>
        <w:gridCol w:w="838"/>
        <w:gridCol w:w="2515"/>
      </w:tblGrid>
      <w:tr w:rsidR="0093442C" w:rsidRPr="00EC6467" w14:paraId="0E15C90E" w14:textId="77777777" w:rsidTr="007B3B44">
        <w:trPr>
          <w:trHeight w:val="20"/>
          <w:tblHeader/>
          <w:jc w:val="center"/>
        </w:trPr>
        <w:tc>
          <w:tcPr>
            <w:tcW w:w="0" w:type="auto"/>
            <w:shd w:val="clear" w:color="auto" w:fill="0074A6"/>
            <w:vAlign w:val="center"/>
          </w:tcPr>
          <w:p w14:paraId="428E5691" w14:textId="77777777" w:rsidR="0093442C" w:rsidRPr="00EC6467" w:rsidRDefault="0093442C" w:rsidP="00F679EA">
            <w:pPr>
              <w:pStyle w:val="Title"/>
              <w:rPr>
                <w:rFonts w:asciiTheme="majorHAnsi" w:hAnsiTheme="majorHAnsi"/>
                <w:color w:val="FFFFFF" w:themeColor="background1"/>
              </w:rPr>
            </w:pPr>
            <w:r w:rsidRPr="00EC6467">
              <w:rPr>
                <w:rFonts w:asciiTheme="majorHAnsi" w:hAnsiTheme="majorHAnsi"/>
                <w:color w:val="FFFFFF" w:themeColor="background1"/>
              </w:rPr>
              <w:t>No</w:t>
            </w:r>
          </w:p>
        </w:tc>
        <w:tc>
          <w:tcPr>
            <w:tcW w:w="3008" w:type="dxa"/>
            <w:shd w:val="clear" w:color="auto" w:fill="0074A6"/>
            <w:vAlign w:val="center"/>
          </w:tcPr>
          <w:p w14:paraId="699BD91B" w14:textId="77777777" w:rsidR="0093442C" w:rsidRPr="00EC6467" w:rsidRDefault="0093442C" w:rsidP="00F679EA">
            <w:pPr>
              <w:pStyle w:val="Title"/>
              <w:rPr>
                <w:rFonts w:asciiTheme="majorHAnsi" w:hAnsiTheme="majorHAnsi"/>
                <w:color w:val="FFFFFF" w:themeColor="background1"/>
              </w:rPr>
            </w:pPr>
            <w:r w:rsidRPr="00EC6467">
              <w:rPr>
                <w:rFonts w:asciiTheme="majorHAnsi" w:hAnsiTheme="majorHAnsi"/>
                <w:color w:val="FFFFFF" w:themeColor="background1"/>
              </w:rPr>
              <w:t>Description of Gap</w:t>
            </w:r>
          </w:p>
        </w:tc>
        <w:tc>
          <w:tcPr>
            <w:tcW w:w="1249" w:type="dxa"/>
            <w:shd w:val="clear" w:color="auto" w:fill="0074A6"/>
            <w:vAlign w:val="center"/>
          </w:tcPr>
          <w:p w14:paraId="1AE4D83F" w14:textId="77777777" w:rsidR="0093442C" w:rsidRPr="00EC6467" w:rsidRDefault="0093442C" w:rsidP="00F66873">
            <w:pPr>
              <w:pStyle w:val="Title"/>
              <w:rPr>
                <w:rFonts w:asciiTheme="majorHAnsi" w:hAnsiTheme="majorHAnsi"/>
                <w:color w:val="FFFFFF" w:themeColor="background1"/>
              </w:rPr>
            </w:pPr>
            <w:r w:rsidRPr="00EC6467">
              <w:rPr>
                <w:rFonts w:asciiTheme="majorHAnsi" w:hAnsiTheme="majorHAnsi"/>
                <w:color w:val="FFFFFF" w:themeColor="background1"/>
              </w:rPr>
              <w:t xml:space="preserve">Process </w:t>
            </w:r>
            <w:r>
              <w:rPr>
                <w:rFonts w:asciiTheme="majorHAnsi" w:hAnsiTheme="majorHAnsi"/>
                <w:color w:val="FFFFFF" w:themeColor="background1"/>
              </w:rPr>
              <w:t>Reference</w:t>
            </w:r>
          </w:p>
        </w:tc>
        <w:tc>
          <w:tcPr>
            <w:tcW w:w="838" w:type="dxa"/>
            <w:shd w:val="clear" w:color="auto" w:fill="0074A6"/>
            <w:vAlign w:val="center"/>
          </w:tcPr>
          <w:p w14:paraId="5848B0E4" w14:textId="77777777" w:rsidR="0093442C" w:rsidRPr="00EC6467" w:rsidRDefault="0093442C" w:rsidP="00F679EA">
            <w:pPr>
              <w:pStyle w:val="Title"/>
              <w:rPr>
                <w:rFonts w:asciiTheme="majorHAnsi" w:hAnsiTheme="majorHAnsi"/>
                <w:color w:val="FFFFFF" w:themeColor="background1"/>
              </w:rPr>
            </w:pPr>
            <w:r w:rsidRPr="00EC6467">
              <w:rPr>
                <w:rFonts w:asciiTheme="majorHAnsi" w:hAnsiTheme="majorHAnsi"/>
                <w:color w:val="FFFFFF" w:themeColor="background1"/>
              </w:rPr>
              <w:t>Type</w:t>
            </w:r>
            <w:r>
              <w:rPr>
                <w:rFonts w:asciiTheme="majorHAnsi" w:hAnsiTheme="majorHAnsi"/>
                <w:color w:val="FFFFFF" w:themeColor="background1"/>
              </w:rPr>
              <w:t xml:space="preserve"> (C/W*)</w:t>
            </w:r>
          </w:p>
        </w:tc>
        <w:tc>
          <w:tcPr>
            <w:tcW w:w="2515" w:type="dxa"/>
            <w:shd w:val="clear" w:color="auto" w:fill="0074A6"/>
            <w:vAlign w:val="center"/>
          </w:tcPr>
          <w:p w14:paraId="440850EF" w14:textId="77777777" w:rsidR="0093442C" w:rsidRPr="00EC6467" w:rsidRDefault="0093442C" w:rsidP="00F679EA">
            <w:pPr>
              <w:pStyle w:val="Title"/>
              <w:rPr>
                <w:rFonts w:asciiTheme="majorHAnsi" w:hAnsiTheme="majorHAnsi"/>
                <w:color w:val="FFFFFF" w:themeColor="background1"/>
              </w:rPr>
            </w:pPr>
            <w:r w:rsidRPr="00EC6467">
              <w:rPr>
                <w:rFonts w:asciiTheme="majorHAnsi" w:hAnsiTheme="majorHAnsi"/>
                <w:color w:val="FFFFFF" w:themeColor="background1"/>
              </w:rPr>
              <w:t>Business Justification</w:t>
            </w:r>
          </w:p>
        </w:tc>
      </w:tr>
      <w:tr w:rsidR="0093442C" w:rsidRPr="00EC6467" w14:paraId="77C7483E" w14:textId="77777777" w:rsidTr="007B3B44">
        <w:trPr>
          <w:trHeight w:val="20"/>
          <w:tblHeader/>
          <w:jc w:val="center"/>
        </w:trPr>
        <w:tc>
          <w:tcPr>
            <w:tcW w:w="0" w:type="auto"/>
            <w:shd w:val="clear" w:color="auto" w:fill="FFFFFF" w:themeFill="background1"/>
            <w:vAlign w:val="center"/>
          </w:tcPr>
          <w:p w14:paraId="2DFFAE86" w14:textId="69F26844" w:rsidR="0093442C" w:rsidRPr="0058572C" w:rsidRDefault="0093442C" w:rsidP="00F679EA">
            <w:pPr>
              <w:pStyle w:val="Title"/>
              <w:rPr>
                <w:rFonts w:asciiTheme="majorHAnsi" w:hAnsiTheme="majorHAnsi"/>
              </w:rPr>
            </w:pPr>
            <w:r w:rsidRPr="0058572C">
              <w:rPr>
                <w:rFonts w:asciiTheme="majorHAnsi" w:hAnsiTheme="majorHAnsi"/>
              </w:rPr>
              <w:t>1</w:t>
            </w:r>
          </w:p>
        </w:tc>
        <w:tc>
          <w:tcPr>
            <w:tcW w:w="3008" w:type="dxa"/>
            <w:shd w:val="clear" w:color="auto" w:fill="FFFFFF" w:themeFill="background1"/>
            <w:vAlign w:val="center"/>
          </w:tcPr>
          <w:p w14:paraId="44D70533" w14:textId="402AF9C3" w:rsidR="0093442C" w:rsidRPr="0058572C" w:rsidRDefault="0093442C" w:rsidP="004C688A">
            <w:pPr>
              <w:pStyle w:val="Title"/>
              <w:ind w:left="0" w:firstLine="0"/>
              <w:rPr>
                <w:rFonts w:asciiTheme="majorHAnsi" w:hAnsiTheme="majorHAnsi"/>
                <w:b w:val="0"/>
                <w:bCs/>
              </w:rPr>
            </w:pPr>
            <w:r w:rsidRPr="0058572C">
              <w:rPr>
                <w:rFonts w:asciiTheme="majorHAnsi" w:hAnsiTheme="majorHAnsi"/>
                <w:b w:val="0"/>
                <w:bCs/>
              </w:rPr>
              <w:t>FNR 9.1 and FNR 9.2 are fulfilled via customization on Azure (PaaS/Saas) and Salesforce Platform capabilities</w:t>
            </w:r>
          </w:p>
        </w:tc>
        <w:tc>
          <w:tcPr>
            <w:tcW w:w="1249" w:type="dxa"/>
            <w:shd w:val="clear" w:color="auto" w:fill="FFFFFF" w:themeFill="background1"/>
            <w:vAlign w:val="center"/>
          </w:tcPr>
          <w:p w14:paraId="07EF4A0D" w14:textId="289C2A94" w:rsidR="0093442C" w:rsidRPr="008F359D" w:rsidRDefault="008F359D" w:rsidP="00F66873">
            <w:pPr>
              <w:pStyle w:val="Title"/>
              <w:rPr>
                <w:rFonts w:asciiTheme="majorHAnsi" w:hAnsiTheme="majorHAnsi"/>
                <w:b w:val="0"/>
                <w:bCs/>
                <w:color w:val="FFFFFF" w:themeColor="background1"/>
              </w:rPr>
            </w:pPr>
            <w:r w:rsidRPr="008F359D">
              <w:rPr>
                <w:rFonts w:asciiTheme="majorHAnsi" w:hAnsiTheme="majorHAnsi"/>
                <w:b w:val="0"/>
                <w:bCs/>
              </w:rPr>
              <w:t>Price Monitoring</w:t>
            </w:r>
          </w:p>
        </w:tc>
        <w:tc>
          <w:tcPr>
            <w:tcW w:w="838" w:type="dxa"/>
            <w:shd w:val="clear" w:color="auto" w:fill="FFFFFF" w:themeFill="background1"/>
            <w:vAlign w:val="center"/>
          </w:tcPr>
          <w:p w14:paraId="01F88402" w14:textId="0DE97186" w:rsidR="0093442C" w:rsidRPr="008F359D" w:rsidRDefault="0093442C" w:rsidP="00F679EA">
            <w:pPr>
              <w:pStyle w:val="Title"/>
              <w:rPr>
                <w:rFonts w:asciiTheme="majorHAnsi" w:hAnsiTheme="majorHAnsi"/>
                <w:b w:val="0"/>
                <w:bCs/>
              </w:rPr>
            </w:pPr>
            <w:r w:rsidRPr="008F359D">
              <w:rPr>
                <w:rFonts w:asciiTheme="majorHAnsi" w:hAnsiTheme="majorHAnsi"/>
                <w:b w:val="0"/>
                <w:bCs/>
              </w:rPr>
              <w:t>C</w:t>
            </w:r>
          </w:p>
        </w:tc>
        <w:tc>
          <w:tcPr>
            <w:tcW w:w="2515" w:type="dxa"/>
            <w:shd w:val="clear" w:color="auto" w:fill="FFFFFF" w:themeFill="background1"/>
            <w:vAlign w:val="center"/>
          </w:tcPr>
          <w:p w14:paraId="5C2AFA0A" w14:textId="6F4D2A95" w:rsidR="0093442C" w:rsidRPr="004228FF" w:rsidRDefault="004228FF" w:rsidP="004228FF">
            <w:pPr>
              <w:pStyle w:val="Title"/>
              <w:rPr>
                <w:rFonts w:asciiTheme="majorHAnsi" w:hAnsiTheme="majorHAnsi"/>
                <w:b w:val="0"/>
                <w:bCs/>
              </w:rPr>
            </w:pPr>
            <w:r w:rsidRPr="004228FF">
              <w:rPr>
                <w:rFonts w:asciiTheme="majorHAnsi" w:hAnsiTheme="majorHAnsi"/>
                <w:b w:val="0"/>
                <w:bCs/>
              </w:rPr>
              <w:t>FNR 9.1</w:t>
            </w:r>
            <w:r w:rsidR="00AC04B2" w:rsidRPr="004228FF">
              <w:rPr>
                <w:rFonts w:asciiTheme="majorHAnsi" w:hAnsiTheme="majorHAnsi"/>
                <w:b w:val="0"/>
                <w:bCs/>
              </w:rPr>
              <w:t xml:space="preserve"> requirement will be met during the implementation leveraging OOTB Azure functions and triggers to monitor prices</w:t>
            </w:r>
            <w:r w:rsidR="00921053" w:rsidRPr="004228FF">
              <w:rPr>
                <w:rFonts w:asciiTheme="majorHAnsi" w:hAnsiTheme="majorHAnsi"/>
                <w:b w:val="0"/>
                <w:bCs/>
              </w:rPr>
              <w:t>.</w:t>
            </w:r>
            <w:r w:rsidRPr="004228FF">
              <w:rPr>
                <w:rFonts w:asciiTheme="majorHAnsi" w:hAnsiTheme="majorHAnsi"/>
                <w:b w:val="0"/>
                <w:bCs/>
              </w:rPr>
              <w:t xml:space="preserve"> And FNR 9.2 Notification mechanisms are managed utilising Salesforce platform events capability which supports notification via mail, chatter and in App.</w:t>
            </w:r>
            <w:r w:rsidRPr="004228FF">
              <w:rPr>
                <w:rFonts w:asciiTheme="majorHAnsi" w:hAnsiTheme="majorHAnsi"/>
                <w:b w:val="0"/>
                <w:bCs/>
              </w:rPr>
              <w:br/>
              <w:t>The configuration of these mechanisms has been included in the project estimation.</w:t>
            </w:r>
          </w:p>
        </w:tc>
      </w:tr>
    </w:tbl>
    <w:p w14:paraId="16A76258" w14:textId="77777777" w:rsidR="00891F50" w:rsidRPr="00F553D1" w:rsidRDefault="00891F50" w:rsidP="00F553D1">
      <w:pPr>
        <w:jc w:val="left"/>
        <w:rPr>
          <w:rFonts w:asciiTheme="majorHAnsi" w:hAnsiTheme="majorHAnsi"/>
          <w:sz w:val="12"/>
        </w:rPr>
      </w:pPr>
      <w:r w:rsidRPr="00F553D1">
        <w:rPr>
          <w:rFonts w:asciiTheme="majorHAnsi" w:hAnsiTheme="majorHAnsi"/>
          <w:sz w:val="12"/>
        </w:rPr>
        <w:t>*C=Customisation, W=Workflows</w:t>
      </w:r>
    </w:p>
    <w:p w14:paraId="2E74852A" w14:textId="52FC4144" w:rsidR="00021AFC" w:rsidRDefault="009757DF" w:rsidP="00573FBE">
      <w:pPr>
        <w:pStyle w:val="Heading2"/>
        <w:tabs>
          <w:tab w:val="clear" w:pos="2978"/>
          <w:tab w:val="num" w:pos="0"/>
        </w:tabs>
        <w:ind w:left="0"/>
        <w:jc w:val="left"/>
        <w:rPr>
          <w:rFonts w:asciiTheme="majorHAnsi" w:hAnsiTheme="majorHAnsi"/>
        </w:rPr>
      </w:pPr>
      <w:bookmarkStart w:id="1081" w:name="_Toc380598235"/>
      <w:bookmarkStart w:id="1082" w:name="_Toc205984845"/>
      <w:r w:rsidRPr="00F679EA">
        <w:rPr>
          <w:rFonts w:asciiTheme="majorHAnsi" w:hAnsiTheme="majorHAnsi"/>
        </w:rPr>
        <w:t>Interface</w:t>
      </w:r>
      <w:r w:rsidR="00643600" w:rsidRPr="00F679EA">
        <w:rPr>
          <w:rFonts w:asciiTheme="majorHAnsi" w:hAnsiTheme="majorHAnsi"/>
        </w:rPr>
        <w:t xml:space="preserve"> Developments</w:t>
      </w:r>
      <w:bookmarkEnd w:id="1081"/>
      <w:r w:rsidR="00643600" w:rsidRPr="00F679EA">
        <w:rPr>
          <w:rFonts w:asciiTheme="majorHAnsi" w:hAnsiTheme="majorHAnsi"/>
        </w:rPr>
        <w:t xml:space="preserve"> </w:t>
      </w:r>
      <w:bookmarkEnd w:id="1082"/>
    </w:p>
    <w:p w14:paraId="39F5634C" w14:textId="77777777" w:rsidR="00A97D33" w:rsidRDefault="00A24CD2" w:rsidP="00C76B59">
      <w:pPr>
        <w:ind w:left="0"/>
      </w:pPr>
      <w:r>
        <w:t xml:space="preserve"> </w:t>
      </w:r>
    </w:p>
    <w:tbl>
      <w:tblPr>
        <w:tblStyle w:val="TableGrid"/>
        <w:tblW w:w="0" w:type="auto"/>
        <w:jc w:val="center"/>
        <w:tblLook w:val="04A0" w:firstRow="1" w:lastRow="0" w:firstColumn="1" w:lastColumn="0" w:noHBand="0" w:noVBand="1"/>
      </w:tblPr>
      <w:tblGrid>
        <w:gridCol w:w="657"/>
        <w:gridCol w:w="1720"/>
        <w:gridCol w:w="3460"/>
        <w:gridCol w:w="1780"/>
      </w:tblGrid>
      <w:tr w:rsidR="00A97D33" w:rsidRPr="0032324E" w14:paraId="226DA99D" w14:textId="77777777" w:rsidTr="00EB115F">
        <w:trPr>
          <w:trHeight w:val="300"/>
          <w:jc w:val="center"/>
        </w:trPr>
        <w:tc>
          <w:tcPr>
            <w:tcW w:w="600" w:type="dxa"/>
            <w:shd w:val="clear" w:color="auto" w:fill="31849B" w:themeFill="accent5" w:themeFillShade="BF"/>
            <w:noWrap/>
            <w:hideMark/>
          </w:tcPr>
          <w:p w14:paraId="15EF2E29" w14:textId="77777777" w:rsidR="00A97D33" w:rsidRPr="003D1C5D" w:rsidRDefault="00A97D33" w:rsidP="0058252C">
            <w:pPr>
              <w:ind w:left="0"/>
              <w:rPr>
                <w:rFonts w:ascii="Calibri" w:hAnsi="Calibri" w:cs="Calibri"/>
                <w:b/>
                <w:bCs/>
                <w:color w:val="FFFFFF" w:themeColor="background1"/>
              </w:rPr>
            </w:pPr>
            <w:proofErr w:type="spellStart"/>
            <w:r w:rsidRPr="003D1C5D">
              <w:rPr>
                <w:rFonts w:ascii="Calibri" w:hAnsi="Calibri" w:cs="Calibri"/>
                <w:b/>
                <w:bCs/>
                <w:color w:val="FFFFFF" w:themeColor="background1"/>
              </w:rPr>
              <w:t>S.No</w:t>
            </w:r>
            <w:proofErr w:type="spellEnd"/>
            <w:r w:rsidRPr="003D1C5D">
              <w:rPr>
                <w:rFonts w:ascii="Calibri" w:hAnsi="Calibri" w:cs="Calibri"/>
                <w:b/>
                <w:bCs/>
                <w:color w:val="FFFFFF" w:themeColor="background1"/>
              </w:rPr>
              <w:t>.</w:t>
            </w:r>
          </w:p>
        </w:tc>
        <w:tc>
          <w:tcPr>
            <w:tcW w:w="1720" w:type="dxa"/>
            <w:shd w:val="clear" w:color="auto" w:fill="31849B" w:themeFill="accent5" w:themeFillShade="BF"/>
            <w:noWrap/>
            <w:hideMark/>
          </w:tcPr>
          <w:p w14:paraId="13CA87C8" w14:textId="77777777" w:rsidR="00A97D33" w:rsidRPr="003D1C5D" w:rsidRDefault="00A97D33" w:rsidP="0058252C">
            <w:pPr>
              <w:ind w:left="0"/>
              <w:rPr>
                <w:rFonts w:ascii="Calibri" w:hAnsi="Calibri" w:cs="Calibri"/>
                <w:b/>
                <w:bCs/>
                <w:color w:val="FFFFFF" w:themeColor="background1"/>
              </w:rPr>
            </w:pPr>
            <w:r w:rsidRPr="003D1C5D">
              <w:rPr>
                <w:rFonts w:ascii="Calibri" w:hAnsi="Calibri" w:cs="Calibri"/>
                <w:b/>
                <w:bCs/>
                <w:color w:val="FFFFFF" w:themeColor="background1"/>
              </w:rPr>
              <w:t>System Name</w:t>
            </w:r>
          </w:p>
        </w:tc>
        <w:tc>
          <w:tcPr>
            <w:tcW w:w="3460" w:type="dxa"/>
            <w:shd w:val="clear" w:color="auto" w:fill="31849B" w:themeFill="accent5" w:themeFillShade="BF"/>
            <w:noWrap/>
            <w:hideMark/>
          </w:tcPr>
          <w:p w14:paraId="5BC7AF90" w14:textId="77777777" w:rsidR="00A97D33" w:rsidRPr="003D1C5D" w:rsidRDefault="00A97D33" w:rsidP="0058252C">
            <w:pPr>
              <w:ind w:left="0"/>
              <w:rPr>
                <w:rFonts w:ascii="Calibri" w:hAnsi="Calibri" w:cs="Calibri"/>
                <w:b/>
                <w:bCs/>
                <w:color w:val="FFFFFF" w:themeColor="background1"/>
              </w:rPr>
            </w:pPr>
            <w:r w:rsidRPr="003D1C5D">
              <w:rPr>
                <w:rFonts w:ascii="Calibri" w:hAnsi="Calibri" w:cs="Calibri"/>
                <w:b/>
                <w:bCs/>
                <w:color w:val="FFFFFF" w:themeColor="background1"/>
              </w:rPr>
              <w:t>Service Name</w:t>
            </w:r>
          </w:p>
        </w:tc>
        <w:tc>
          <w:tcPr>
            <w:tcW w:w="1780" w:type="dxa"/>
            <w:shd w:val="clear" w:color="auto" w:fill="31849B" w:themeFill="accent5" w:themeFillShade="BF"/>
            <w:noWrap/>
            <w:hideMark/>
          </w:tcPr>
          <w:p w14:paraId="16A71217" w14:textId="77777777" w:rsidR="00A97D33" w:rsidRPr="003D1C5D" w:rsidRDefault="00A97D33" w:rsidP="0058252C">
            <w:pPr>
              <w:ind w:left="0"/>
              <w:rPr>
                <w:rFonts w:ascii="Calibri" w:hAnsi="Calibri" w:cs="Calibri"/>
                <w:b/>
                <w:bCs/>
                <w:color w:val="FFFFFF" w:themeColor="background1"/>
              </w:rPr>
            </w:pPr>
            <w:r w:rsidRPr="003D1C5D">
              <w:rPr>
                <w:rFonts w:ascii="Calibri" w:hAnsi="Calibri" w:cs="Calibri"/>
                <w:b/>
                <w:bCs/>
                <w:color w:val="FFFFFF" w:themeColor="background1"/>
              </w:rPr>
              <w:t>Interface Number</w:t>
            </w:r>
          </w:p>
        </w:tc>
      </w:tr>
      <w:tr w:rsidR="00A97D33" w:rsidRPr="0032324E" w14:paraId="68A957D4" w14:textId="77777777" w:rsidTr="00A97D33">
        <w:trPr>
          <w:trHeight w:val="300"/>
          <w:jc w:val="center"/>
        </w:trPr>
        <w:tc>
          <w:tcPr>
            <w:tcW w:w="600" w:type="dxa"/>
            <w:noWrap/>
            <w:hideMark/>
          </w:tcPr>
          <w:p w14:paraId="6410BAC8"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1</w:t>
            </w:r>
          </w:p>
        </w:tc>
        <w:tc>
          <w:tcPr>
            <w:tcW w:w="1720" w:type="dxa"/>
            <w:noWrap/>
            <w:hideMark/>
          </w:tcPr>
          <w:p w14:paraId="70DA872F"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PREP</w:t>
            </w:r>
          </w:p>
        </w:tc>
        <w:tc>
          <w:tcPr>
            <w:tcW w:w="3460" w:type="dxa"/>
            <w:noWrap/>
            <w:hideMark/>
          </w:tcPr>
          <w:p w14:paraId="0A8111EF"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Price Curve</w:t>
            </w:r>
          </w:p>
        </w:tc>
        <w:tc>
          <w:tcPr>
            <w:tcW w:w="1780" w:type="dxa"/>
            <w:noWrap/>
            <w:hideMark/>
          </w:tcPr>
          <w:p w14:paraId="1499BB0B"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INT002</w:t>
            </w:r>
          </w:p>
        </w:tc>
      </w:tr>
      <w:tr w:rsidR="00A97D33" w:rsidRPr="0032324E" w14:paraId="086E7CD9" w14:textId="77777777" w:rsidTr="00A97D33">
        <w:trPr>
          <w:trHeight w:val="300"/>
          <w:jc w:val="center"/>
        </w:trPr>
        <w:tc>
          <w:tcPr>
            <w:tcW w:w="600" w:type="dxa"/>
            <w:noWrap/>
            <w:hideMark/>
          </w:tcPr>
          <w:p w14:paraId="439B611E"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2</w:t>
            </w:r>
          </w:p>
        </w:tc>
        <w:tc>
          <w:tcPr>
            <w:tcW w:w="1720" w:type="dxa"/>
            <w:noWrap/>
            <w:hideMark/>
          </w:tcPr>
          <w:p w14:paraId="3AE99477"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External System</w:t>
            </w:r>
          </w:p>
        </w:tc>
        <w:tc>
          <w:tcPr>
            <w:tcW w:w="3460" w:type="dxa"/>
            <w:noWrap/>
            <w:hideMark/>
          </w:tcPr>
          <w:p w14:paraId="2DF16788"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Tariffs</w:t>
            </w:r>
          </w:p>
        </w:tc>
        <w:tc>
          <w:tcPr>
            <w:tcW w:w="1780" w:type="dxa"/>
            <w:noWrap/>
            <w:hideMark/>
          </w:tcPr>
          <w:p w14:paraId="211D9F21"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INT003</w:t>
            </w:r>
          </w:p>
        </w:tc>
      </w:tr>
      <w:tr w:rsidR="00A97D33" w:rsidRPr="0032324E" w14:paraId="64D325CC" w14:textId="77777777" w:rsidTr="00A97D33">
        <w:trPr>
          <w:trHeight w:val="300"/>
          <w:jc w:val="center"/>
        </w:trPr>
        <w:tc>
          <w:tcPr>
            <w:tcW w:w="600" w:type="dxa"/>
            <w:vMerge w:val="restart"/>
            <w:noWrap/>
            <w:hideMark/>
          </w:tcPr>
          <w:p w14:paraId="11B84BBB"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3</w:t>
            </w:r>
          </w:p>
        </w:tc>
        <w:tc>
          <w:tcPr>
            <w:tcW w:w="1720" w:type="dxa"/>
            <w:vMerge w:val="restart"/>
            <w:noWrap/>
            <w:hideMark/>
          </w:tcPr>
          <w:p w14:paraId="663DEF91"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Hadrian</w:t>
            </w:r>
          </w:p>
        </w:tc>
        <w:tc>
          <w:tcPr>
            <w:tcW w:w="3460" w:type="dxa"/>
            <w:noWrap/>
            <w:hideMark/>
          </w:tcPr>
          <w:p w14:paraId="711C7513"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Flex &amp; Transmission Charges</w:t>
            </w:r>
          </w:p>
        </w:tc>
        <w:tc>
          <w:tcPr>
            <w:tcW w:w="1780" w:type="dxa"/>
            <w:noWrap/>
            <w:hideMark/>
          </w:tcPr>
          <w:p w14:paraId="6BC44D37"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 006</w:t>
            </w:r>
          </w:p>
        </w:tc>
      </w:tr>
      <w:tr w:rsidR="00A97D33" w:rsidRPr="0032324E" w14:paraId="2C52C498" w14:textId="77777777" w:rsidTr="00A97D33">
        <w:trPr>
          <w:trHeight w:val="300"/>
          <w:jc w:val="center"/>
        </w:trPr>
        <w:tc>
          <w:tcPr>
            <w:tcW w:w="600" w:type="dxa"/>
            <w:vMerge/>
            <w:hideMark/>
          </w:tcPr>
          <w:p w14:paraId="135DF5D4" w14:textId="77777777" w:rsidR="00A97D33" w:rsidRPr="0032324E" w:rsidRDefault="00A97D33" w:rsidP="0058252C">
            <w:pPr>
              <w:ind w:left="0"/>
              <w:rPr>
                <w:rFonts w:ascii="Calibri" w:hAnsi="Calibri" w:cs="Calibri"/>
                <w:sz w:val="22"/>
                <w:szCs w:val="22"/>
              </w:rPr>
            </w:pPr>
          </w:p>
        </w:tc>
        <w:tc>
          <w:tcPr>
            <w:tcW w:w="1720" w:type="dxa"/>
            <w:vMerge/>
            <w:hideMark/>
          </w:tcPr>
          <w:p w14:paraId="16AC7D04" w14:textId="77777777" w:rsidR="00A97D33" w:rsidRPr="0032324E" w:rsidRDefault="00A97D33" w:rsidP="0058252C">
            <w:pPr>
              <w:ind w:left="0"/>
              <w:rPr>
                <w:rFonts w:ascii="Calibri" w:hAnsi="Calibri" w:cs="Calibri"/>
                <w:sz w:val="22"/>
                <w:szCs w:val="22"/>
              </w:rPr>
            </w:pPr>
          </w:p>
        </w:tc>
        <w:tc>
          <w:tcPr>
            <w:tcW w:w="3460" w:type="dxa"/>
            <w:noWrap/>
            <w:hideMark/>
          </w:tcPr>
          <w:p w14:paraId="7244C25D"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Price &amp; Volume</w:t>
            </w:r>
          </w:p>
        </w:tc>
        <w:tc>
          <w:tcPr>
            <w:tcW w:w="1780" w:type="dxa"/>
            <w:noWrap/>
            <w:hideMark/>
          </w:tcPr>
          <w:p w14:paraId="52E167AA"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 005</w:t>
            </w:r>
          </w:p>
        </w:tc>
      </w:tr>
      <w:tr w:rsidR="00A97D33" w:rsidRPr="0032324E" w14:paraId="1D28170F" w14:textId="77777777" w:rsidTr="00A97D33">
        <w:trPr>
          <w:trHeight w:val="300"/>
          <w:jc w:val="center"/>
        </w:trPr>
        <w:tc>
          <w:tcPr>
            <w:tcW w:w="600" w:type="dxa"/>
            <w:noWrap/>
            <w:hideMark/>
          </w:tcPr>
          <w:p w14:paraId="7E4CBAE8"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4</w:t>
            </w:r>
          </w:p>
        </w:tc>
        <w:tc>
          <w:tcPr>
            <w:tcW w:w="1720" w:type="dxa"/>
            <w:noWrap/>
            <w:hideMark/>
          </w:tcPr>
          <w:p w14:paraId="60AB3F41"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Mared MP</w:t>
            </w:r>
          </w:p>
        </w:tc>
        <w:tc>
          <w:tcPr>
            <w:tcW w:w="3460" w:type="dxa"/>
            <w:noWrap/>
            <w:hideMark/>
          </w:tcPr>
          <w:p w14:paraId="24A68CE3"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Data Extraction &amp; Storage</w:t>
            </w:r>
          </w:p>
        </w:tc>
        <w:tc>
          <w:tcPr>
            <w:tcW w:w="1780" w:type="dxa"/>
            <w:noWrap/>
            <w:hideMark/>
          </w:tcPr>
          <w:p w14:paraId="2477A600"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 021</w:t>
            </w:r>
          </w:p>
        </w:tc>
      </w:tr>
      <w:tr w:rsidR="00A97D33" w:rsidRPr="0032324E" w14:paraId="2A723002" w14:textId="77777777" w:rsidTr="00A97D33">
        <w:trPr>
          <w:trHeight w:val="300"/>
          <w:jc w:val="center"/>
        </w:trPr>
        <w:tc>
          <w:tcPr>
            <w:tcW w:w="600" w:type="dxa"/>
            <w:noWrap/>
            <w:hideMark/>
          </w:tcPr>
          <w:p w14:paraId="260951C0"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5</w:t>
            </w:r>
          </w:p>
        </w:tc>
        <w:tc>
          <w:tcPr>
            <w:tcW w:w="1720" w:type="dxa"/>
            <w:noWrap/>
            <w:hideMark/>
          </w:tcPr>
          <w:p w14:paraId="4E91E82C"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BFUS/Easy Energy</w:t>
            </w:r>
          </w:p>
        </w:tc>
        <w:tc>
          <w:tcPr>
            <w:tcW w:w="3460" w:type="dxa"/>
            <w:noWrap/>
            <w:hideMark/>
          </w:tcPr>
          <w:p w14:paraId="4E84CD61"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 xml:space="preserve">Create Customer </w:t>
            </w:r>
          </w:p>
        </w:tc>
        <w:tc>
          <w:tcPr>
            <w:tcW w:w="1780" w:type="dxa"/>
            <w:noWrap/>
            <w:hideMark/>
          </w:tcPr>
          <w:p w14:paraId="57C7E392"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INT020</w:t>
            </w:r>
          </w:p>
        </w:tc>
      </w:tr>
      <w:tr w:rsidR="00A97D33" w:rsidRPr="0032324E" w14:paraId="7BA6D5A4" w14:textId="77777777" w:rsidTr="00A97D33">
        <w:trPr>
          <w:trHeight w:val="300"/>
          <w:jc w:val="center"/>
        </w:trPr>
        <w:tc>
          <w:tcPr>
            <w:tcW w:w="600" w:type="dxa"/>
            <w:vMerge w:val="restart"/>
            <w:noWrap/>
            <w:hideMark/>
          </w:tcPr>
          <w:p w14:paraId="79A879A4"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6</w:t>
            </w:r>
          </w:p>
        </w:tc>
        <w:tc>
          <w:tcPr>
            <w:tcW w:w="1720" w:type="dxa"/>
            <w:vMerge w:val="restart"/>
            <w:noWrap/>
            <w:hideMark/>
          </w:tcPr>
          <w:p w14:paraId="4F4F7C44"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BI Platform</w:t>
            </w:r>
          </w:p>
        </w:tc>
        <w:tc>
          <w:tcPr>
            <w:tcW w:w="3460" w:type="dxa"/>
            <w:noWrap/>
            <w:hideMark/>
          </w:tcPr>
          <w:p w14:paraId="375F27ED"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Meter Consumption Data</w:t>
            </w:r>
          </w:p>
        </w:tc>
        <w:tc>
          <w:tcPr>
            <w:tcW w:w="1780" w:type="dxa"/>
            <w:noWrap/>
            <w:hideMark/>
          </w:tcPr>
          <w:p w14:paraId="588B862A"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 004</w:t>
            </w:r>
          </w:p>
        </w:tc>
      </w:tr>
      <w:tr w:rsidR="00A97D33" w:rsidRPr="0032324E" w14:paraId="4B66A1F8" w14:textId="77777777" w:rsidTr="00A97D33">
        <w:trPr>
          <w:trHeight w:val="300"/>
          <w:jc w:val="center"/>
        </w:trPr>
        <w:tc>
          <w:tcPr>
            <w:tcW w:w="600" w:type="dxa"/>
            <w:vMerge/>
            <w:hideMark/>
          </w:tcPr>
          <w:p w14:paraId="4A5EF35B" w14:textId="77777777" w:rsidR="00A97D33" w:rsidRPr="0032324E" w:rsidRDefault="00A97D33" w:rsidP="0058252C">
            <w:pPr>
              <w:ind w:left="0"/>
              <w:rPr>
                <w:rFonts w:ascii="Calibri" w:hAnsi="Calibri" w:cs="Calibri"/>
                <w:sz w:val="22"/>
                <w:szCs w:val="22"/>
              </w:rPr>
            </w:pPr>
          </w:p>
        </w:tc>
        <w:tc>
          <w:tcPr>
            <w:tcW w:w="1720" w:type="dxa"/>
            <w:vMerge/>
            <w:hideMark/>
          </w:tcPr>
          <w:p w14:paraId="37AAD0C9" w14:textId="77777777" w:rsidR="00A97D33" w:rsidRPr="0032324E" w:rsidRDefault="00A97D33" w:rsidP="0058252C">
            <w:pPr>
              <w:ind w:left="0"/>
              <w:rPr>
                <w:rFonts w:ascii="Calibri" w:hAnsi="Calibri" w:cs="Calibri"/>
                <w:sz w:val="22"/>
                <w:szCs w:val="22"/>
              </w:rPr>
            </w:pPr>
          </w:p>
        </w:tc>
        <w:tc>
          <w:tcPr>
            <w:tcW w:w="3460" w:type="dxa"/>
            <w:noWrap/>
            <w:hideMark/>
          </w:tcPr>
          <w:p w14:paraId="2F1889FC"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Extracted Data for Reporting</w:t>
            </w:r>
          </w:p>
        </w:tc>
        <w:tc>
          <w:tcPr>
            <w:tcW w:w="1780" w:type="dxa"/>
            <w:noWrap/>
            <w:hideMark/>
          </w:tcPr>
          <w:p w14:paraId="5B724FA7" w14:textId="77777777" w:rsidR="00A97D33" w:rsidRPr="0032324E" w:rsidRDefault="00A97D33" w:rsidP="0058252C">
            <w:pPr>
              <w:ind w:left="0"/>
              <w:rPr>
                <w:rFonts w:ascii="Calibri" w:hAnsi="Calibri" w:cs="Calibri"/>
                <w:sz w:val="22"/>
                <w:szCs w:val="22"/>
              </w:rPr>
            </w:pPr>
            <w:r w:rsidRPr="0032324E">
              <w:rPr>
                <w:rFonts w:ascii="Calibri" w:hAnsi="Calibri" w:cs="Calibri"/>
                <w:sz w:val="22"/>
                <w:szCs w:val="22"/>
              </w:rPr>
              <w:t>INT 022</w:t>
            </w:r>
          </w:p>
        </w:tc>
      </w:tr>
      <w:tr w:rsidR="00A97D33" w:rsidRPr="0032324E" w14:paraId="591D4D2B" w14:textId="77777777" w:rsidTr="00B54129">
        <w:trPr>
          <w:trHeight w:val="300"/>
          <w:jc w:val="center"/>
        </w:trPr>
        <w:tc>
          <w:tcPr>
            <w:tcW w:w="600" w:type="dxa"/>
            <w:vMerge w:val="restart"/>
            <w:noWrap/>
          </w:tcPr>
          <w:p w14:paraId="3B607AF0" w14:textId="0C21B780" w:rsidR="00A97D33" w:rsidRPr="0032324E" w:rsidRDefault="00A97D33" w:rsidP="0058252C">
            <w:pPr>
              <w:ind w:left="0"/>
              <w:rPr>
                <w:rFonts w:ascii="Calibri" w:hAnsi="Calibri" w:cs="Calibri"/>
                <w:sz w:val="22"/>
                <w:szCs w:val="22"/>
              </w:rPr>
            </w:pPr>
            <w:del w:id="1083" w:author="AASHUTOSH" w:date="2025-06-16T19:17:00Z">
              <w:r w:rsidRPr="0032324E" w:rsidDel="00B54129">
                <w:rPr>
                  <w:rFonts w:ascii="Calibri" w:hAnsi="Calibri" w:cs="Calibri"/>
                  <w:sz w:val="22"/>
                  <w:szCs w:val="22"/>
                </w:rPr>
                <w:lastRenderedPageBreak/>
                <w:delText>7</w:delText>
              </w:r>
            </w:del>
          </w:p>
        </w:tc>
        <w:tc>
          <w:tcPr>
            <w:tcW w:w="1720" w:type="dxa"/>
            <w:vMerge w:val="restart"/>
            <w:noWrap/>
          </w:tcPr>
          <w:p w14:paraId="7F592CD7" w14:textId="794FF973" w:rsidR="00A97D33" w:rsidRPr="0032324E" w:rsidRDefault="00A97D33" w:rsidP="0058252C">
            <w:pPr>
              <w:ind w:left="0"/>
              <w:rPr>
                <w:rFonts w:ascii="Calibri" w:hAnsi="Calibri" w:cs="Calibri"/>
                <w:sz w:val="22"/>
                <w:szCs w:val="22"/>
              </w:rPr>
            </w:pPr>
            <w:del w:id="1084" w:author="AASHUTOSH" w:date="2025-06-16T19:17:00Z">
              <w:r w:rsidRPr="0032324E" w:rsidDel="00B54129">
                <w:rPr>
                  <w:rFonts w:ascii="Calibri" w:hAnsi="Calibri" w:cs="Calibri"/>
                  <w:sz w:val="22"/>
                  <w:szCs w:val="22"/>
                </w:rPr>
                <w:delText>Endur</w:delText>
              </w:r>
            </w:del>
          </w:p>
        </w:tc>
        <w:tc>
          <w:tcPr>
            <w:tcW w:w="3460" w:type="dxa"/>
            <w:noWrap/>
          </w:tcPr>
          <w:p w14:paraId="1B1A2447" w14:textId="2E927BB9" w:rsidR="00A97D33" w:rsidRPr="0032324E" w:rsidRDefault="00A97D33" w:rsidP="0058252C">
            <w:pPr>
              <w:ind w:left="0"/>
              <w:rPr>
                <w:rFonts w:ascii="Calibri" w:hAnsi="Calibri" w:cs="Calibri"/>
                <w:sz w:val="22"/>
                <w:szCs w:val="22"/>
              </w:rPr>
            </w:pPr>
            <w:del w:id="1085" w:author="AASHUTOSH" w:date="2025-06-16T19:17:00Z">
              <w:r w:rsidRPr="0032324E" w:rsidDel="00B54129">
                <w:rPr>
                  <w:rFonts w:ascii="Calibri" w:hAnsi="Calibri" w:cs="Calibri"/>
                  <w:sz w:val="22"/>
                  <w:szCs w:val="22"/>
                </w:rPr>
                <w:delText>Aggregated Volume Sold (.CSV file)</w:delText>
              </w:r>
            </w:del>
          </w:p>
        </w:tc>
        <w:tc>
          <w:tcPr>
            <w:tcW w:w="1780" w:type="dxa"/>
            <w:noWrap/>
          </w:tcPr>
          <w:p w14:paraId="54EE681F" w14:textId="0F5442C7" w:rsidR="00A97D33" w:rsidRPr="0032324E" w:rsidRDefault="00A97D33" w:rsidP="0058252C">
            <w:pPr>
              <w:ind w:left="0"/>
              <w:rPr>
                <w:rFonts w:ascii="Calibri" w:hAnsi="Calibri" w:cs="Calibri"/>
                <w:sz w:val="22"/>
                <w:szCs w:val="22"/>
              </w:rPr>
            </w:pPr>
            <w:del w:id="1086" w:author="AASHUTOSH" w:date="2025-06-16T19:17:00Z">
              <w:r w:rsidRPr="0032324E" w:rsidDel="00B54129">
                <w:rPr>
                  <w:rFonts w:ascii="Calibri" w:hAnsi="Calibri" w:cs="Calibri"/>
                  <w:sz w:val="22"/>
                  <w:szCs w:val="22"/>
                </w:rPr>
                <w:delText>INT 015</w:delText>
              </w:r>
            </w:del>
          </w:p>
        </w:tc>
      </w:tr>
      <w:tr w:rsidR="00A97D33" w:rsidRPr="0032324E" w14:paraId="33B50B7F" w14:textId="77777777" w:rsidTr="00B54129">
        <w:trPr>
          <w:trHeight w:val="300"/>
          <w:jc w:val="center"/>
        </w:trPr>
        <w:tc>
          <w:tcPr>
            <w:tcW w:w="600" w:type="dxa"/>
            <w:vMerge/>
          </w:tcPr>
          <w:p w14:paraId="542657A4" w14:textId="77777777" w:rsidR="00A97D33" w:rsidRPr="0032324E" w:rsidRDefault="00A97D33" w:rsidP="0058252C">
            <w:pPr>
              <w:ind w:left="0"/>
              <w:rPr>
                <w:rFonts w:ascii="Calibri" w:hAnsi="Calibri" w:cs="Calibri"/>
                <w:sz w:val="22"/>
                <w:szCs w:val="22"/>
              </w:rPr>
            </w:pPr>
          </w:p>
        </w:tc>
        <w:tc>
          <w:tcPr>
            <w:tcW w:w="1720" w:type="dxa"/>
            <w:vMerge/>
          </w:tcPr>
          <w:p w14:paraId="5DFD136E" w14:textId="77777777" w:rsidR="00A97D33" w:rsidRPr="0032324E" w:rsidRDefault="00A97D33" w:rsidP="0058252C">
            <w:pPr>
              <w:ind w:left="0"/>
              <w:rPr>
                <w:rFonts w:ascii="Calibri" w:hAnsi="Calibri" w:cs="Calibri"/>
                <w:sz w:val="22"/>
                <w:szCs w:val="22"/>
              </w:rPr>
            </w:pPr>
          </w:p>
        </w:tc>
        <w:tc>
          <w:tcPr>
            <w:tcW w:w="3460" w:type="dxa"/>
            <w:noWrap/>
          </w:tcPr>
          <w:p w14:paraId="50DF4F88" w14:textId="282A8D2E" w:rsidR="00A97D33" w:rsidRPr="0032324E" w:rsidRDefault="00A97D33" w:rsidP="0058252C">
            <w:pPr>
              <w:ind w:left="0"/>
              <w:rPr>
                <w:rFonts w:ascii="Calibri" w:hAnsi="Calibri" w:cs="Calibri"/>
                <w:sz w:val="22"/>
                <w:szCs w:val="22"/>
              </w:rPr>
            </w:pPr>
            <w:del w:id="1087" w:author="AASHUTOSH" w:date="2025-06-16T19:17:00Z">
              <w:r w:rsidRPr="0032324E" w:rsidDel="00B54129">
                <w:rPr>
                  <w:rFonts w:ascii="Calibri" w:hAnsi="Calibri" w:cs="Calibri"/>
                  <w:sz w:val="22"/>
                  <w:szCs w:val="22"/>
                </w:rPr>
                <w:delText>Hedge (ACK)</w:delText>
              </w:r>
            </w:del>
          </w:p>
        </w:tc>
        <w:tc>
          <w:tcPr>
            <w:tcW w:w="1780" w:type="dxa"/>
            <w:noWrap/>
          </w:tcPr>
          <w:p w14:paraId="21FAF5D1" w14:textId="048973C2" w:rsidR="00A97D33" w:rsidRPr="0032324E" w:rsidRDefault="00A97D33" w:rsidP="0058252C">
            <w:pPr>
              <w:ind w:left="0"/>
              <w:rPr>
                <w:rFonts w:ascii="Calibri" w:hAnsi="Calibri" w:cs="Calibri"/>
                <w:sz w:val="22"/>
                <w:szCs w:val="22"/>
              </w:rPr>
            </w:pPr>
            <w:del w:id="1088" w:author="AASHUTOSH" w:date="2025-06-16T19:17:00Z">
              <w:r w:rsidRPr="0032324E" w:rsidDel="00B54129">
                <w:rPr>
                  <w:rFonts w:ascii="Calibri" w:hAnsi="Calibri" w:cs="Calibri"/>
                  <w:sz w:val="22"/>
                  <w:szCs w:val="22"/>
                </w:rPr>
                <w:delText>INT 016</w:delText>
              </w:r>
            </w:del>
          </w:p>
        </w:tc>
      </w:tr>
    </w:tbl>
    <w:p w14:paraId="2B9733E9" w14:textId="01231551" w:rsidR="00C76B59" w:rsidRDefault="00C76B59" w:rsidP="00C76B59">
      <w:pPr>
        <w:ind w:left="0"/>
      </w:pPr>
    </w:p>
    <w:p w14:paraId="1C191616" w14:textId="77777777" w:rsidR="00A97D33" w:rsidRDefault="00A97D33" w:rsidP="00C76B59">
      <w:pPr>
        <w:ind w:left="0"/>
      </w:pPr>
    </w:p>
    <w:p w14:paraId="50B57F60" w14:textId="77777777" w:rsidR="00A97D33" w:rsidRDefault="00A97D33" w:rsidP="00C76B59">
      <w:pPr>
        <w:ind w:left="0"/>
      </w:pPr>
    </w:p>
    <w:p w14:paraId="4E7E244D" w14:textId="77777777" w:rsidR="00A97D33" w:rsidRDefault="00A97D33" w:rsidP="00C76B59">
      <w:pPr>
        <w:ind w:left="0"/>
      </w:pPr>
    </w:p>
    <w:p w14:paraId="726956D9" w14:textId="77777777" w:rsidR="00A97D33" w:rsidRDefault="00A97D33" w:rsidP="00C76B59">
      <w:pPr>
        <w:ind w:left="0"/>
      </w:pPr>
    </w:p>
    <w:p w14:paraId="03999F71" w14:textId="3C7C6C6D" w:rsidR="003458B1" w:rsidRDefault="003458B1" w:rsidP="00573FBE">
      <w:pPr>
        <w:pStyle w:val="Heading2"/>
        <w:tabs>
          <w:tab w:val="clear" w:pos="2978"/>
          <w:tab w:val="num" w:pos="0"/>
        </w:tabs>
        <w:ind w:left="0"/>
        <w:jc w:val="left"/>
        <w:rPr>
          <w:rFonts w:asciiTheme="majorHAnsi" w:hAnsiTheme="majorHAnsi"/>
        </w:rPr>
      </w:pPr>
      <w:bookmarkStart w:id="1089" w:name="_Toc380598237"/>
      <w:bookmarkStart w:id="1090" w:name="_Toc205984846"/>
      <w:r w:rsidRPr="00F679EA">
        <w:rPr>
          <w:rFonts w:asciiTheme="majorHAnsi" w:hAnsiTheme="majorHAnsi"/>
        </w:rPr>
        <w:t>Report Definitions</w:t>
      </w:r>
      <w:bookmarkEnd w:id="1089"/>
      <w:bookmarkEnd w:id="1090"/>
    </w:p>
    <w:p w14:paraId="48E890EA" w14:textId="3C5DC6EA" w:rsidR="00880907" w:rsidRPr="00880907" w:rsidRDefault="00880907" w:rsidP="00880907">
      <w:r>
        <w:t>NA</w:t>
      </w:r>
    </w:p>
    <w:p w14:paraId="60DACDE5" w14:textId="77777777" w:rsidR="009B3CDB" w:rsidRDefault="009B3CDB" w:rsidP="009B3CDB">
      <w:pPr>
        <w:pStyle w:val="Heading2"/>
        <w:tabs>
          <w:tab w:val="clear" w:pos="2978"/>
          <w:tab w:val="num" w:pos="0"/>
        </w:tabs>
        <w:ind w:left="0"/>
        <w:jc w:val="left"/>
        <w:rPr>
          <w:rFonts w:asciiTheme="majorHAnsi" w:hAnsiTheme="majorHAnsi"/>
        </w:rPr>
      </w:pPr>
      <w:bookmarkStart w:id="1091" w:name="_Toc205984847"/>
      <w:r>
        <w:rPr>
          <w:rFonts w:asciiTheme="majorHAnsi" w:hAnsiTheme="majorHAnsi"/>
        </w:rPr>
        <w:t>Configuration</w:t>
      </w:r>
      <w:bookmarkEnd w:id="1091"/>
    </w:p>
    <w:p w14:paraId="4519C4ED" w14:textId="32428E2E" w:rsidR="009B3CDB" w:rsidRPr="001611B1" w:rsidRDefault="004C688A" w:rsidP="00880907">
      <w:pPr>
        <w:pStyle w:val="ListParagraph"/>
        <w:rPr>
          <w:szCs w:val="20"/>
          <w:lang w:val="en-AU"/>
        </w:rPr>
      </w:pPr>
      <w:r>
        <w:rPr>
          <w:szCs w:val="20"/>
          <w:lang w:val="en-AU"/>
        </w:rPr>
        <w:t>NA</w:t>
      </w:r>
    </w:p>
    <w:p w14:paraId="08A47FCF" w14:textId="470B45B7" w:rsidR="009B3CDB" w:rsidRPr="008D1084" w:rsidRDefault="009B3CDB" w:rsidP="008D1084">
      <w:pPr>
        <w:ind w:left="0"/>
      </w:pPr>
    </w:p>
    <w:p w14:paraId="29C7D528" w14:textId="77777777" w:rsidR="00ED08D6" w:rsidRPr="00B74147" w:rsidRDefault="00ED08D6" w:rsidP="00B74147">
      <w:pPr>
        <w:spacing w:before="120"/>
        <w:ind w:left="0"/>
        <w:rPr>
          <w:rFonts w:asciiTheme="majorHAnsi" w:hAnsiTheme="majorHAnsi"/>
          <w:sz w:val="14"/>
          <w:szCs w:val="16"/>
        </w:rPr>
      </w:pPr>
    </w:p>
    <w:p w14:paraId="724938C5" w14:textId="100F08AD" w:rsidR="006C1E06" w:rsidRPr="00F679EA" w:rsidRDefault="006C1E06" w:rsidP="00F679EA">
      <w:pPr>
        <w:pStyle w:val="Heading1"/>
        <w:jc w:val="left"/>
        <w:rPr>
          <w:rFonts w:asciiTheme="majorHAnsi" w:hAnsiTheme="majorHAnsi"/>
        </w:rPr>
      </w:pPr>
      <w:bookmarkStart w:id="1092" w:name="_Toc380598238"/>
      <w:bookmarkStart w:id="1093" w:name="_Toc205984848"/>
      <w:r w:rsidRPr="00F679EA">
        <w:rPr>
          <w:rFonts w:asciiTheme="majorHAnsi" w:hAnsiTheme="majorHAnsi"/>
        </w:rPr>
        <w:lastRenderedPageBreak/>
        <w:t>T</w:t>
      </w:r>
      <w:r w:rsidR="0036147E">
        <w:rPr>
          <w:rFonts w:asciiTheme="majorHAnsi" w:hAnsiTheme="majorHAnsi"/>
        </w:rPr>
        <w:t>esting Considerations</w:t>
      </w:r>
      <w:bookmarkEnd w:id="1092"/>
      <w:bookmarkEnd w:id="1093"/>
    </w:p>
    <w:p w14:paraId="25D114D8" w14:textId="77777777" w:rsidR="008A2A02" w:rsidRDefault="008A2A02" w:rsidP="008A2A02">
      <w:pPr>
        <w:ind w:left="0"/>
        <w:jc w:val="left"/>
        <w:rPr>
          <w:rFonts w:asciiTheme="majorHAnsi" w:hAnsiTheme="majorHAnsi"/>
          <w:sz w:val="18"/>
          <w:szCs w:val="18"/>
        </w:rPr>
      </w:pPr>
    </w:p>
    <w:p w14:paraId="7E13C437" w14:textId="3868C16C" w:rsidR="00ED08D6" w:rsidRPr="0036147E" w:rsidRDefault="00ED08D6" w:rsidP="00FA3D39">
      <w:pPr>
        <w:spacing w:line="276" w:lineRule="auto"/>
        <w:ind w:left="0"/>
        <w:rPr>
          <w:rFonts w:asciiTheme="majorHAnsi" w:hAnsiTheme="majorHAnsi"/>
          <w:sz w:val="18"/>
          <w:szCs w:val="18"/>
        </w:rPr>
      </w:pPr>
      <w:r w:rsidRPr="181CEFDD">
        <w:rPr>
          <w:rFonts w:asciiTheme="majorHAnsi" w:hAnsiTheme="majorHAnsi"/>
          <w:sz w:val="18"/>
          <w:szCs w:val="18"/>
        </w:rPr>
        <w:t>The following table describes key scenarios which are recommended to be included in testing, including any specific risks or issues that should be given particular attention in testing.  This list is not intended to be exhaustive but rather be used as input into the testing phase to ensure key considerations are adequately addressed as part of the identification and development of detailed test cases.</w:t>
      </w:r>
      <w:r w:rsidR="00171FA7" w:rsidRPr="181CEFDD">
        <w:rPr>
          <w:rFonts w:asciiTheme="majorHAnsi" w:hAnsiTheme="majorHAnsi"/>
          <w:sz w:val="18"/>
          <w:szCs w:val="18"/>
        </w:rPr>
        <w:t xml:space="preserve"> Some of the </w:t>
      </w:r>
      <w:r w:rsidR="003105BD" w:rsidRPr="181CEFDD">
        <w:rPr>
          <w:rFonts w:asciiTheme="majorHAnsi" w:hAnsiTheme="majorHAnsi"/>
          <w:sz w:val="18"/>
          <w:szCs w:val="18"/>
        </w:rPr>
        <w:t>business</w:t>
      </w:r>
      <w:r w:rsidR="00171FA7" w:rsidRPr="181CEFDD">
        <w:rPr>
          <w:rFonts w:asciiTheme="majorHAnsi" w:hAnsiTheme="majorHAnsi"/>
          <w:sz w:val="18"/>
          <w:szCs w:val="18"/>
        </w:rPr>
        <w:t xml:space="preserve"> scenario</w:t>
      </w:r>
      <w:r w:rsidR="003105BD" w:rsidRPr="181CEFDD">
        <w:rPr>
          <w:rFonts w:asciiTheme="majorHAnsi" w:hAnsiTheme="majorHAnsi"/>
          <w:sz w:val="18"/>
          <w:szCs w:val="18"/>
        </w:rPr>
        <w:t>s</w:t>
      </w:r>
      <w:r w:rsidR="00891F50" w:rsidRPr="181CEFDD">
        <w:rPr>
          <w:rFonts w:asciiTheme="majorHAnsi" w:hAnsiTheme="majorHAnsi"/>
          <w:sz w:val="18"/>
          <w:szCs w:val="18"/>
        </w:rPr>
        <w:t xml:space="preserve"> </w:t>
      </w:r>
      <w:r w:rsidR="003105BD" w:rsidRPr="181CEFDD">
        <w:rPr>
          <w:rFonts w:asciiTheme="majorHAnsi" w:hAnsiTheme="majorHAnsi"/>
          <w:sz w:val="18"/>
          <w:szCs w:val="18"/>
        </w:rPr>
        <w:t>which are not covered during workshops</w:t>
      </w:r>
      <w:r w:rsidR="00891F50" w:rsidRPr="181CEFDD">
        <w:rPr>
          <w:rFonts w:asciiTheme="majorHAnsi" w:hAnsiTheme="majorHAnsi"/>
          <w:sz w:val="18"/>
          <w:szCs w:val="18"/>
        </w:rPr>
        <w:t>/</w:t>
      </w:r>
      <w:r w:rsidR="003105BD" w:rsidRPr="181CEFDD">
        <w:rPr>
          <w:rFonts w:asciiTheme="majorHAnsi" w:hAnsiTheme="majorHAnsi"/>
          <w:sz w:val="18"/>
          <w:szCs w:val="18"/>
        </w:rPr>
        <w:t>demonstrations also can be documented here so that such scenarios can be taken as an input for testing consideration</w:t>
      </w:r>
      <w:r w:rsidR="00B72730" w:rsidRPr="181CEFDD">
        <w:rPr>
          <w:rFonts w:asciiTheme="majorHAnsi" w:hAnsiTheme="majorHAnsi"/>
          <w:sz w:val="18"/>
          <w:szCs w:val="18"/>
        </w:rPr>
        <w:t>s</w:t>
      </w:r>
      <w:r w:rsidR="003105BD" w:rsidRPr="181CEFDD">
        <w:rPr>
          <w:rFonts w:asciiTheme="majorHAnsi" w:hAnsiTheme="majorHAnsi"/>
          <w:sz w:val="18"/>
          <w:szCs w:val="18"/>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3"/>
        <w:gridCol w:w="4706"/>
        <w:gridCol w:w="1030"/>
        <w:gridCol w:w="935"/>
        <w:gridCol w:w="1775"/>
      </w:tblGrid>
      <w:tr w:rsidR="003105BD" w:rsidRPr="00EC6467" w14:paraId="781628FE" w14:textId="77777777" w:rsidTr="0074049B">
        <w:trPr>
          <w:trHeight w:val="20"/>
          <w:tblHeader/>
        </w:trPr>
        <w:tc>
          <w:tcPr>
            <w:tcW w:w="463" w:type="dxa"/>
            <w:shd w:val="clear" w:color="auto" w:fill="0074A6"/>
            <w:vAlign w:val="center"/>
          </w:tcPr>
          <w:p w14:paraId="575B6C7D" w14:textId="77777777" w:rsidR="00AD0281" w:rsidRPr="00EC6467" w:rsidRDefault="00AD0281" w:rsidP="00F679EA">
            <w:pPr>
              <w:pStyle w:val="Title"/>
              <w:rPr>
                <w:rFonts w:asciiTheme="majorHAnsi" w:hAnsiTheme="majorHAnsi"/>
                <w:color w:val="FFFFFF" w:themeColor="background1"/>
              </w:rPr>
            </w:pPr>
            <w:r w:rsidRPr="00EC6467">
              <w:rPr>
                <w:rFonts w:asciiTheme="majorHAnsi" w:hAnsiTheme="majorHAnsi"/>
                <w:color w:val="FFFFFF" w:themeColor="background1"/>
              </w:rPr>
              <w:t>No</w:t>
            </w:r>
          </w:p>
        </w:tc>
        <w:tc>
          <w:tcPr>
            <w:tcW w:w="4706" w:type="dxa"/>
            <w:shd w:val="clear" w:color="auto" w:fill="0074A6"/>
            <w:vAlign w:val="center"/>
          </w:tcPr>
          <w:p w14:paraId="695DD0A6" w14:textId="77777777" w:rsidR="00AD0281" w:rsidRPr="00EC6467" w:rsidRDefault="00AD0281" w:rsidP="00F679EA">
            <w:pPr>
              <w:pStyle w:val="Title"/>
              <w:rPr>
                <w:rFonts w:asciiTheme="majorHAnsi" w:hAnsiTheme="majorHAnsi"/>
                <w:color w:val="FFFFFF" w:themeColor="background1"/>
              </w:rPr>
            </w:pPr>
            <w:r w:rsidRPr="00EC6467">
              <w:rPr>
                <w:rFonts w:asciiTheme="majorHAnsi" w:hAnsiTheme="majorHAnsi"/>
                <w:color w:val="FFFFFF" w:themeColor="background1"/>
              </w:rPr>
              <w:t>Description of Testing Requirement</w:t>
            </w:r>
            <w:r w:rsidR="00DC7142">
              <w:rPr>
                <w:rFonts w:asciiTheme="majorHAnsi" w:hAnsiTheme="majorHAnsi"/>
                <w:color w:val="FFFFFF" w:themeColor="background1"/>
              </w:rPr>
              <w:t>/Scenario</w:t>
            </w:r>
          </w:p>
        </w:tc>
        <w:tc>
          <w:tcPr>
            <w:tcW w:w="1030" w:type="dxa"/>
            <w:shd w:val="clear" w:color="auto" w:fill="0074A6"/>
          </w:tcPr>
          <w:p w14:paraId="4F1A56F5" w14:textId="77777777" w:rsidR="00AD0281" w:rsidRPr="00EC6467" w:rsidRDefault="00DC7142" w:rsidP="00F679EA">
            <w:pPr>
              <w:pStyle w:val="Title"/>
              <w:rPr>
                <w:rFonts w:asciiTheme="majorHAnsi" w:hAnsiTheme="majorHAnsi"/>
                <w:color w:val="FFFFFF" w:themeColor="background1"/>
              </w:rPr>
            </w:pPr>
            <w:r>
              <w:rPr>
                <w:rFonts w:asciiTheme="majorHAnsi" w:hAnsiTheme="majorHAnsi"/>
                <w:color w:val="FFFFFF" w:themeColor="background1"/>
              </w:rPr>
              <w:t>Process Ref</w:t>
            </w:r>
          </w:p>
        </w:tc>
        <w:tc>
          <w:tcPr>
            <w:tcW w:w="935" w:type="dxa"/>
            <w:shd w:val="clear" w:color="auto" w:fill="0074A6"/>
            <w:vAlign w:val="center"/>
          </w:tcPr>
          <w:p w14:paraId="4086C900" w14:textId="77777777" w:rsidR="00AD0281" w:rsidRPr="00EC6467" w:rsidRDefault="00DC7142" w:rsidP="00F679EA">
            <w:pPr>
              <w:pStyle w:val="Title"/>
              <w:rPr>
                <w:rFonts w:asciiTheme="majorHAnsi" w:hAnsiTheme="majorHAnsi"/>
                <w:color w:val="FFFFFF" w:themeColor="background1"/>
              </w:rPr>
            </w:pPr>
            <w:r>
              <w:rPr>
                <w:rFonts w:asciiTheme="majorHAnsi" w:hAnsiTheme="majorHAnsi"/>
                <w:color w:val="FFFFFF" w:themeColor="background1"/>
              </w:rPr>
              <w:t>Release</w:t>
            </w:r>
          </w:p>
        </w:tc>
        <w:tc>
          <w:tcPr>
            <w:tcW w:w="1775" w:type="dxa"/>
            <w:shd w:val="clear" w:color="auto" w:fill="0074A6"/>
            <w:vAlign w:val="center"/>
          </w:tcPr>
          <w:p w14:paraId="0DD9D03B" w14:textId="5FB0067A" w:rsidR="00AD0281" w:rsidRPr="00EC6467" w:rsidRDefault="003105BD" w:rsidP="00F679EA">
            <w:pPr>
              <w:pStyle w:val="Title"/>
              <w:rPr>
                <w:rFonts w:asciiTheme="majorHAnsi" w:hAnsiTheme="majorHAnsi"/>
                <w:color w:val="FFFFFF" w:themeColor="background1"/>
              </w:rPr>
            </w:pPr>
            <w:r>
              <w:rPr>
                <w:rFonts w:asciiTheme="majorHAnsi" w:hAnsiTheme="majorHAnsi"/>
                <w:color w:val="FFFFFF" w:themeColor="background1"/>
              </w:rPr>
              <w:t>Test Phase (ST/SIT/UAT)</w:t>
            </w:r>
          </w:p>
        </w:tc>
      </w:tr>
      <w:tr w:rsidR="00C11942" w:rsidRPr="0036147E" w14:paraId="066C1588" w14:textId="77777777" w:rsidTr="0074049B">
        <w:trPr>
          <w:trHeight w:val="422"/>
        </w:trPr>
        <w:tc>
          <w:tcPr>
            <w:tcW w:w="463" w:type="dxa"/>
          </w:tcPr>
          <w:p w14:paraId="2BD41BFF" w14:textId="4BAE6E5D" w:rsidR="00C11942" w:rsidRPr="0036147E" w:rsidRDefault="00917414" w:rsidP="00867E26">
            <w:pPr>
              <w:pStyle w:val="NoSpacing"/>
              <w:spacing w:line="276" w:lineRule="auto"/>
              <w:rPr>
                <w:rFonts w:asciiTheme="majorHAnsi" w:hAnsiTheme="majorHAnsi"/>
                <w:sz w:val="18"/>
                <w:szCs w:val="18"/>
              </w:rPr>
            </w:pPr>
            <w:r>
              <w:rPr>
                <w:rFonts w:asciiTheme="majorHAnsi" w:hAnsiTheme="majorHAnsi"/>
                <w:sz w:val="18"/>
                <w:szCs w:val="18"/>
              </w:rPr>
              <w:t>1</w:t>
            </w:r>
          </w:p>
        </w:tc>
        <w:tc>
          <w:tcPr>
            <w:tcW w:w="4706" w:type="dxa"/>
          </w:tcPr>
          <w:p w14:paraId="0342C8ED" w14:textId="008D54C0" w:rsidR="00C11942" w:rsidRPr="0036147E" w:rsidRDefault="00C11942" w:rsidP="00867E26">
            <w:pPr>
              <w:spacing w:line="276" w:lineRule="auto"/>
              <w:ind w:left="0"/>
              <w:rPr>
                <w:rFonts w:asciiTheme="majorHAnsi" w:hAnsiTheme="majorHAnsi"/>
                <w:sz w:val="18"/>
                <w:szCs w:val="18"/>
              </w:rPr>
            </w:pPr>
            <w:r w:rsidRPr="00B151F7">
              <w:rPr>
                <w:rFonts w:asciiTheme="majorHAnsi" w:hAnsiTheme="majorHAnsi"/>
                <w:sz w:val="18"/>
                <w:szCs w:val="18"/>
              </w:rPr>
              <w:t>Verify if the system can monitor a price once it reaches a specific user-defined pricing range threshold.</w:t>
            </w:r>
          </w:p>
        </w:tc>
        <w:tc>
          <w:tcPr>
            <w:tcW w:w="1030" w:type="dxa"/>
          </w:tcPr>
          <w:p w14:paraId="3422E3EC" w14:textId="58C134DE" w:rsidR="00C11942" w:rsidRPr="0036147E" w:rsidRDefault="00C11942" w:rsidP="00867E26">
            <w:pPr>
              <w:pStyle w:val="NoSpacing"/>
              <w:spacing w:line="276" w:lineRule="auto"/>
              <w:rPr>
                <w:rFonts w:asciiTheme="majorHAnsi" w:hAnsiTheme="majorHAnsi"/>
                <w:sz w:val="18"/>
                <w:szCs w:val="18"/>
              </w:rPr>
            </w:pPr>
            <w:r w:rsidRPr="007004BD">
              <w:rPr>
                <w:rFonts w:ascii="Calibri" w:eastAsia="Calibri" w:hAnsi="Calibri" w:cs="Calibri"/>
              </w:rPr>
              <w:t>FNR 9.1</w:t>
            </w:r>
          </w:p>
        </w:tc>
        <w:tc>
          <w:tcPr>
            <w:tcW w:w="935" w:type="dxa"/>
          </w:tcPr>
          <w:p w14:paraId="398E9494" w14:textId="77777777" w:rsidR="00C11942" w:rsidRPr="0036147E" w:rsidRDefault="00C11942" w:rsidP="00C11942">
            <w:pPr>
              <w:pStyle w:val="NoSpacing"/>
              <w:rPr>
                <w:rFonts w:asciiTheme="majorHAnsi" w:hAnsiTheme="majorHAnsi"/>
                <w:sz w:val="18"/>
                <w:szCs w:val="18"/>
              </w:rPr>
            </w:pPr>
          </w:p>
        </w:tc>
        <w:tc>
          <w:tcPr>
            <w:tcW w:w="1775" w:type="dxa"/>
          </w:tcPr>
          <w:p w14:paraId="2DE6B2F4" w14:textId="77777777" w:rsidR="00C11942" w:rsidRPr="0036147E" w:rsidRDefault="00C11942" w:rsidP="00C11942">
            <w:pPr>
              <w:pStyle w:val="NoSpacing"/>
              <w:rPr>
                <w:rFonts w:asciiTheme="majorHAnsi" w:hAnsiTheme="majorHAnsi"/>
                <w:sz w:val="18"/>
                <w:szCs w:val="18"/>
              </w:rPr>
            </w:pPr>
          </w:p>
        </w:tc>
      </w:tr>
      <w:tr w:rsidR="00B52794" w:rsidRPr="0036147E" w14:paraId="2336A609" w14:textId="77777777" w:rsidTr="0074049B">
        <w:trPr>
          <w:trHeight w:val="422"/>
        </w:trPr>
        <w:tc>
          <w:tcPr>
            <w:tcW w:w="463" w:type="dxa"/>
          </w:tcPr>
          <w:p w14:paraId="19BBE59B" w14:textId="7DCCC6E4" w:rsidR="00B52794" w:rsidRDefault="00917414" w:rsidP="00867E26">
            <w:pPr>
              <w:pStyle w:val="NoSpacing"/>
              <w:spacing w:line="276" w:lineRule="auto"/>
              <w:rPr>
                <w:rFonts w:asciiTheme="majorHAnsi" w:hAnsiTheme="majorHAnsi"/>
                <w:sz w:val="18"/>
                <w:szCs w:val="18"/>
              </w:rPr>
            </w:pPr>
            <w:r>
              <w:rPr>
                <w:rFonts w:asciiTheme="majorHAnsi" w:hAnsiTheme="majorHAnsi"/>
                <w:sz w:val="18"/>
                <w:szCs w:val="18"/>
              </w:rPr>
              <w:t>2</w:t>
            </w:r>
          </w:p>
        </w:tc>
        <w:tc>
          <w:tcPr>
            <w:tcW w:w="4706" w:type="dxa"/>
          </w:tcPr>
          <w:p w14:paraId="58643017" w14:textId="15EEDECA" w:rsidR="00B52794" w:rsidRPr="00B151F7" w:rsidRDefault="00B52794" w:rsidP="00867E26">
            <w:pPr>
              <w:spacing w:line="276" w:lineRule="auto"/>
              <w:ind w:left="0"/>
              <w:rPr>
                <w:rFonts w:asciiTheme="majorHAnsi" w:hAnsiTheme="majorHAnsi"/>
                <w:sz w:val="18"/>
                <w:szCs w:val="18"/>
              </w:rPr>
            </w:pPr>
            <w:r w:rsidRPr="00B52794">
              <w:rPr>
                <w:rFonts w:asciiTheme="majorHAnsi" w:hAnsiTheme="majorHAnsi"/>
                <w:sz w:val="18"/>
                <w:szCs w:val="18"/>
              </w:rPr>
              <w:t>Verify if the system can handle the creation of multiple automated price monitoring jobs for different customers concurrently.</w:t>
            </w:r>
          </w:p>
        </w:tc>
        <w:tc>
          <w:tcPr>
            <w:tcW w:w="1030" w:type="dxa"/>
          </w:tcPr>
          <w:p w14:paraId="1695D8D2" w14:textId="08AC8ADA" w:rsidR="00B52794" w:rsidRPr="007004BD" w:rsidRDefault="00B52794" w:rsidP="00867E26">
            <w:pPr>
              <w:pStyle w:val="NoSpacing"/>
              <w:spacing w:line="276" w:lineRule="auto"/>
              <w:rPr>
                <w:rFonts w:ascii="Calibri" w:eastAsia="Calibri" w:hAnsi="Calibri" w:cs="Calibri"/>
              </w:rPr>
            </w:pPr>
            <w:r w:rsidRPr="007004BD">
              <w:rPr>
                <w:rFonts w:ascii="Calibri" w:eastAsia="Calibri" w:hAnsi="Calibri" w:cs="Calibri"/>
              </w:rPr>
              <w:t>FNR 9.1</w:t>
            </w:r>
          </w:p>
        </w:tc>
        <w:tc>
          <w:tcPr>
            <w:tcW w:w="935" w:type="dxa"/>
          </w:tcPr>
          <w:p w14:paraId="0DABAA70" w14:textId="77777777" w:rsidR="00B52794" w:rsidRPr="0036147E" w:rsidRDefault="00B52794" w:rsidP="00C11942">
            <w:pPr>
              <w:pStyle w:val="NoSpacing"/>
              <w:rPr>
                <w:rFonts w:asciiTheme="majorHAnsi" w:hAnsiTheme="majorHAnsi"/>
                <w:sz w:val="18"/>
                <w:szCs w:val="18"/>
              </w:rPr>
            </w:pPr>
          </w:p>
        </w:tc>
        <w:tc>
          <w:tcPr>
            <w:tcW w:w="1775" w:type="dxa"/>
          </w:tcPr>
          <w:p w14:paraId="0DB63C5E" w14:textId="77777777" w:rsidR="00B52794" w:rsidRPr="0036147E" w:rsidRDefault="00B52794" w:rsidP="00C11942">
            <w:pPr>
              <w:pStyle w:val="NoSpacing"/>
              <w:rPr>
                <w:rFonts w:asciiTheme="majorHAnsi" w:hAnsiTheme="majorHAnsi"/>
                <w:sz w:val="18"/>
                <w:szCs w:val="18"/>
              </w:rPr>
            </w:pPr>
          </w:p>
        </w:tc>
      </w:tr>
      <w:tr w:rsidR="00C11942" w:rsidRPr="0036147E" w14:paraId="035ACAA0" w14:textId="77777777" w:rsidTr="0074049B">
        <w:trPr>
          <w:trHeight w:val="422"/>
        </w:trPr>
        <w:tc>
          <w:tcPr>
            <w:tcW w:w="463" w:type="dxa"/>
          </w:tcPr>
          <w:p w14:paraId="7B82C28B" w14:textId="33F70241" w:rsidR="00C11942" w:rsidRDefault="00917414" w:rsidP="00867E26">
            <w:pPr>
              <w:pStyle w:val="NoSpacing"/>
              <w:spacing w:line="276" w:lineRule="auto"/>
              <w:rPr>
                <w:rFonts w:asciiTheme="majorHAnsi" w:hAnsiTheme="majorHAnsi"/>
                <w:sz w:val="18"/>
                <w:szCs w:val="18"/>
              </w:rPr>
            </w:pPr>
            <w:r>
              <w:rPr>
                <w:rFonts w:asciiTheme="majorHAnsi" w:hAnsiTheme="majorHAnsi"/>
                <w:sz w:val="18"/>
                <w:szCs w:val="18"/>
              </w:rPr>
              <w:t>3</w:t>
            </w:r>
          </w:p>
        </w:tc>
        <w:tc>
          <w:tcPr>
            <w:tcW w:w="4706" w:type="dxa"/>
          </w:tcPr>
          <w:p w14:paraId="626E3AEA" w14:textId="424189FA" w:rsidR="00C11942" w:rsidRDefault="00C11942" w:rsidP="00867E26">
            <w:pPr>
              <w:spacing w:line="276" w:lineRule="auto"/>
              <w:ind w:left="0"/>
              <w:jc w:val="left"/>
              <w:rPr>
                <w:rFonts w:asciiTheme="majorHAnsi" w:hAnsiTheme="majorHAnsi"/>
                <w:sz w:val="18"/>
                <w:szCs w:val="18"/>
              </w:rPr>
            </w:pPr>
            <w:r w:rsidRPr="00611846">
              <w:rPr>
                <w:rFonts w:asciiTheme="majorHAnsi" w:hAnsiTheme="majorHAnsi"/>
                <w:sz w:val="18"/>
                <w:szCs w:val="18"/>
              </w:rPr>
              <w:t xml:space="preserve">Verify </w:t>
            </w:r>
            <w:r>
              <w:rPr>
                <w:rFonts w:asciiTheme="majorHAnsi" w:hAnsiTheme="majorHAnsi"/>
                <w:sz w:val="18"/>
                <w:szCs w:val="18"/>
              </w:rPr>
              <w:t>if</w:t>
            </w:r>
            <w:r w:rsidRPr="00611846">
              <w:rPr>
                <w:rFonts w:asciiTheme="majorHAnsi" w:hAnsiTheme="majorHAnsi"/>
                <w:sz w:val="18"/>
                <w:szCs w:val="18"/>
              </w:rPr>
              <w:t xml:space="preserve"> the system </w:t>
            </w:r>
            <w:r>
              <w:rPr>
                <w:rFonts w:asciiTheme="majorHAnsi" w:hAnsiTheme="majorHAnsi"/>
                <w:sz w:val="18"/>
                <w:szCs w:val="18"/>
              </w:rPr>
              <w:t>can</w:t>
            </w:r>
            <w:r w:rsidRPr="00611846">
              <w:rPr>
                <w:rFonts w:asciiTheme="majorHAnsi" w:hAnsiTheme="majorHAnsi"/>
                <w:sz w:val="18"/>
                <w:szCs w:val="18"/>
              </w:rPr>
              <w:t xml:space="preserve"> receive a notification once the pricing job hits the predetermined pricing range threshold set within the monitoring job.</w:t>
            </w:r>
          </w:p>
        </w:tc>
        <w:tc>
          <w:tcPr>
            <w:tcW w:w="1030" w:type="dxa"/>
          </w:tcPr>
          <w:p w14:paraId="39D71CEB" w14:textId="7181718E" w:rsidR="00C11942" w:rsidRDefault="00C11942" w:rsidP="00867E26">
            <w:pPr>
              <w:pStyle w:val="NoSpacing"/>
              <w:spacing w:line="276" w:lineRule="auto"/>
              <w:rPr>
                <w:rFonts w:asciiTheme="majorHAnsi" w:hAnsiTheme="majorHAnsi"/>
                <w:sz w:val="18"/>
                <w:szCs w:val="18"/>
              </w:rPr>
            </w:pPr>
            <w:r>
              <w:rPr>
                <w:rFonts w:ascii="Calibri" w:eastAsia="Calibri" w:hAnsi="Calibri" w:cs="Calibri"/>
              </w:rPr>
              <w:t>FNR 9.2</w:t>
            </w:r>
          </w:p>
        </w:tc>
        <w:tc>
          <w:tcPr>
            <w:tcW w:w="935" w:type="dxa"/>
          </w:tcPr>
          <w:p w14:paraId="0C7D2B28" w14:textId="77777777" w:rsidR="00C11942" w:rsidRDefault="00C11942" w:rsidP="00C11942">
            <w:pPr>
              <w:pStyle w:val="NoSpacing"/>
              <w:rPr>
                <w:rFonts w:asciiTheme="majorHAnsi" w:hAnsiTheme="majorHAnsi"/>
                <w:sz w:val="18"/>
                <w:szCs w:val="18"/>
              </w:rPr>
            </w:pPr>
          </w:p>
        </w:tc>
        <w:tc>
          <w:tcPr>
            <w:tcW w:w="1775" w:type="dxa"/>
          </w:tcPr>
          <w:p w14:paraId="38ED5175" w14:textId="77777777" w:rsidR="00C11942" w:rsidRPr="00B420F2" w:rsidRDefault="00C11942" w:rsidP="00C11942">
            <w:pPr>
              <w:pStyle w:val="NoSpacing"/>
              <w:rPr>
                <w:rFonts w:asciiTheme="majorHAnsi" w:hAnsiTheme="majorHAnsi"/>
                <w:sz w:val="18"/>
                <w:szCs w:val="18"/>
              </w:rPr>
            </w:pPr>
          </w:p>
        </w:tc>
      </w:tr>
      <w:tr w:rsidR="00C11942" w:rsidRPr="0036147E" w14:paraId="56C57E1C" w14:textId="77777777" w:rsidTr="0074049B">
        <w:trPr>
          <w:trHeight w:val="422"/>
        </w:trPr>
        <w:tc>
          <w:tcPr>
            <w:tcW w:w="463" w:type="dxa"/>
          </w:tcPr>
          <w:p w14:paraId="4D1C1CCA" w14:textId="261E40F8" w:rsidR="00C11942" w:rsidRDefault="00917414" w:rsidP="00867E26">
            <w:pPr>
              <w:pStyle w:val="NoSpacing"/>
              <w:spacing w:line="276" w:lineRule="auto"/>
              <w:rPr>
                <w:rFonts w:asciiTheme="majorHAnsi" w:hAnsiTheme="majorHAnsi"/>
                <w:sz w:val="18"/>
                <w:szCs w:val="18"/>
              </w:rPr>
            </w:pPr>
            <w:r>
              <w:rPr>
                <w:rFonts w:asciiTheme="majorHAnsi" w:hAnsiTheme="majorHAnsi"/>
                <w:sz w:val="18"/>
                <w:szCs w:val="18"/>
              </w:rPr>
              <w:t>4</w:t>
            </w:r>
          </w:p>
        </w:tc>
        <w:tc>
          <w:tcPr>
            <w:tcW w:w="4706" w:type="dxa"/>
          </w:tcPr>
          <w:p w14:paraId="4A8941DB" w14:textId="21A1DFA1" w:rsidR="00C11942" w:rsidRDefault="00C11942" w:rsidP="00867E26">
            <w:pPr>
              <w:spacing w:line="276" w:lineRule="auto"/>
              <w:ind w:left="0"/>
              <w:jc w:val="left"/>
              <w:rPr>
                <w:rFonts w:asciiTheme="majorHAnsi" w:hAnsiTheme="majorHAnsi"/>
                <w:sz w:val="18"/>
                <w:szCs w:val="18"/>
              </w:rPr>
            </w:pPr>
            <w:r w:rsidRPr="001A3DE4">
              <w:rPr>
                <w:rFonts w:asciiTheme="majorHAnsi" w:hAnsiTheme="majorHAnsi"/>
                <w:sz w:val="18"/>
                <w:szCs w:val="18"/>
              </w:rPr>
              <w:t>Verify and check if the user is allowed to do the fee configuration with the flexibility to apply these fees to chosen products or uniformly across the entire product range.</w:t>
            </w:r>
          </w:p>
        </w:tc>
        <w:tc>
          <w:tcPr>
            <w:tcW w:w="1030" w:type="dxa"/>
          </w:tcPr>
          <w:p w14:paraId="0EB04B8C" w14:textId="7BF0BB49" w:rsidR="00C11942" w:rsidRDefault="005B5255" w:rsidP="00867E26">
            <w:pPr>
              <w:pStyle w:val="NoSpacing"/>
              <w:spacing w:line="276" w:lineRule="auto"/>
              <w:rPr>
                <w:rFonts w:asciiTheme="majorHAnsi" w:hAnsiTheme="majorHAnsi"/>
                <w:sz w:val="18"/>
                <w:szCs w:val="18"/>
              </w:rPr>
            </w:pPr>
            <w:r w:rsidRPr="005B5255">
              <w:rPr>
                <w:rFonts w:asciiTheme="majorHAnsi" w:hAnsiTheme="majorHAnsi"/>
                <w:sz w:val="18"/>
                <w:szCs w:val="18"/>
              </w:rPr>
              <w:t>FNR 5.1</w:t>
            </w:r>
          </w:p>
        </w:tc>
        <w:tc>
          <w:tcPr>
            <w:tcW w:w="935" w:type="dxa"/>
          </w:tcPr>
          <w:p w14:paraId="1C4EFD4C" w14:textId="77777777" w:rsidR="00C11942" w:rsidRDefault="00C11942" w:rsidP="00C11942">
            <w:pPr>
              <w:pStyle w:val="NoSpacing"/>
              <w:rPr>
                <w:rFonts w:asciiTheme="majorHAnsi" w:hAnsiTheme="majorHAnsi"/>
                <w:sz w:val="18"/>
                <w:szCs w:val="18"/>
              </w:rPr>
            </w:pPr>
          </w:p>
        </w:tc>
        <w:tc>
          <w:tcPr>
            <w:tcW w:w="1775" w:type="dxa"/>
          </w:tcPr>
          <w:p w14:paraId="1D58125F" w14:textId="77777777" w:rsidR="00C11942" w:rsidRDefault="00C11942" w:rsidP="00C11942">
            <w:pPr>
              <w:pStyle w:val="NoSpacing"/>
              <w:rPr>
                <w:rFonts w:asciiTheme="majorHAnsi" w:hAnsiTheme="majorHAnsi"/>
                <w:sz w:val="18"/>
                <w:szCs w:val="18"/>
              </w:rPr>
            </w:pPr>
          </w:p>
        </w:tc>
      </w:tr>
      <w:tr w:rsidR="00F318DB" w:rsidRPr="0036147E" w14:paraId="550CD25A" w14:textId="77777777" w:rsidTr="0074049B">
        <w:trPr>
          <w:trHeight w:val="422"/>
        </w:trPr>
        <w:tc>
          <w:tcPr>
            <w:tcW w:w="463" w:type="dxa"/>
          </w:tcPr>
          <w:p w14:paraId="172A0A77" w14:textId="3F643221"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5</w:t>
            </w:r>
          </w:p>
        </w:tc>
        <w:tc>
          <w:tcPr>
            <w:tcW w:w="4706" w:type="dxa"/>
          </w:tcPr>
          <w:p w14:paraId="42E022C4" w14:textId="1DA58E65" w:rsidR="00F318DB" w:rsidRPr="001A3DE4" w:rsidRDefault="00F318DB" w:rsidP="00F318DB">
            <w:pPr>
              <w:spacing w:line="276" w:lineRule="auto"/>
              <w:ind w:left="0"/>
              <w:jc w:val="left"/>
              <w:rPr>
                <w:rFonts w:asciiTheme="majorHAnsi" w:hAnsiTheme="majorHAnsi"/>
                <w:sz w:val="18"/>
                <w:szCs w:val="18"/>
              </w:rPr>
            </w:pPr>
            <w:r>
              <w:rPr>
                <w:rFonts w:asciiTheme="majorHAnsi" w:hAnsiTheme="majorHAnsi"/>
                <w:sz w:val="18"/>
                <w:szCs w:val="18"/>
              </w:rPr>
              <w:t>Verify the Pricing calculations associated with all Power Products</w:t>
            </w:r>
          </w:p>
        </w:tc>
        <w:tc>
          <w:tcPr>
            <w:tcW w:w="1030" w:type="dxa"/>
          </w:tcPr>
          <w:p w14:paraId="2BA28123" w14:textId="735468A5" w:rsidR="00F318DB" w:rsidRPr="005B5255" w:rsidRDefault="00F318DB" w:rsidP="00F318DB">
            <w:pPr>
              <w:pStyle w:val="NoSpacing"/>
              <w:spacing w:line="276" w:lineRule="auto"/>
              <w:rPr>
                <w:rFonts w:asciiTheme="majorHAnsi" w:hAnsiTheme="majorHAnsi"/>
                <w:sz w:val="18"/>
                <w:szCs w:val="18"/>
              </w:rPr>
            </w:pPr>
            <w:r>
              <w:rPr>
                <w:rFonts w:asciiTheme="majorHAnsi" w:hAnsiTheme="majorHAnsi"/>
                <w:sz w:val="18"/>
                <w:szCs w:val="18"/>
              </w:rPr>
              <w:t>FNR5.1</w:t>
            </w:r>
          </w:p>
        </w:tc>
        <w:tc>
          <w:tcPr>
            <w:tcW w:w="935" w:type="dxa"/>
          </w:tcPr>
          <w:p w14:paraId="1440DD94" w14:textId="77777777" w:rsidR="00F318DB" w:rsidRDefault="00F318DB" w:rsidP="00F318DB">
            <w:pPr>
              <w:pStyle w:val="NoSpacing"/>
              <w:rPr>
                <w:rFonts w:asciiTheme="majorHAnsi" w:hAnsiTheme="majorHAnsi"/>
                <w:sz w:val="18"/>
                <w:szCs w:val="18"/>
              </w:rPr>
            </w:pPr>
          </w:p>
        </w:tc>
        <w:tc>
          <w:tcPr>
            <w:tcW w:w="1775" w:type="dxa"/>
          </w:tcPr>
          <w:p w14:paraId="178143A5" w14:textId="77777777" w:rsidR="00F318DB" w:rsidRDefault="00F318DB" w:rsidP="00F318DB">
            <w:pPr>
              <w:pStyle w:val="NoSpacing"/>
              <w:rPr>
                <w:rFonts w:asciiTheme="majorHAnsi" w:hAnsiTheme="majorHAnsi"/>
                <w:sz w:val="18"/>
                <w:szCs w:val="18"/>
              </w:rPr>
            </w:pPr>
          </w:p>
        </w:tc>
      </w:tr>
      <w:tr w:rsidR="00F318DB" w:rsidRPr="0036147E" w14:paraId="1E020CE8" w14:textId="77777777" w:rsidTr="0074049B">
        <w:trPr>
          <w:trHeight w:val="422"/>
        </w:trPr>
        <w:tc>
          <w:tcPr>
            <w:tcW w:w="463" w:type="dxa"/>
          </w:tcPr>
          <w:p w14:paraId="1653C36D" w14:textId="01E3F2FC"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6</w:t>
            </w:r>
          </w:p>
        </w:tc>
        <w:tc>
          <w:tcPr>
            <w:tcW w:w="4706" w:type="dxa"/>
          </w:tcPr>
          <w:p w14:paraId="267CF2E2" w14:textId="083F6560" w:rsidR="00F318DB" w:rsidRPr="001A3DE4" w:rsidRDefault="00F318DB" w:rsidP="00F318DB">
            <w:pPr>
              <w:spacing w:line="276" w:lineRule="auto"/>
              <w:ind w:left="0"/>
              <w:jc w:val="left"/>
              <w:rPr>
                <w:rFonts w:asciiTheme="majorHAnsi" w:hAnsiTheme="majorHAnsi"/>
                <w:sz w:val="18"/>
                <w:szCs w:val="18"/>
              </w:rPr>
            </w:pPr>
            <w:r>
              <w:rPr>
                <w:rFonts w:asciiTheme="majorHAnsi" w:hAnsiTheme="majorHAnsi"/>
                <w:sz w:val="18"/>
                <w:szCs w:val="18"/>
              </w:rPr>
              <w:t>Verify the Pricing calculations associated with all Gas Products</w:t>
            </w:r>
          </w:p>
        </w:tc>
        <w:tc>
          <w:tcPr>
            <w:tcW w:w="1030" w:type="dxa"/>
          </w:tcPr>
          <w:p w14:paraId="227E8A1E" w14:textId="0320C8DA" w:rsidR="00F318DB" w:rsidRPr="005B5255" w:rsidRDefault="00F318DB" w:rsidP="00F318DB">
            <w:pPr>
              <w:pStyle w:val="NoSpacing"/>
              <w:spacing w:line="276" w:lineRule="auto"/>
              <w:rPr>
                <w:rFonts w:asciiTheme="majorHAnsi" w:hAnsiTheme="majorHAnsi"/>
                <w:sz w:val="18"/>
                <w:szCs w:val="18"/>
              </w:rPr>
            </w:pPr>
            <w:r>
              <w:rPr>
                <w:rFonts w:asciiTheme="majorHAnsi" w:hAnsiTheme="majorHAnsi"/>
                <w:sz w:val="18"/>
                <w:szCs w:val="18"/>
              </w:rPr>
              <w:t>FNR5.1</w:t>
            </w:r>
          </w:p>
        </w:tc>
        <w:tc>
          <w:tcPr>
            <w:tcW w:w="935" w:type="dxa"/>
          </w:tcPr>
          <w:p w14:paraId="6B855559" w14:textId="77777777" w:rsidR="00F318DB" w:rsidRDefault="00F318DB" w:rsidP="00F318DB">
            <w:pPr>
              <w:pStyle w:val="NoSpacing"/>
              <w:rPr>
                <w:rFonts w:asciiTheme="majorHAnsi" w:hAnsiTheme="majorHAnsi"/>
                <w:sz w:val="18"/>
                <w:szCs w:val="18"/>
              </w:rPr>
            </w:pPr>
          </w:p>
        </w:tc>
        <w:tc>
          <w:tcPr>
            <w:tcW w:w="1775" w:type="dxa"/>
          </w:tcPr>
          <w:p w14:paraId="752816DD" w14:textId="77777777" w:rsidR="00F318DB" w:rsidRDefault="00F318DB" w:rsidP="00F318DB">
            <w:pPr>
              <w:pStyle w:val="NoSpacing"/>
              <w:rPr>
                <w:rFonts w:asciiTheme="majorHAnsi" w:hAnsiTheme="majorHAnsi"/>
                <w:sz w:val="18"/>
                <w:szCs w:val="18"/>
              </w:rPr>
            </w:pPr>
          </w:p>
        </w:tc>
      </w:tr>
      <w:tr w:rsidR="00F318DB" w:rsidRPr="0036147E" w14:paraId="3FEB3DB7" w14:textId="77777777" w:rsidTr="0074049B">
        <w:trPr>
          <w:trHeight w:val="422"/>
        </w:trPr>
        <w:tc>
          <w:tcPr>
            <w:tcW w:w="463" w:type="dxa"/>
          </w:tcPr>
          <w:p w14:paraId="2E47CB92" w14:textId="62937977"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7</w:t>
            </w:r>
          </w:p>
        </w:tc>
        <w:tc>
          <w:tcPr>
            <w:tcW w:w="4706" w:type="dxa"/>
          </w:tcPr>
          <w:p w14:paraId="13597443" w14:textId="76F48064" w:rsidR="00F318DB" w:rsidRPr="001A3DE4" w:rsidRDefault="00F318DB" w:rsidP="00F318DB">
            <w:pPr>
              <w:spacing w:line="276" w:lineRule="auto"/>
              <w:ind w:left="0"/>
              <w:jc w:val="left"/>
              <w:rPr>
                <w:rFonts w:asciiTheme="majorHAnsi" w:hAnsiTheme="majorHAnsi"/>
                <w:sz w:val="18"/>
                <w:szCs w:val="18"/>
              </w:rPr>
            </w:pPr>
            <w:r w:rsidRPr="006B2E5E">
              <w:rPr>
                <w:rFonts w:asciiTheme="majorHAnsi" w:hAnsiTheme="majorHAnsi"/>
                <w:sz w:val="18"/>
                <w:szCs w:val="18"/>
              </w:rPr>
              <w:t>Verify that the system allows the creation and configuration of various types of fees, such as multi-value fees and curve-based fees, providing flexibility in defining fee structures.</w:t>
            </w:r>
          </w:p>
        </w:tc>
        <w:tc>
          <w:tcPr>
            <w:tcW w:w="1030" w:type="dxa"/>
          </w:tcPr>
          <w:p w14:paraId="69CDE81B" w14:textId="7E3287E1" w:rsidR="00F318DB" w:rsidRPr="005B5255" w:rsidRDefault="00F318DB" w:rsidP="00F318DB">
            <w:pPr>
              <w:pStyle w:val="NoSpacing"/>
              <w:spacing w:line="276" w:lineRule="auto"/>
              <w:rPr>
                <w:rFonts w:asciiTheme="majorHAnsi" w:hAnsiTheme="majorHAnsi"/>
                <w:sz w:val="18"/>
                <w:szCs w:val="18"/>
              </w:rPr>
            </w:pPr>
            <w:r w:rsidRPr="005B5255">
              <w:rPr>
                <w:rFonts w:asciiTheme="majorHAnsi" w:hAnsiTheme="majorHAnsi"/>
                <w:sz w:val="18"/>
                <w:szCs w:val="18"/>
              </w:rPr>
              <w:t>FNR 5.</w:t>
            </w:r>
            <w:r>
              <w:rPr>
                <w:rFonts w:asciiTheme="majorHAnsi" w:hAnsiTheme="majorHAnsi"/>
                <w:sz w:val="18"/>
                <w:szCs w:val="18"/>
              </w:rPr>
              <w:t>2</w:t>
            </w:r>
          </w:p>
        </w:tc>
        <w:tc>
          <w:tcPr>
            <w:tcW w:w="935" w:type="dxa"/>
          </w:tcPr>
          <w:p w14:paraId="1B4E55BD" w14:textId="77777777" w:rsidR="00F318DB" w:rsidRDefault="00F318DB" w:rsidP="00F318DB">
            <w:pPr>
              <w:pStyle w:val="NoSpacing"/>
              <w:rPr>
                <w:rFonts w:asciiTheme="majorHAnsi" w:hAnsiTheme="majorHAnsi"/>
                <w:sz w:val="18"/>
                <w:szCs w:val="18"/>
              </w:rPr>
            </w:pPr>
          </w:p>
        </w:tc>
        <w:tc>
          <w:tcPr>
            <w:tcW w:w="1775" w:type="dxa"/>
          </w:tcPr>
          <w:p w14:paraId="273BE5CA" w14:textId="77777777" w:rsidR="00F318DB" w:rsidRDefault="00F318DB" w:rsidP="00F318DB">
            <w:pPr>
              <w:pStyle w:val="NoSpacing"/>
              <w:rPr>
                <w:rFonts w:asciiTheme="majorHAnsi" w:hAnsiTheme="majorHAnsi"/>
                <w:sz w:val="18"/>
                <w:szCs w:val="18"/>
              </w:rPr>
            </w:pPr>
          </w:p>
        </w:tc>
      </w:tr>
      <w:tr w:rsidR="00F318DB" w:rsidRPr="0036147E" w14:paraId="06258A31" w14:textId="77777777" w:rsidTr="0074049B">
        <w:trPr>
          <w:trHeight w:val="422"/>
        </w:trPr>
        <w:tc>
          <w:tcPr>
            <w:tcW w:w="463" w:type="dxa"/>
          </w:tcPr>
          <w:p w14:paraId="7183C977" w14:textId="4EA7BC7F"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8</w:t>
            </w:r>
          </w:p>
        </w:tc>
        <w:tc>
          <w:tcPr>
            <w:tcW w:w="4706" w:type="dxa"/>
          </w:tcPr>
          <w:p w14:paraId="67D4DD81" w14:textId="119800FC" w:rsidR="00F318DB" w:rsidRDefault="00F318DB" w:rsidP="00F318DB">
            <w:pPr>
              <w:spacing w:line="276" w:lineRule="auto"/>
              <w:ind w:left="0"/>
              <w:jc w:val="left"/>
              <w:rPr>
                <w:rFonts w:asciiTheme="majorHAnsi" w:hAnsiTheme="majorHAnsi"/>
                <w:sz w:val="18"/>
                <w:szCs w:val="18"/>
              </w:rPr>
            </w:pPr>
            <w:r w:rsidRPr="00607113">
              <w:rPr>
                <w:rFonts w:asciiTheme="majorHAnsi" w:hAnsiTheme="majorHAnsi"/>
                <w:sz w:val="18"/>
                <w:szCs w:val="18"/>
              </w:rPr>
              <w:t xml:space="preserve">Verify if </w:t>
            </w:r>
            <w:r>
              <w:rPr>
                <w:rFonts w:asciiTheme="majorHAnsi" w:hAnsiTheme="majorHAnsi"/>
                <w:sz w:val="18"/>
                <w:szCs w:val="18"/>
              </w:rPr>
              <w:t>th</w:t>
            </w:r>
            <w:r w:rsidRPr="00607113">
              <w:rPr>
                <w:rFonts w:asciiTheme="majorHAnsi" w:hAnsiTheme="majorHAnsi"/>
                <w:sz w:val="18"/>
                <w:szCs w:val="18"/>
              </w:rPr>
              <w:t xml:space="preserve">e system </w:t>
            </w:r>
            <w:r>
              <w:rPr>
                <w:rFonts w:asciiTheme="majorHAnsi" w:hAnsiTheme="majorHAnsi"/>
                <w:sz w:val="18"/>
                <w:szCs w:val="18"/>
              </w:rPr>
              <w:t>can</w:t>
            </w:r>
            <w:r w:rsidRPr="00607113">
              <w:rPr>
                <w:rFonts w:asciiTheme="majorHAnsi" w:hAnsiTheme="majorHAnsi"/>
                <w:sz w:val="18"/>
                <w:szCs w:val="18"/>
              </w:rPr>
              <w:t xml:space="preserve"> assign a unique identifier for each fee.</w:t>
            </w:r>
          </w:p>
        </w:tc>
        <w:tc>
          <w:tcPr>
            <w:tcW w:w="1030" w:type="dxa"/>
          </w:tcPr>
          <w:p w14:paraId="6C4280B1" w14:textId="7E939120" w:rsidR="00F318DB" w:rsidRDefault="00F318DB" w:rsidP="00F318DB">
            <w:pPr>
              <w:pStyle w:val="NoSpacing"/>
              <w:spacing w:line="276" w:lineRule="auto"/>
              <w:rPr>
                <w:rFonts w:asciiTheme="majorHAnsi" w:hAnsiTheme="majorHAnsi"/>
                <w:sz w:val="18"/>
                <w:szCs w:val="18"/>
              </w:rPr>
            </w:pPr>
            <w:r w:rsidRPr="000C7839">
              <w:rPr>
                <w:rFonts w:asciiTheme="majorHAnsi" w:hAnsiTheme="majorHAnsi"/>
                <w:sz w:val="18"/>
                <w:szCs w:val="18"/>
              </w:rPr>
              <w:t>FNR 5.3</w:t>
            </w:r>
          </w:p>
        </w:tc>
        <w:tc>
          <w:tcPr>
            <w:tcW w:w="935" w:type="dxa"/>
          </w:tcPr>
          <w:p w14:paraId="4E4FF68B" w14:textId="77777777" w:rsidR="00F318DB" w:rsidRDefault="00F318DB" w:rsidP="00F318DB">
            <w:pPr>
              <w:pStyle w:val="NoSpacing"/>
              <w:rPr>
                <w:rFonts w:asciiTheme="majorHAnsi" w:hAnsiTheme="majorHAnsi"/>
                <w:sz w:val="18"/>
                <w:szCs w:val="18"/>
              </w:rPr>
            </w:pPr>
          </w:p>
        </w:tc>
        <w:tc>
          <w:tcPr>
            <w:tcW w:w="1775" w:type="dxa"/>
          </w:tcPr>
          <w:p w14:paraId="6CB2103B" w14:textId="77777777" w:rsidR="00F318DB" w:rsidRDefault="00F318DB" w:rsidP="00F318DB">
            <w:pPr>
              <w:pStyle w:val="NoSpacing"/>
              <w:rPr>
                <w:rFonts w:asciiTheme="majorHAnsi" w:hAnsiTheme="majorHAnsi"/>
                <w:sz w:val="18"/>
                <w:szCs w:val="18"/>
              </w:rPr>
            </w:pPr>
          </w:p>
        </w:tc>
      </w:tr>
      <w:tr w:rsidR="00F318DB" w:rsidRPr="0036147E" w14:paraId="18CFE812" w14:textId="77777777" w:rsidTr="0074049B">
        <w:trPr>
          <w:trHeight w:val="422"/>
        </w:trPr>
        <w:tc>
          <w:tcPr>
            <w:tcW w:w="463" w:type="dxa"/>
          </w:tcPr>
          <w:p w14:paraId="72DC9FE7" w14:textId="13F72E0E"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9</w:t>
            </w:r>
          </w:p>
        </w:tc>
        <w:tc>
          <w:tcPr>
            <w:tcW w:w="4706" w:type="dxa"/>
          </w:tcPr>
          <w:p w14:paraId="14EF5CA1" w14:textId="166DCDC8" w:rsidR="00F318DB" w:rsidRPr="00607113" w:rsidRDefault="00F318DB" w:rsidP="00F318DB">
            <w:pPr>
              <w:spacing w:line="276" w:lineRule="auto"/>
              <w:ind w:left="0"/>
              <w:jc w:val="left"/>
              <w:rPr>
                <w:rFonts w:asciiTheme="majorHAnsi" w:hAnsiTheme="majorHAnsi"/>
                <w:sz w:val="18"/>
                <w:szCs w:val="18"/>
              </w:rPr>
            </w:pPr>
            <w:r w:rsidRPr="00885B5A">
              <w:rPr>
                <w:rFonts w:asciiTheme="majorHAnsi" w:hAnsiTheme="majorHAnsi"/>
                <w:sz w:val="18"/>
                <w:szCs w:val="18"/>
              </w:rPr>
              <w:t>Verify that the system allows users to select a fixed fee type and manually enter the value for the fee, ensuring that super-users can input the fee amount as required.</w:t>
            </w:r>
          </w:p>
        </w:tc>
        <w:tc>
          <w:tcPr>
            <w:tcW w:w="1030" w:type="dxa"/>
          </w:tcPr>
          <w:p w14:paraId="3DC13BC5" w14:textId="00A5F5DF" w:rsidR="00F318DB" w:rsidRPr="000C7839" w:rsidRDefault="00F318DB" w:rsidP="00F318DB">
            <w:pPr>
              <w:pStyle w:val="NoSpacing"/>
              <w:spacing w:line="276" w:lineRule="auto"/>
              <w:rPr>
                <w:rFonts w:asciiTheme="majorHAnsi" w:hAnsiTheme="majorHAnsi"/>
                <w:sz w:val="18"/>
                <w:szCs w:val="18"/>
              </w:rPr>
            </w:pPr>
            <w:r w:rsidRPr="000C7839">
              <w:rPr>
                <w:rFonts w:asciiTheme="majorHAnsi" w:hAnsiTheme="majorHAnsi"/>
                <w:sz w:val="18"/>
                <w:szCs w:val="18"/>
              </w:rPr>
              <w:t>FNR 5.</w:t>
            </w:r>
            <w:r>
              <w:rPr>
                <w:rFonts w:asciiTheme="majorHAnsi" w:hAnsiTheme="majorHAnsi"/>
                <w:sz w:val="18"/>
                <w:szCs w:val="18"/>
              </w:rPr>
              <w:t>4</w:t>
            </w:r>
          </w:p>
        </w:tc>
        <w:tc>
          <w:tcPr>
            <w:tcW w:w="935" w:type="dxa"/>
          </w:tcPr>
          <w:p w14:paraId="391EBFA5" w14:textId="77777777" w:rsidR="00F318DB" w:rsidRDefault="00F318DB" w:rsidP="00F318DB">
            <w:pPr>
              <w:pStyle w:val="NoSpacing"/>
              <w:rPr>
                <w:rFonts w:asciiTheme="majorHAnsi" w:hAnsiTheme="majorHAnsi"/>
                <w:sz w:val="18"/>
                <w:szCs w:val="18"/>
              </w:rPr>
            </w:pPr>
          </w:p>
        </w:tc>
        <w:tc>
          <w:tcPr>
            <w:tcW w:w="1775" w:type="dxa"/>
          </w:tcPr>
          <w:p w14:paraId="6BAAF6EE" w14:textId="77777777" w:rsidR="00F318DB" w:rsidRDefault="00F318DB" w:rsidP="00F318DB">
            <w:pPr>
              <w:pStyle w:val="NoSpacing"/>
              <w:rPr>
                <w:rFonts w:asciiTheme="majorHAnsi" w:hAnsiTheme="majorHAnsi"/>
                <w:sz w:val="18"/>
                <w:szCs w:val="18"/>
              </w:rPr>
            </w:pPr>
          </w:p>
        </w:tc>
      </w:tr>
      <w:tr w:rsidR="00F318DB" w:rsidRPr="0036147E" w14:paraId="26B27F34" w14:textId="77777777" w:rsidTr="0074049B">
        <w:trPr>
          <w:trHeight w:val="422"/>
        </w:trPr>
        <w:tc>
          <w:tcPr>
            <w:tcW w:w="463" w:type="dxa"/>
          </w:tcPr>
          <w:p w14:paraId="0CDB6A55" w14:textId="1DA5A20E"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10</w:t>
            </w:r>
          </w:p>
        </w:tc>
        <w:tc>
          <w:tcPr>
            <w:tcW w:w="4706" w:type="dxa"/>
          </w:tcPr>
          <w:p w14:paraId="588AF919" w14:textId="1A0E236F" w:rsidR="00F318DB" w:rsidRPr="00885B5A" w:rsidRDefault="00F318DB" w:rsidP="00F318DB">
            <w:pPr>
              <w:spacing w:line="276" w:lineRule="auto"/>
              <w:ind w:left="0"/>
              <w:jc w:val="left"/>
              <w:rPr>
                <w:rFonts w:asciiTheme="majorHAnsi" w:hAnsiTheme="majorHAnsi"/>
                <w:sz w:val="18"/>
                <w:szCs w:val="18"/>
              </w:rPr>
            </w:pPr>
            <w:r w:rsidRPr="008D2D0E">
              <w:rPr>
                <w:rFonts w:asciiTheme="majorHAnsi" w:hAnsiTheme="majorHAnsi"/>
                <w:sz w:val="18"/>
                <w:szCs w:val="18"/>
              </w:rPr>
              <w:t>Validate that the system enables users to choose a multi-value fee type, allowing them to select a fee from an option list, and ensure that the "active" option currently used to handle different RE assets can be chosen when specifying Guarantee of Origin (GO) cost.</w:t>
            </w:r>
          </w:p>
        </w:tc>
        <w:tc>
          <w:tcPr>
            <w:tcW w:w="1030" w:type="dxa"/>
          </w:tcPr>
          <w:p w14:paraId="66831317" w14:textId="1544ACF0" w:rsidR="00F318DB" w:rsidRPr="000C7839" w:rsidRDefault="00F318DB" w:rsidP="00F318DB">
            <w:pPr>
              <w:pStyle w:val="NoSpacing"/>
              <w:spacing w:line="276" w:lineRule="auto"/>
              <w:rPr>
                <w:rFonts w:asciiTheme="majorHAnsi" w:hAnsiTheme="majorHAnsi"/>
                <w:sz w:val="18"/>
                <w:szCs w:val="18"/>
              </w:rPr>
            </w:pPr>
            <w:r w:rsidRPr="000C7839">
              <w:rPr>
                <w:rFonts w:asciiTheme="majorHAnsi" w:hAnsiTheme="majorHAnsi"/>
                <w:sz w:val="18"/>
                <w:szCs w:val="18"/>
              </w:rPr>
              <w:t>FNR 5.</w:t>
            </w:r>
            <w:r>
              <w:rPr>
                <w:rFonts w:asciiTheme="majorHAnsi" w:hAnsiTheme="majorHAnsi"/>
                <w:sz w:val="18"/>
                <w:szCs w:val="18"/>
              </w:rPr>
              <w:t>4</w:t>
            </w:r>
          </w:p>
        </w:tc>
        <w:tc>
          <w:tcPr>
            <w:tcW w:w="935" w:type="dxa"/>
          </w:tcPr>
          <w:p w14:paraId="4D803F7B" w14:textId="77777777" w:rsidR="00F318DB" w:rsidRDefault="00F318DB" w:rsidP="00F318DB">
            <w:pPr>
              <w:pStyle w:val="NoSpacing"/>
              <w:rPr>
                <w:rFonts w:asciiTheme="majorHAnsi" w:hAnsiTheme="majorHAnsi"/>
                <w:sz w:val="18"/>
                <w:szCs w:val="18"/>
              </w:rPr>
            </w:pPr>
          </w:p>
        </w:tc>
        <w:tc>
          <w:tcPr>
            <w:tcW w:w="1775" w:type="dxa"/>
          </w:tcPr>
          <w:p w14:paraId="4C1041A0" w14:textId="77777777" w:rsidR="00F318DB" w:rsidRDefault="00F318DB" w:rsidP="00F318DB">
            <w:pPr>
              <w:pStyle w:val="NoSpacing"/>
              <w:rPr>
                <w:rFonts w:asciiTheme="majorHAnsi" w:hAnsiTheme="majorHAnsi"/>
                <w:sz w:val="18"/>
                <w:szCs w:val="18"/>
              </w:rPr>
            </w:pPr>
          </w:p>
        </w:tc>
      </w:tr>
      <w:tr w:rsidR="00F318DB" w:rsidRPr="0036147E" w14:paraId="4D784561" w14:textId="77777777" w:rsidTr="0074049B">
        <w:trPr>
          <w:trHeight w:val="422"/>
        </w:trPr>
        <w:tc>
          <w:tcPr>
            <w:tcW w:w="463" w:type="dxa"/>
          </w:tcPr>
          <w:p w14:paraId="3E0F4096" w14:textId="1381452C"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lastRenderedPageBreak/>
              <w:t>11</w:t>
            </w:r>
          </w:p>
        </w:tc>
        <w:tc>
          <w:tcPr>
            <w:tcW w:w="4706" w:type="dxa"/>
          </w:tcPr>
          <w:p w14:paraId="6A2D85CB" w14:textId="32EE16CD" w:rsidR="00F318DB" w:rsidRPr="00607113" w:rsidRDefault="00F318DB" w:rsidP="00F318DB">
            <w:pPr>
              <w:spacing w:line="276" w:lineRule="auto"/>
              <w:ind w:left="0"/>
              <w:jc w:val="left"/>
              <w:rPr>
                <w:rFonts w:asciiTheme="majorHAnsi" w:hAnsiTheme="majorHAnsi"/>
                <w:sz w:val="18"/>
                <w:szCs w:val="18"/>
              </w:rPr>
            </w:pPr>
            <w:r w:rsidRPr="00187086">
              <w:rPr>
                <w:rFonts w:asciiTheme="majorHAnsi" w:hAnsiTheme="majorHAnsi"/>
                <w:sz w:val="18"/>
                <w:szCs w:val="18"/>
              </w:rPr>
              <w:t>Verify that the system allows the configuration of parameters for each fee, enabling the determination of its applicability in each offer. Test the system's capability to define conditions under which a fee is applicable to specific offers or contracts.</w:t>
            </w:r>
          </w:p>
        </w:tc>
        <w:tc>
          <w:tcPr>
            <w:tcW w:w="1030" w:type="dxa"/>
          </w:tcPr>
          <w:p w14:paraId="6F72ABA3" w14:textId="7E2AA7A8" w:rsidR="00F318DB" w:rsidRPr="000C7839" w:rsidRDefault="00F318DB" w:rsidP="00F318DB">
            <w:pPr>
              <w:pStyle w:val="NoSpacing"/>
              <w:spacing w:line="276" w:lineRule="auto"/>
              <w:rPr>
                <w:rFonts w:asciiTheme="majorHAnsi" w:hAnsiTheme="majorHAnsi"/>
                <w:sz w:val="18"/>
                <w:szCs w:val="18"/>
              </w:rPr>
            </w:pPr>
            <w:r w:rsidRPr="000C7839">
              <w:rPr>
                <w:rFonts w:asciiTheme="majorHAnsi" w:hAnsiTheme="majorHAnsi"/>
                <w:sz w:val="18"/>
                <w:szCs w:val="18"/>
              </w:rPr>
              <w:t>FNR 5.</w:t>
            </w:r>
            <w:r>
              <w:rPr>
                <w:rFonts w:asciiTheme="majorHAnsi" w:hAnsiTheme="majorHAnsi"/>
                <w:sz w:val="18"/>
                <w:szCs w:val="18"/>
              </w:rPr>
              <w:t>6</w:t>
            </w:r>
          </w:p>
        </w:tc>
        <w:tc>
          <w:tcPr>
            <w:tcW w:w="935" w:type="dxa"/>
          </w:tcPr>
          <w:p w14:paraId="1D2F85D3" w14:textId="77777777" w:rsidR="00F318DB" w:rsidRDefault="00F318DB" w:rsidP="00F318DB">
            <w:pPr>
              <w:pStyle w:val="NoSpacing"/>
              <w:rPr>
                <w:rFonts w:asciiTheme="majorHAnsi" w:hAnsiTheme="majorHAnsi"/>
                <w:sz w:val="18"/>
                <w:szCs w:val="18"/>
              </w:rPr>
            </w:pPr>
          </w:p>
        </w:tc>
        <w:tc>
          <w:tcPr>
            <w:tcW w:w="1775" w:type="dxa"/>
          </w:tcPr>
          <w:p w14:paraId="432DC200" w14:textId="77777777" w:rsidR="00F318DB" w:rsidRDefault="00F318DB" w:rsidP="00F318DB">
            <w:pPr>
              <w:pStyle w:val="NoSpacing"/>
              <w:rPr>
                <w:rFonts w:asciiTheme="majorHAnsi" w:hAnsiTheme="majorHAnsi"/>
                <w:sz w:val="18"/>
                <w:szCs w:val="18"/>
              </w:rPr>
            </w:pPr>
          </w:p>
        </w:tc>
      </w:tr>
      <w:tr w:rsidR="00F318DB" w:rsidRPr="0036147E" w14:paraId="1DED84A3" w14:textId="77777777" w:rsidTr="0074049B">
        <w:trPr>
          <w:trHeight w:val="422"/>
        </w:trPr>
        <w:tc>
          <w:tcPr>
            <w:tcW w:w="463" w:type="dxa"/>
          </w:tcPr>
          <w:p w14:paraId="3C9C24FB" w14:textId="0A4865D1"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12</w:t>
            </w:r>
          </w:p>
        </w:tc>
        <w:tc>
          <w:tcPr>
            <w:tcW w:w="4706" w:type="dxa"/>
          </w:tcPr>
          <w:p w14:paraId="4D4374B2" w14:textId="7FEDA4BE" w:rsidR="00F318DB" w:rsidRPr="00187086" w:rsidRDefault="00F318DB" w:rsidP="00F318DB">
            <w:pPr>
              <w:spacing w:line="276" w:lineRule="auto"/>
              <w:ind w:left="0"/>
              <w:jc w:val="left"/>
              <w:rPr>
                <w:rFonts w:asciiTheme="majorHAnsi" w:hAnsiTheme="majorHAnsi"/>
                <w:sz w:val="18"/>
                <w:szCs w:val="18"/>
              </w:rPr>
            </w:pPr>
            <w:r w:rsidRPr="00D93168">
              <w:rPr>
                <w:rFonts w:asciiTheme="majorHAnsi" w:hAnsiTheme="majorHAnsi"/>
                <w:sz w:val="18"/>
                <w:szCs w:val="18"/>
              </w:rPr>
              <w:t>Verify that the system allows the configuration of volume units for gas DK, gas SE, and power DK, ensuring that the specified units are available for selection and use within the system.</w:t>
            </w:r>
          </w:p>
        </w:tc>
        <w:tc>
          <w:tcPr>
            <w:tcW w:w="1030" w:type="dxa"/>
          </w:tcPr>
          <w:p w14:paraId="2FE09D64" w14:textId="0E7A4072" w:rsidR="00F318DB" w:rsidRPr="000C7839" w:rsidRDefault="00F318DB" w:rsidP="00F318DB">
            <w:pPr>
              <w:pStyle w:val="NoSpacing"/>
              <w:spacing w:line="276" w:lineRule="auto"/>
              <w:rPr>
                <w:rFonts w:asciiTheme="majorHAnsi" w:hAnsiTheme="majorHAnsi"/>
                <w:sz w:val="18"/>
                <w:szCs w:val="18"/>
              </w:rPr>
            </w:pPr>
            <w:r w:rsidRPr="000C7839">
              <w:rPr>
                <w:rFonts w:asciiTheme="majorHAnsi" w:hAnsiTheme="majorHAnsi"/>
                <w:sz w:val="18"/>
                <w:szCs w:val="18"/>
              </w:rPr>
              <w:t>FNR 5.</w:t>
            </w:r>
            <w:r>
              <w:rPr>
                <w:rFonts w:asciiTheme="majorHAnsi" w:hAnsiTheme="majorHAnsi"/>
                <w:sz w:val="18"/>
                <w:szCs w:val="18"/>
              </w:rPr>
              <w:t>7</w:t>
            </w:r>
          </w:p>
        </w:tc>
        <w:tc>
          <w:tcPr>
            <w:tcW w:w="935" w:type="dxa"/>
          </w:tcPr>
          <w:p w14:paraId="5702DF2B" w14:textId="77777777" w:rsidR="00F318DB" w:rsidRDefault="00F318DB" w:rsidP="00F318DB">
            <w:pPr>
              <w:pStyle w:val="NoSpacing"/>
              <w:rPr>
                <w:rFonts w:asciiTheme="majorHAnsi" w:hAnsiTheme="majorHAnsi"/>
                <w:sz w:val="18"/>
                <w:szCs w:val="18"/>
              </w:rPr>
            </w:pPr>
          </w:p>
        </w:tc>
        <w:tc>
          <w:tcPr>
            <w:tcW w:w="1775" w:type="dxa"/>
          </w:tcPr>
          <w:p w14:paraId="2438464C" w14:textId="77777777" w:rsidR="00F318DB" w:rsidRDefault="00F318DB" w:rsidP="00F318DB">
            <w:pPr>
              <w:pStyle w:val="NoSpacing"/>
              <w:rPr>
                <w:rFonts w:asciiTheme="majorHAnsi" w:hAnsiTheme="majorHAnsi"/>
                <w:sz w:val="18"/>
                <w:szCs w:val="18"/>
              </w:rPr>
            </w:pPr>
          </w:p>
        </w:tc>
      </w:tr>
      <w:tr w:rsidR="00F318DB" w:rsidRPr="0036147E" w14:paraId="659EAA09" w14:textId="77777777" w:rsidTr="0074049B">
        <w:trPr>
          <w:trHeight w:val="422"/>
        </w:trPr>
        <w:tc>
          <w:tcPr>
            <w:tcW w:w="463" w:type="dxa"/>
          </w:tcPr>
          <w:p w14:paraId="69333CDC" w14:textId="65908472"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13</w:t>
            </w:r>
          </w:p>
        </w:tc>
        <w:tc>
          <w:tcPr>
            <w:tcW w:w="4706" w:type="dxa"/>
          </w:tcPr>
          <w:p w14:paraId="6DB2B390" w14:textId="13A56905" w:rsidR="00F318DB" w:rsidRDefault="00F318DB" w:rsidP="00F318DB">
            <w:pPr>
              <w:spacing w:line="276" w:lineRule="auto"/>
              <w:ind w:left="0"/>
              <w:jc w:val="left"/>
              <w:rPr>
                <w:rFonts w:asciiTheme="majorHAnsi" w:hAnsiTheme="majorHAnsi"/>
                <w:sz w:val="18"/>
                <w:szCs w:val="18"/>
              </w:rPr>
            </w:pPr>
            <w:r w:rsidRPr="0033715B">
              <w:rPr>
                <w:rFonts w:asciiTheme="majorHAnsi" w:hAnsiTheme="majorHAnsi"/>
                <w:sz w:val="18"/>
                <w:szCs w:val="18"/>
              </w:rPr>
              <w:t xml:space="preserve">Verify if </w:t>
            </w:r>
            <w:r>
              <w:rPr>
                <w:rFonts w:asciiTheme="majorHAnsi" w:hAnsiTheme="majorHAnsi"/>
                <w:sz w:val="18"/>
                <w:szCs w:val="18"/>
              </w:rPr>
              <w:t>t</w:t>
            </w:r>
            <w:r w:rsidRPr="0033715B">
              <w:rPr>
                <w:rFonts w:asciiTheme="majorHAnsi" w:hAnsiTheme="majorHAnsi"/>
                <w:sz w:val="18"/>
                <w:szCs w:val="18"/>
              </w:rPr>
              <w:t xml:space="preserve">he system </w:t>
            </w:r>
            <w:r>
              <w:rPr>
                <w:rFonts w:asciiTheme="majorHAnsi" w:hAnsiTheme="majorHAnsi"/>
                <w:sz w:val="18"/>
                <w:szCs w:val="18"/>
              </w:rPr>
              <w:t xml:space="preserve">can </w:t>
            </w:r>
            <w:r w:rsidRPr="0033715B">
              <w:rPr>
                <w:rFonts w:asciiTheme="majorHAnsi" w:hAnsiTheme="majorHAnsi"/>
                <w:sz w:val="18"/>
                <w:szCs w:val="18"/>
              </w:rPr>
              <w:t>handle multiple currencies at least both SEK &amp; EUR for Sweden (one specific currency for one specific contract)</w:t>
            </w:r>
          </w:p>
        </w:tc>
        <w:tc>
          <w:tcPr>
            <w:tcW w:w="1030" w:type="dxa"/>
          </w:tcPr>
          <w:p w14:paraId="72041AC6" w14:textId="03DAD237" w:rsidR="00F318DB" w:rsidRPr="00C409B4" w:rsidRDefault="00F318DB" w:rsidP="00F318DB">
            <w:pPr>
              <w:pStyle w:val="NoSpacing"/>
              <w:spacing w:line="276" w:lineRule="auto"/>
              <w:rPr>
                <w:rFonts w:ascii="Calibri" w:eastAsia="Calibri" w:hAnsi="Calibri" w:cs="Calibri"/>
              </w:rPr>
            </w:pPr>
            <w:r w:rsidRPr="00C409B4">
              <w:rPr>
                <w:rFonts w:ascii="Calibri" w:eastAsia="Calibri" w:hAnsi="Calibri" w:cs="Calibri"/>
              </w:rPr>
              <w:t>FNR 5.</w:t>
            </w:r>
            <w:r>
              <w:rPr>
                <w:rFonts w:ascii="Calibri" w:eastAsia="Calibri" w:hAnsi="Calibri" w:cs="Calibri"/>
              </w:rPr>
              <w:t>8</w:t>
            </w:r>
          </w:p>
          <w:p w14:paraId="7B9F8DE0" w14:textId="77777777" w:rsidR="00F318DB" w:rsidRDefault="00F318DB" w:rsidP="00F318DB">
            <w:pPr>
              <w:pStyle w:val="NoSpacing"/>
              <w:spacing w:line="276" w:lineRule="auto"/>
              <w:rPr>
                <w:rFonts w:asciiTheme="majorHAnsi" w:hAnsiTheme="majorHAnsi"/>
                <w:sz w:val="18"/>
                <w:szCs w:val="18"/>
              </w:rPr>
            </w:pPr>
          </w:p>
        </w:tc>
        <w:tc>
          <w:tcPr>
            <w:tcW w:w="935" w:type="dxa"/>
          </w:tcPr>
          <w:p w14:paraId="3312C03D" w14:textId="77777777" w:rsidR="00F318DB" w:rsidRDefault="00F318DB" w:rsidP="00F318DB">
            <w:pPr>
              <w:pStyle w:val="NoSpacing"/>
              <w:rPr>
                <w:rFonts w:asciiTheme="majorHAnsi" w:hAnsiTheme="majorHAnsi"/>
                <w:sz w:val="18"/>
                <w:szCs w:val="18"/>
              </w:rPr>
            </w:pPr>
          </w:p>
        </w:tc>
        <w:tc>
          <w:tcPr>
            <w:tcW w:w="1775" w:type="dxa"/>
          </w:tcPr>
          <w:p w14:paraId="7165B35B" w14:textId="77777777" w:rsidR="00F318DB" w:rsidRDefault="00F318DB" w:rsidP="00F318DB">
            <w:pPr>
              <w:pStyle w:val="NoSpacing"/>
              <w:rPr>
                <w:rFonts w:asciiTheme="majorHAnsi" w:hAnsiTheme="majorHAnsi"/>
                <w:sz w:val="18"/>
                <w:szCs w:val="18"/>
              </w:rPr>
            </w:pPr>
          </w:p>
        </w:tc>
      </w:tr>
      <w:tr w:rsidR="00F318DB" w:rsidRPr="0036147E" w14:paraId="08E38E27" w14:textId="77777777" w:rsidTr="0074049B">
        <w:trPr>
          <w:trHeight w:val="422"/>
        </w:trPr>
        <w:tc>
          <w:tcPr>
            <w:tcW w:w="463" w:type="dxa"/>
          </w:tcPr>
          <w:p w14:paraId="501F9E35" w14:textId="574CCD61"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14</w:t>
            </w:r>
          </w:p>
        </w:tc>
        <w:tc>
          <w:tcPr>
            <w:tcW w:w="4706" w:type="dxa"/>
          </w:tcPr>
          <w:p w14:paraId="680540E7" w14:textId="056F486B" w:rsidR="00F318DB" w:rsidRPr="00605DBA" w:rsidRDefault="00F318DB" w:rsidP="00F318DB">
            <w:pPr>
              <w:spacing w:line="276" w:lineRule="auto"/>
              <w:ind w:left="0"/>
              <w:jc w:val="left"/>
              <w:rPr>
                <w:rFonts w:asciiTheme="majorHAnsi" w:hAnsiTheme="majorHAnsi"/>
                <w:sz w:val="18"/>
                <w:szCs w:val="18"/>
              </w:rPr>
            </w:pPr>
            <w:r w:rsidRPr="00F54B2E">
              <w:rPr>
                <w:rFonts w:asciiTheme="majorHAnsi" w:hAnsiTheme="majorHAnsi"/>
                <w:sz w:val="18"/>
                <w:szCs w:val="18"/>
              </w:rPr>
              <w:t>Verify that the system allows the selection of multiple currencies, including DKK, EUR for Denmark, and SEK, ensuring that each contract can be associated with a specific currency based on the customer's requirements.</w:t>
            </w:r>
          </w:p>
        </w:tc>
        <w:tc>
          <w:tcPr>
            <w:tcW w:w="1030" w:type="dxa"/>
          </w:tcPr>
          <w:p w14:paraId="2C97BC1B" w14:textId="1265A483" w:rsidR="00F318DB" w:rsidRPr="00C409B4" w:rsidRDefault="00F318DB" w:rsidP="00F318DB">
            <w:pPr>
              <w:pStyle w:val="NoSpacing"/>
              <w:spacing w:line="276" w:lineRule="auto"/>
              <w:rPr>
                <w:rFonts w:ascii="Calibri" w:eastAsia="Calibri" w:hAnsi="Calibri" w:cs="Calibri"/>
              </w:rPr>
            </w:pPr>
            <w:r w:rsidRPr="000C7839">
              <w:rPr>
                <w:rFonts w:asciiTheme="majorHAnsi" w:hAnsiTheme="majorHAnsi"/>
                <w:sz w:val="18"/>
                <w:szCs w:val="18"/>
              </w:rPr>
              <w:t>FNR 5.</w:t>
            </w:r>
            <w:r>
              <w:rPr>
                <w:rFonts w:asciiTheme="majorHAnsi" w:hAnsiTheme="majorHAnsi"/>
                <w:sz w:val="18"/>
                <w:szCs w:val="18"/>
              </w:rPr>
              <w:t>9</w:t>
            </w:r>
          </w:p>
        </w:tc>
        <w:tc>
          <w:tcPr>
            <w:tcW w:w="935" w:type="dxa"/>
          </w:tcPr>
          <w:p w14:paraId="541817A6" w14:textId="77777777" w:rsidR="00F318DB" w:rsidRDefault="00F318DB" w:rsidP="00F318DB">
            <w:pPr>
              <w:pStyle w:val="NoSpacing"/>
              <w:rPr>
                <w:rFonts w:asciiTheme="majorHAnsi" w:hAnsiTheme="majorHAnsi"/>
                <w:sz w:val="18"/>
                <w:szCs w:val="18"/>
              </w:rPr>
            </w:pPr>
          </w:p>
        </w:tc>
        <w:tc>
          <w:tcPr>
            <w:tcW w:w="1775" w:type="dxa"/>
          </w:tcPr>
          <w:p w14:paraId="3B500BDA" w14:textId="77777777" w:rsidR="00F318DB" w:rsidRDefault="00F318DB" w:rsidP="00F318DB">
            <w:pPr>
              <w:pStyle w:val="NoSpacing"/>
              <w:rPr>
                <w:rFonts w:asciiTheme="majorHAnsi" w:hAnsiTheme="majorHAnsi"/>
                <w:sz w:val="18"/>
                <w:szCs w:val="18"/>
              </w:rPr>
            </w:pPr>
          </w:p>
        </w:tc>
      </w:tr>
      <w:tr w:rsidR="00F318DB" w:rsidRPr="0036147E" w14:paraId="5C2F6D28" w14:textId="77777777" w:rsidTr="0074049B">
        <w:trPr>
          <w:trHeight w:val="422"/>
        </w:trPr>
        <w:tc>
          <w:tcPr>
            <w:tcW w:w="463" w:type="dxa"/>
          </w:tcPr>
          <w:p w14:paraId="38A6F940" w14:textId="3A880CD4"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15</w:t>
            </w:r>
          </w:p>
        </w:tc>
        <w:tc>
          <w:tcPr>
            <w:tcW w:w="4706" w:type="dxa"/>
          </w:tcPr>
          <w:p w14:paraId="78B4ED5B" w14:textId="5FBE8D70" w:rsidR="00F318DB" w:rsidRPr="00605DBA" w:rsidRDefault="00F318DB" w:rsidP="00F318DB">
            <w:pPr>
              <w:spacing w:line="276" w:lineRule="auto"/>
              <w:ind w:left="0"/>
              <w:jc w:val="left"/>
              <w:rPr>
                <w:rFonts w:asciiTheme="majorHAnsi" w:hAnsiTheme="majorHAnsi"/>
                <w:sz w:val="18"/>
                <w:szCs w:val="18"/>
              </w:rPr>
            </w:pPr>
            <w:r w:rsidRPr="00696942">
              <w:rPr>
                <w:rFonts w:asciiTheme="majorHAnsi" w:hAnsiTheme="majorHAnsi"/>
                <w:sz w:val="18"/>
                <w:szCs w:val="18"/>
              </w:rPr>
              <w:t>Verify that the system can automatically import national gas transmission tariffs from Energinet, ensuring that the fees are accurately retrieved and integrated into the system for use in pricing and contract calculations.</w:t>
            </w:r>
          </w:p>
        </w:tc>
        <w:tc>
          <w:tcPr>
            <w:tcW w:w="1030" w:type="dxa"/>
          </w:tcPr>
          <w:p w14:paraId="5002A57B" w14:textId="7A8603B5" w:rsidR="00F318DB" w:rsidRPr="000C7839" w:rsidRDefault="00F318DB" w:rsidP="00F318DB">
            <w:pPr>
              <w:pStyle w:val="NoSpacing"/>
              <w:spacing w:line="276" w:lineRule="auto"/>
              <w:rPr>
                <w:rFonts w:asciiTheme="majorHAnsi" w:hAnsiTheme="majorHAnsi"/>
                <w:sz w:val="18"/>
                <w:szCs w:val="18"/>
              </w:rPr>
            </w:pPr>
            <w:r w:rsidRPr="000C7839">
              <w:rPr>
                <w:rFonts w:asciiTheme="majorHAnsi" w:hAnsiTheme="majorHAnsi"/>
                <w:sz w:val="18"/>
                <w:szCs w:val="18"/>
              </w:rPr>
              <w:t>FNR 5.</w:t>
            </w:r>
            <w:r>
              <w:rPr>
                <w:rFonts w:asciiTheme="majorHAnsi" w:hAnsiTheme="majorHAnsi"/>
                <w:sz w:val="18"/>
                <w:szCs w:val="18"/>
              </w:rPr>
              <w:t>10</w:t>
            </w:r>
          </w:p>
        </w:tc>
        <w:tc>
          <w:tcPr>
            <w:tcW w:w="935" w:type="dxa"/>
          </w:tcPr>
          <w:p w14:paraId="10934F68" w14:textId="77777777" w:rsidR="00F318DB" w:rsidRDefault="00F318DB" w:rsidP="00F318DB">
            <w:pPr>
              <w:pStyle w:val="NoSpacing"/>
              <w:rPr>
                <w:rFonts w:asciiTheme="majorHAnsi" w:hAnsiTheme="majorHAnsi"/>
                <w:sz w:val="18"/>
                <w:szCs w:val="18"/>
              </w:rPr>
            </w:pPr>
          </w:p>
        </w:tc>
        <w:tc>
          <w:tcPr>
            <w:tcW w:w="1775" w:type="dxa"/>
          </w:tcPr>
          <w:p w14:paraId="7E59F596" w14:textId="77777777" w:rsidR="00F318DB" w:rsidRDefault="00F318DB" w:rsidP="00F318DB">
            <w:pPr>
              <w:pStyle w:val="NoSpacing"/>
              <w:rPr>
                <w:rFonts w:asciiTheme="majorHAnsi" w:hAnsiTheme="majorHAnsi"/>
                <w:sz w:val="18"/>
                <w:szCs w:val="18"/>
              </w:rPr>
            </w:pPr>
          </w:p>
        </w:tc>
      </w:tr>
      <w:tr w:rsidR="00F318DB" w:rsidRPr="0036147E" w14:paraId="34BD0BF9" w14:textId="77777777" w:rsidTr="0074049B">
        <w:trPr>
          <w:trHeight w:val="422"/>
        </w:trPr>
        <w:tc>
          <w:tcPr>
            <w:tcW w:w="463" w:type="dxa"/>
          </w:tcPr>
          <w:p w14:paraId="65B62CFD" w14:textId="73ACB36B"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16</w:t>
            </w:r>
          </w:p>
        </w:tc>
        <w:tc>
          <w:tcPr>
            <w:tcW w:w="4706" w:type="dxa"/>
          </w:tcPr>
          <w:p w14:paraId="18E8E1C5" w14:textId="60412352" w:rsidR="00F318DB" w:rsidRPr="00605DBA" w:rsidRDefault="00F318DB" w:rsidP="00F318DB">
            <w:pPr>
              <w:spacing w:line="276" w:lineRule="auto"/>
              <w:ind w:left="0"/>
              <w:jc w:val="left"/>
              <w:rPr>
                <w:rFonts w:asciiTheme="majorHAnsi" w:hAnsiTheme="majorHAnsi"/>
                <w:sz w:val="18"/>
                <w:szCs w:val="18"/>
              </w:rPr>
            </w:pPr>
            <w:r w:rsidRPr="005728E8">
              <w:rPr>
                <w:rFonts w:asciiTheme="majorHAnsi" w:hAnsiTheme="majorHAnsi"/>
                <w:sz w:val="18"/>
                <w:szCs w:val="18"/>
              </w:rPr>
              <w:t>Verify that the system can establish secure and reliable data exchange with external systems responsible for the calculation of fees, such as Energinet, PREP, or Hadrian, without manual intervention.</w:t>
            </w:r>
          </w:p>
        </w:tc>
        <w:tc>
          <w:tcPr>
            <w:tcW w:w="1030" w:type="dxa"/>
          </w:tcPr>
          <w:p w14:paraId="3929FFB5" w14:textId="07D8390F" w:rsidR="00F318DB" w:rsidRPr="000C7839" w:rsidRDefault="00F318DB" w:rsidP="00F318DB">
            <w:pPr>
              <w:pStyle w:val="NoSpacing"/>
              <w:spacing w:line="276" w:lineRule="auto"/>
              <w:rPr>
                <w:rFonts w:asciiTheme="majorHAnsi" w:hAnsiTheme="majorHAnsi"/>
                <w:sz w:val="18"/>
                <w:szCs w:val="18"/>
              </w:rPr>
            </w:pPr>
            <w:r w:rsidRPr="00670CA0">
              <w:rPr>
                <w:rFonts w:asciiTheme="majorHAnsi" w:hAnsiTheme="majorHAnsi"/>
                <w:sz w:val="18"/>
                <w:szCs w:val="18"/>
              </w:rPr>
              <w:t>FNR 5.</w:t>
            </w:r>
            <w:r>
              <w:rPr>
                <w:rFonts w:asciiTheme="majorHAnsi" w:hAnsiTheme="majorHAnsi"/>
                <w:sz w:val="18"/>
                <w:szCs w:val="18"/>
              </w:rPr>
              <w:t>11</w:t>
            </w:r>
          </w:p>
        </w:tc>
        <w:tc>
          <w:tcPr>
            <w:tcW w:w="935" w:type="dxa"/>
          </w:tcPr>
          <w:p w14:paraId="1B43A4FD" w14:textId="77777777" w:rsidR="00F318DB" w:rsidRDefault="00F318DB" w:rsidP="00F318DB">
            <w:pPr>
              <w:pStyle w:val="NoSpacing"/>
              <w:rPr>
                <w:rFonts w:asciiTheme="majorHAnsi" w:hAnsiTheme="majorHAnsi"/>
                <w:sz w:val="18"/>
                <w:szCs w:val="18"/>
              </w:rPr>
            </w:pPr>
          </w:p>
        </w:tc>
        <w:tc>
          <w:tcPr>
            <w:tcW w:w="1775" w:type="dxa"/>
          </w:tcPr>
          <w:p w14:paraId="0D1D3669" w14:textId="77777777" w:rsidR="00F318DB" w:rsidRDefault="00F318DB" w:rsidP="00F318DB">
            <w:pPr>
              <w:pStyle w:val="NoSpacing"/>
              <w:rPr>
                <w:rFonts w:asciiTheme="majorHAnsi" w:hAnsiTheme="majorHAnsi"/>
                <w:sz w:val="18"/>
                <w:szCs w:val="18"/>
              </w:rPr>
            </w:pPr>
          </w:p>
        </w:tc>
      </w:tr>
      <w:tr w:rsidR="00F318DB" w:rsidRPr="0036147E" w14:paraId="06D18581" w14:textId="77777777" w:rsidTr="0074049B">
        <w:trPr>
          <w:trHeight w:val="422"/>
        </w:trPr>
        <w:tc>
          <w:tcPr>
            <w:tcW w:w="463" w:type="dxa"/>
          </w:tcPr>
          <w:p w14:paraId="5739112A" w14:textId="20BA9CCB"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17</w:t>
            </w:r>
          </w:p>
        </w:tc>
        <w:tc>
          <w:tcPr>
            <w:tcW w:w="4706" w:type="dxa"/>
          </w:tcPr>
          <w:p w14:paraId="43546308" w14:textId="3EA3F8F9" w:rsidR="00F318DB" w:rsidRPr="00605DBA" w:rsidRDefault="00F318DB" w:rsidP="00F318DB">
            <w:pPr>
              <w:spacing w:line="276" w:lineRule="auto"/>
              <w:ind w:left="0"/>
              <w:jc w:val="left"/>
              <w:rPr>
                <w:rFonts w:asciiTheme="majorHAnsi" w:hAnsiTheme="majorHAnsi"/>
                <w:sz w:val="18"/>
                <w:szCs w:val="18"/>
              </w:rPr>
            </w:pPr>
            <w:r w:rsidRPr="00914F62">
              <w:rPr>
                <w:rFonts w:asciiTheme="majorHAnsi" w:hAnsiTheme="majorHAnsi"/>
                <w:sz w:val="18"/>
                <w:szCs w:val="18"/>
              </w:rPr>
              <w:t>Verify that the system allows for the configuration of two sets of Energinet tariffs for different delivery years, ensuring that the system can accommodate contracts that span across calendar years.</w:t>
            </w:r>
          </w:p>
        </w:tc>
        <w:tc>
          <w:tcPr>
            <w:tcW w:w="1030" w:type="dxa"/>
          </w:tcPr>
          <w:p w14:paraId="1767FD87" w14:textId="3F488AAA" w:rsidR="00F318DB" w:rsidRPr="00670CA0" w:rsidRDefault="00F318DB" w:rsidP="00F318DB">
            <w:pPr>
              <w:pStyle w:val="NoSpacing"/>
              <w:spacing w:line="276" w:lineRule="auto"/>
              <w:rPr>
                <w:rFonts w:asciiTheme="majorHAnsi" w:hAnsiTheme="majorHAnsi"/>
                <w:sz w:val="18"/>
                <w:szCs w:val="18"/>
              </w:rPr>
            </w:pPr>
            <w:r w:rsidRPr="00670CA0">
              <w:rPr>
                <w:rFonts w:asciiTheme="majorHAnsi" w:hAnsiTheme="majorHAnsi"/>
                <w:sz w:val="18"/>
                <w:szCs w:val="18"/>
              </w:rPr>
              <w:t>FNR 5.</w:t>
            </w:r>
            <w:r>
              <w:rPr>
                <w:rFonts w:asciiTheme="majorHAnsi" w:hAnsiTheme="majorHAnsi"/>
                <w:sz w:val="18"/>
                <w:szCs w:val="18"/>
              </w:rPr>
              <w:t>12</w:t>
            </w:r>
          </w:p>
        </w:tc>
        <w:tc>
          <w:tcPr>
            <w:tcW w:w="935" w:type="dxa"/>
          </w:tcPr>
          <w:p w14:paraId="0B75F2CC" w14:textId="77777777" w:rsidR="00F318DB" w:rsidRDefault="00F318DB" w:rsidP="00F318DB">
            <w:pPr>
              <w:pStyle w:val="NoSpacing"/>
              <w:rPr>
                <w:rFonts w:asciiTheme="majorHAnsi" w:hAnsiTheme="majorHAnsi"/>
                <w:sz w:val="18"/>
                <w:szCs w:val="18"/>
              </w:rPr>
            </w:pPr>
          </w:p>
        </w:tc>
        <w:tc>
          <w:tcPr>
            <w:tcW w:w="1775" w:type="dxa"/>
          </w:tcPr>
          <w:p w14:paraId="46F02BEA" w14:textId="77777777" w:rsidR="00F318DB" w:rsidRDefault="00F318DB" w:rsidP="00F318DB">
            <w:pPr>
              <w:pStyle w:val="NoSpacing"/>
              <w:rPr>
                <w:rFonts w:asciiTheme="majorHAnsi" w:hAnsiTheme="majorHAnsi"/>
                <w:sz w:val="18"/>
                <w:szCs w:val="18"/>
              </w:rPr>
            </w:pPr>
          </w:p>
        </w:tc>
      </w:tr>
      <w:tr w:rsidR="00F318DB" w:rsidRPr="0036147E" w14:paraId="1D9D6B2A" w14:textId="77777777" w:rsidTr="0074049B">
        <w:trPr>
          <w:trHeight w:val="422"/>
        </w:trPr>
        <w:tc>
          <w:tcPr>
            <w:tcW w:w="463" w:type="dxa"/>
          </w:tcPr>
          <w:p w14:paraId="5478E433" w14:textId="3F151855"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18</w:t>
            </w:r>
          </w:p>
        </w:tc>
        <w:tc>
          <w:tcPr>
            <w:tcW w:w="4706" w:type="dxa"/>
          </w:tcPr>
          <w:p w14:paraId="3CD74960" w14:textId="5B453F62" w:rsidR="00F318DB" w:rsidRPr="00605DBA" w:rsidRDefault="00F318DB" w:rsidP="00F318DB">
            <w:pPr>
              <w:spacing w:line="276" w:lineRule="auto"/>
              <w:ind w:left="0"/>
              <w:jc w:val="left"/>
              <w:rPr>
                <w:rFonts w:asciiTheme="majorHAnsi" w:hAnsiTheme="majorHAnsi"/>
                <w:sz w:val="18"/>
                <w:szCs w:val="18"/>
              </w:rPr>
            </w:pPr>
            <w:r w:rsidRPr="00425E37">
              <w:rPr>
                <w:rFonts w:asciiTheme="majorHAnsi" w:hAnsiTheme="majorHAnsi"/>
                <w:sz w:val="18"/>
                <w:szCs w:val="18"/>
              </w:rPr>
              <w:t>Verify that the system allows users to manually enter Energinet gas transmission tariffs for annual booking periods, ensuring that the input process accurately captures the tariff details for annual contracts.</w:t>
            </w:r>
          </w:p>
        </w:tc>
        <w:tc>
          <w:tcPr>
            <w:tcW w:w="1030" w:type="dxa"/>
          </w:tcPr>
          <w:p w14:paraId="2A26C157" w14:textId="6C621D65" w:rsidR="00F318DB" w:rsidRPr="00670CA0" w:rsidRDefault="00F318DB" w:rsidP="00F318DB">
            <w:pPr>
              <w:pStyle w:val="NoSpacing"/>
              <w:spacing w:line="276" w:lineRule="auto"/>
              <w:rPr>
                <w:rFonts w:asciiTheme="majorHAnsi" w:hAnsiTheme="majorHAnsi"/>
                <w:sz w:val="18"/>
                <w:szCs w:val="18"/>
              </w:rPr>
            </w:pPr>
            <w:r w:rsidRPr="000C7839">
              <w:rPr>
                <w:rFonts w:asciiTheme="majorHAnsi" w:hAnsiTheme="majorHAnsi"/>
                <w:sz w:val="18"/>
                <w:szCs w:val="18"/>
              </w:rPr>
              <w:t>FNR 5.</w:t>
            </w:r>
            <w:r>
              <w:rPr>
                <w:rFonts w:asciiTheme="majorHAnsi" w:hAnsiTheme="majorHAnsi"/>
                <w:sz w:val="18"/>
                <w:szCs w:val="18"/>
              </w:rPr>
              <w:t>13</w:t>
            </w:r>
          </w:p>
        </w:tc>
        <w:tc>
          <w:tcPr>
            <w:tcW w:w="935" w:type="dxa"/>
          </w:tcPr>
          <w:p w14:paraId="2BD3FBCD" w14:textId="77777777" w:rsidR="00F318DB" w:rsidRDefault="00F318DB" w:rsidP="00F318DB">
            <w:pPr>
              <w:pStyle w:val="NoSpacing"/>
              <w:rPr>
                <w:rFonts w:asciiTheme="majorHAnsi" w:hAnsiTheme="majorHAnsi"/>
                <w:sz w:val="18"/>
                <w:szCs w:val="18"/>
              </w:rPr>
            </w:pPr>
          </w:p>
        </w:tc>
        <w:tc>
          <w:tcPr>
            <w:tcW w:w="1775" w:type="dxa"/>
          </w:tcPr>
          <w:p w14:paraId="7E6FAF1A" w14:textId="77777777" w:rsidR="00F318DB" w:rsidRDefault="00F318DB" w:rsidP="00F318DB">
            <w:pPr>
              <w:pStyle w:val="NoSpacing"/>
              <w:rPr>
                <w:rFonts w:asciiTheme="majorHAnsi" w:hAnsiTheme="majorHAnsi"/>
                <w:sz w:val="18"/>
                <w:szCs w:val="18"/>
              </w:rPr>
            </w:pPr>
          </w:p>
        </w:tc>
      </w:tr>
      <w:tr w:rsidR="00F318DB" w:rsidRPr="0036147E" w14:paraId="74468711" w14:textId="77777777" w:rsidTr="0074049B">
        <w:trPr>
          <w:trHeight w:val="422"/>
        </w:trPr>
        <w:tc>
          <w:tcPr>
            <w:tcW w:w="463" w:type="dxa"/>
          </w:tcPr>
          <w:p w14:paraId="4535C003" w14:textId="414AA2AA"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19</w:t>
            </w:r>
          </w:p>
        </w:tc>
        <w:tc>
          <w:tcPr>
            <w:tcW w:w="4706" w:type="dxa"/>
          </w:tcPr>
          <w:p w14:paraId="3A141579" w14:textId="59545390" w:rsidR="00F318DB" w:rsidRPr="00425E37" w:rsidRDefault="00F318DB" w:rsidP="00F318DB">
            <w:pPr>
              <w:spacing w:line="276" w:lineRule="auto"/>
              <w:ind w:left="0"/>
              <w:jc w:val="left"/>
              <w:rPr>
                <w:rFonts w:asciiTheme="majorHAnsi" w:hAnsiTheme="majorHAnsi"/>
                <w:sz w:val="18"/>
                <w:szCs w:val="18"/>
              </w:rPr>
            </w:pPr>
            <w:r w:rsidRPr="001C4277">
              <w:rPr>
                <w:rFonts w:asciiTheme="majorHAnsi" w:hAnsiTheme="majorHAnsi"/>
                <w:sz w:val="18"/>
                <w:szCs w:val="18"/>
              </w:rPr>
              <w:t>Verify that the system accurately collects volumes in product portfolios designated for hedging</w:t>
            </w:r>
          </w:p>
        </w:tc>
        <w:tc>
          <w:tcPr>
            <w:tcW w:w="1030" w:type="dxa"/>
          </w:tcPr>
          <w:p w14:paraId="2F888964" w14:textId="4B5C42DF" w:rsidR="00F318DB" w:rsidRPr="000C7839" w:rsidRDefault="00F318DB" w:rsidP="00F318DB">
            <w:pPr>
              <w:pStyle w:val="NoSpacing"/>
              <w:spacing w:line="276" w:lineRule="auto"/>
              <w:rPr>
                <w:rFonts w:asciiTheme="majorHAnsi" w:hAnsiTheme="majorHAnsi"/>
                <w:sz w:val="18"/>
                <w:szCs w:val="18"/>
              </w:rPr>
            </w:pPr>
            <w:r w:rsidRPr="002069FA">
              <w:rPr>
                <w:rFonts w:asciiTheme="majorHAnsi" w:hAnsiTheme="majorHAnsi"/>
                <w:sz w:val="18"/>
                <w:szCs w:val="18"/>
              </w:rPr>
              <w:t>FNR 13.</w:t>
            </w:r>
            <w:r>
              <w:rPr>
                <w:rFonts w:asciiTheme="majorHAnsi" w:hAnsiTheme="majorHAnsi"/>
                <w:sz w:val="18"/>
                <w:szCs w:val="18"/>
              </w:rPr>
              <w:t>1</w:t>
            </w:r>
          </w:p>
        </w:tc>
        <w:tc>
          <w:tcPr>
            <w:tcW w:w="935" w:type="dxa"/>
          </w:tcPr>
          <w:p w14:paraId="240B9147" w14:textId="77777777" w:rsidR="00F318DB" w:rsidRDefault="00F318DB" w:rsidP="00F318DB">
            <w:pPr>
              <w:pStyle w:val="NoSpacing"/>
              <w:rPr>
                <w:rFonts w:asciiTheme="majorHAnsi" w:hAnsiTheme="majorHAnsi"/>
                <w:sz w:val="18"/>
                <w:szCs w:val="18"/>
              </w:rPr>
            </w:pPr>
          </w:p>
        </w:tc>
        <w:tc>
          <w:tcPr>
            <w:tcW w:w="1775" w:type="dxa"/>
          </w:tcPr>
          <w:p w14:paraId="6AD1235D" w14:textId="77777777" w:rsidR="00F318DB" w:rsidRDefault="00F318DB" w:rsidP="00F318DB">
            <w:pPr>
              <w:pStyle w:val="NoSpacing"/>
              <w:rPr>
                <w:rFonts w:asciiTheme="majorHAnsi" w:hAnsiTheme="majorHAnsi"/>
                <w:sz w:val="18"/>
                <w:szCs w:val="18"/>
              </w:rPr>
            </w:pPr>
          </w:p>
        </w:tc>
      </w:tr>
      <w:tr w:rsidR="00F318DB" w:rsidRPr="0036147E" w14:paraId="3862C0EC" w14:textId="77777777" w:rsidTr="0074049B">
        <w:trPr>
          <w:trHeight w:val="422"/>
        </w:trPr>
        <w:tc>
          <w:tcPr>
            <w:tcW w:w="463" w:type="dxa"/>
          </w:tcPr>
          <w:p w14:paraId="37A85B69" w14:textId="622DC86B"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20</w:t>
            </w:r>
          </w:p>
        </w:tc>
        <w:tc>
          <w:tcPr>
            <w:tcW w:w="4706" w:type="dxa"/>
          </w:tcPr>
          <w:p w14:paraId="50C79267" w14:textId="4D5B093D" w:rsidR="00F318DB" w:rsidRDefault="00F318DB" w:rsidP="00F318DB">
            <w:pPr>
              <w:spacing w:line="276" w:lineRule="auto"/>
              <w:ind w:left="0"/>
              <w:jc w:val="left"/>
              <w:rPr>
                <w:rFonts w:asciiTheme="majorHAnsi" w:hAnsiTheme="majorHAnsi"/>
                <w:sz w:val="18"/>
                <w:szCs w:val="18"/>
              </w:rPr>
            </w:pPr>
            <w:r w:rsidRPr="0032298D">
              <w:rPr>
                <w:rFonts w:asciiTheme="majorHAnsi" w:hAnsiTheme="majorHAnsi"/>
                <w:sz w:val="18"/>
                <w:szCs w:val="18"/>
              </w:rPr>
              <w:t>Verify that the system provides a comprehensive overview of all volumes ready for hedging, organized per hedged product portfolio, allowing users to access and review the volumes available for hedging.</w:t>
            </w:r>
          </w:p>
        </w:tc>
        <w:tc>
          <w:tcPr>
            <w:tcW w:w="1030" w:type="dxa"/>
          </w:tcPr>
          <w:p w14:paraId="1348494B" w14:textId="10584625" w:rsidR="00F318DB" w:rsidRDefault="00F318DB" w:rsidP="00F318DB">
            <w:pPr>
              <w:pStyle w:val="NoSpacing"/>
              <w:spacing w:line="276" w:lineRule="auto"/>
              <w:rPr>
                <w:rFonts w:asciiTheme="majorHAnsi" w:hAnsiTheme="majorHAnsi"/>
                <w:sz w:val="18"/>
                <w:szCs w:val="18"/>
              </w:rPr>
            </w:pPr>
            <w:r w:rsidRPr="003A7C7B">
              <w:rPr>
                <w:rFonts w:asciiTheme="majorHAnsi" w:hAnsiTheme="majorHAnsi"/>
                <w:sz w:val="18"/>
                <w:szCs w:val="18"/>
              </w:rPr>
              <w:t>FNR 13.2</w:t>
            </w:r>
          </w:p>
        </w:tc>
        <w:tc>
          <w:tcPr>
            <w:tcW w:w="935" w:type="dxa"/>
          </w:tcPr>
          <w:p w14:paraId="57308DD9" w14:textId="77777777" w:rsidR="00F318DB" w:rsidRDefault="00F318DB" w:rsidP="00F318DB">
            <w:pPr>
              <w:pStyle w:val="NoSpacing"/>
              <w:rPr>
                <w:rFonts w:asciiTheme="majorHAnsi" w:hAnsiTheme="majorHAnsi"/>
                <w:sz w:val="18"/>
                <w:szCs w:val="18"/>
              </w:rPr>
            </w:pPr>
          </w:p>
        </w:tc>
        <w:tc>
          <w:tcPr>
            <w:tcW w:w="1775" w:type="dxa"/>
          </w:tcPr>
          <w:p w14:paraId="7CBEA23C" w14:textId="77777777" w:rsidR="00F318DB" w:rsidRDefault="00F318DB" w:rsidP="00F318DB">
            <w:pPr>
              <w:pStyle w:val="NoSpacing"/>
              <w:rPr>
                <w:rFonts w:asciiTheme="majorHAnsi" w:hAnsiTheme="majorHAnsi"/>
                <w:sz w:val="18"/>
                <w:szCs w:val="18"/>
              </w:rPr>
            </w:pPr>
          </w:p>
        </w:tc>
      </w:tr>
      <w:tr w:rsidR="00F318DB" w:rsidRPr="0036147E" w14:paraId="04C03A4D" w14:textId="77777777" w:rsidTr="0074049B">
        <w:trPr>
          <w:trHeight w:val="422"/>
        </w:trPr>
        <w:tc>
          <w:tcPr>
            <w:tcW w:w="463" w:type="dxa"/>
          </w:tcPr>
          <w:p w14:paraId="2BDE4C26" w14:textId="5B307E3E"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21</w:t>
            </w:r>
          </w:p>
        </w:tc>
        <w:tc>
          <w:tcPr>
            <w:tcW w:w="4706" w:type="dxa"/>
          </w:tcPr>
          <w:p w14:paraId="0A1C051B" w14:textId="287501C1" w:rsidR="00F318DB" w:rsidRPr="0032298D" w:rsidRDefault="00F318DB" w:rsidP="00F318DB">
            <w:pPr>
              <w:spacing w:line="276" w:lineRule="auto"/>
              <w:ind w:left="0"/>
              <w:jc w:val="left"/>
              <w:rPr>
                <w:rFonts w:asciiTheme="majorHAnsi" w:hAnsiTheme="majorHAnsi"/>
                <w:sz w:val="18"/>
                <w:szCs w:val="18"/>
              </w:rPr>
            </w:pPr>
            <w:r w:rsidRPr="007F37C5">
              <w:rPr>
                <w:rFonts w:asciiTheme="majorHAnsi" w:hAnsiTheme="majorHAnsi"/>
                <w:sz w:val="18"/>
                <w:szCs w:val="18"/>
              </w:rPr>
              <w:t>Verify that the system allows users to select a single portfolio for hedge execution, ensuring that the selected portfolio is accurately processed for hedging activities.</w:t>
            </w:r>
          </w:p>
        </w:tc>
        <w:tc>
          <w:tcPr>
            <w:tcW w:w="1030" w:type="dxa"/>
          </w:tcPr>
          <w:p w14:paraId="6FFC923B" w14:textId="492861D9" w:rsidR="00F318DB" w:rsidRPr="003A7C7B" w:rsidRDefault="00F318DB" w:rsidP="00F318DB">
            <w:pPr>
              <w:pStyle w:val="NoSpacing"/>
              <w:spacing w:line="276" w:lineRule="auto"/>
              <w:rPr>
                <w:rFonts w:asciiTheme="majorHAnsi" w:hAnsiTheme="majorHAnsi"/>
                <w:sz w:val="18"/>
                <w:szCs w:val="18"/>
              </w:rPr>
            </w:pPr>
            <w:r w:rsidRPr="003A7C7B">
              <w:rPr>
                <w:rFonts w:asciiTheme="majorHAnsi" w:hAnsiTheme="majorHAnsi"/>
                <w:sz w:val="18"/>
                <w:szCs w:val="18"/>
              </w:rPr>
              <w:t>FNR 13.</w:t>
            </w:r>
            <w:r>
              <w:rPr>
                <w:rFonts w:asciiTheme="majorHAnsi" w:hAnsiTheme="majorHAnsi"/>
                <w:sz w:val="18"/>
                <w:szCs w:val="18"/>
              </w:rPr>
              <w:t>3</w:t>
            </w:r>
          </w:p>
        </w:tc>
        <w:tc>
          <w:tcPr>
            <w:tcW w:w="935" w:type="dxa"/>
          </w:tcPr>
          <w:p w14:paraId="4782CED4" w14:textId="77777777" w:rsidR="00F318DB" w:rsidRDefault="00F318DB" w:rsidP="00F318DB">
            <w:pPr>
              <w:pStyle w:val="NoSpacing"/>
              <w:rPr>
                <w:rFonts w:asciiTheme="majorHAnsi" w:hAnsiTheme="majorHAnsi"/>
                <w:sz w:val="18"/>
                <w:szCs w:val="18"/>
              </w:rPr>
            </w:pPr>
          </w:p>
        </w:tc>
        <w:tc>
          <w:tcPr>
            <w:tcW w:w="1775" w:type="dxa"/>
          </w:tcPr>
          <w:p w14:paraId="00457C5A" w14:textId="77777777" w:rsidR="00F318DB" w:rsidRDefault="00F318DB" w:rsidP="00F318DB">
            <w:pPr>
              <w:pStyle w:val="NoSpacing"/>
              <w:rPr>
                <w:rFonts w:asciiTheme="majorHAnsi" w:hAnsiTheme="majorHAnsi"/>
                <w:sz w:val="18"/>
                <w:szCs w:val="18"/>
              </w:rPr>
            </w:pPr>
          </w:p>
        </w:tc>
      </w:tr>
      <w:tr w:rsidR="00F318DB" w:rsidRPr="0036147E" w14:paraId="17029D3C" w14:textId="77777777" w:rsidTr="0074049B">
        <w:trPr>
          <w:trHeight w:val="422"/>
        </w:trPr>
        <w:tc>
          <w:tcPr>
            <w:tcW w:w="463" w:type="dxa"/>
          </w:tcPr>
          <w:p w14:paraId="446C31B7" w14:textId="2434DC59"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lastRenderedPageBreak/>
              <w:t>22</w:t>
            </w:r>
          </w:p>
        </w:tc>
        <w:tc>
          <w:tcPr>
            <w:tcW w:w="4706" w:type="dxa"/>
          </w:tcPr>
          <w:p w14:paraId="05BC1B91" w14:textId="48A0170C" w:rsidR="00F318DB" w:rsidRPr="0032298D" w:rsidRDefault="00F318DB" w:rsidP="00F318DB">
            <w:pPr>
              <w:spacing w:line="276" w:lineRule="auto"/>
              <w:ind w:left="0"/>
              <w:jc w:val="left"/>
              <w:rPr>
                <w:rFonts w:asciiTheme="majorHAnsi" w:hAnsiTheme="majorHAnsi"/>
                <w:sz w:val="18"/>
                <w:szCs w:val="18"/>
              </w:rPr>
            </w:pPr>
            <w:r w:rsidRPr="00DE7E34">
              <w:rPr>
                <w:rFonts w:asciiTheme="majorHAnsi" w:hAnsiTheme="majorHAnsi"/>
                <w:sz w:val="18"/>
                <w:szCs w:val="18"/>
              </w:rPr>
              <w:t>Verify that the system automatically generates CSV files containing hedge details in the pre-defined format upon hedge commitment (execution), ensuring that the files are accurately structured and formatted as per the specified requirements.</w:t>
            </w:r>
          </w:p>
        </w:tc>
        <w:tc>
          <w:tcPr>
            <w:tcW w:w="1030" w:type="dxa"/>
          </w:tcPr>
          <w:p w14:paraId="1C7A343D" w14:textId="4D6AF430" w:rsidR="00F318DB" w:rsidRPr="003A7C7B" w:rsidRDefault="00F318DB" w:rsidP="00F318DB">
            <w:pPr>
              <w:pStyle w:val="NoSpacing"/>
              <w:spacing w:line="276" w:lineRule="auto"/>
              <w:rPr>
                <w:rFonts w:asciiTheme="majorHAnsi" w:hAnsiTheme="majorHAnsi"/>
                <w:sz w:val="18"/>
                <w:szCs w:val="18"/>
              </w:rPr>
            </w:pPr>
            <w:r w:rsidRPr="003A7C7B">
              <w:rPr>
                <w:rFonts w:asciiTheme="majorHAnsi" w:hAnsiTheme="majorHAnsi"/>
                <w:sz w:val="18"/>
                <w:szCs w:val="18"/>
              </w:rPr>
              <w:t>FNR 13.</w:t>
            </w:r>
            <w:r>
              <w:rPr>
                <w:rFonts w:asciiTheme="majorHAnsi" w:hAnsiTheme="majorHAnsi"/>
                <w:sz w:val="18"/>
                <w:szCs w:val="18"/>
              </w:rPr>
              <w:t>4</w:t>
            </w:r>
          </w:p>
        </w:tc>
        <w:tc>
          <w:tcPr>
            <w:tcW w:w="935" w:type="dxa"/>
          </w:tcPr>
          <w:p w14:paraId="1732C23B" w14:textId="77777777" w:rsidR="00F318DB" w:rsidRDefault="00F318DB" w:rsidP="00F318DB">
            <w:pPr>
              <w:pStyle w:val="NoSpacing"/>
              <w:rPr>
                <w:rFonts w:asciiTheme="majorHAnsi" w:hAnsiTheme="majorHAnsi"/>
                <w:sz w:val="18"/>
                <w:szCs w:val="18"/>
              </w:rPr>
            </w:pPr>
          </w:p>
        </w:tc>
        <w:tc>
          <w:tcPr>
            <w:tcW w:w="1775" w:type="dxa"/>
          </w:tcPr>
          <w:p w14:paraId="11522282" w14:textId="77777777" w:rsidR="00F318DB" w:rsidRDefault="00F318DB" w:rsidP="00F318DB">
            <w:pPr>
              <w:pStyle w:val="NoSpacing"/>
              <w:rPr>
                <w:rFonts w:asciiTheme="majorHAnsi" w:hAnsiTheme="majorHAnsi"/>
                <w:sz w:val="18"/>
                <w:szCs w:val="18"/>
              </w:rPr>
            </w:pPr>
          </w:p>
        </w:tc>
      </w:tr>
      <w:tr w:rsidR="00F318DB" w:rsidRPr="0036147E" w14:paraId="1C8E4FC5" w14:textId="77777777" w:rsidTr="0074049B">
        <w:trPr>
          <w:trHeight w:val="422"/>
        </w:trPr>
        <w:tc>
          <w:tcPr>
            <w:tcW w:w="463" w:type="dxa"/>
          </w:tcPr>
          <w:p w14:paraId="31C67D85" w14:textId="695C9270"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23</w:t>
            </w:r>
          </w:p>
        </w:tc>
        <w:tc>
          <w:tcPr>
            <w:tcW w:w="4706" w:type="dxa"/>
          </w:tcPr>
          <w:p w14:paraId="26CA36ED" w14:textId="2F51E3A3" w:rsidR="00F318DB" w:rsidRPr="0032298D" w:rsidRDefault="00F318DB" w:rsidP="00F318DB">
            <w:pPr>
              <w:spacing w:line="276" w:lineRule="auto"/>
              <w:ind w:left="0"/>
              <w:jc w:val="left"/>
              <w:rPr>
                <w:rFonts w:asciiTheme="majorHAnsi" w:hAnsiTheme="majorHAnsi"/>
                <w:sz w:val="18"/>
                <w:szCs w:val="18"/>
              </w:rPr>
            </w:pPr>
            <w:r w:rsidRPr="000223D4">
              <w:rPr>
                <w:rFonts w:asciiTheme="majorHAnsi" w:hAnsiTheme="majorHAnsi"/>
                <w:sz w:val="18"/>
                <w:szCs w:val="18"/>
              </w:rPr>
              <w:t>Verify that the system automatically generates CSV files containing hedge details in the pre-defined format upon hedge commitment (execution)</w:t>
            </w:r>
          </w:p>
        </w:tc>
        <w:tc>
          <w:tcPr>
            <w:tcW w:w="1030" w:type="dxa"/>
          </w:tcPr>
          <w:p w14:paraId="36A9F33F" w14:textId="2FFD6361" w:rsidR="00F318DB" w:rsidRPr="003A7C7B" w:rsidRDefault="00F318DB" w:rsidP="00F318DB">
            <w:pPr>
              <w:pStyle w:val="NoSpacing"/>
              <w:spacing w:line="276" w:lineRule="auto"/>
              <w:rPr>
                <w:rFonts w:asciiTheme="majorHAnsi" w:hAnsiTheme="majorHAnsi"/>
                <w:sz w:val="18"/>
                <w:szCs w:val="18"/>
              </w:rPr>
            </w:pPr>
            <w:r w:rsidRPr="003A7C7B">
              <w:rPr>
                <w:rFonts w:asciiTheme="majorHAnsi" w:hAnsiTheme="majorHAnsi"/>
                <w:sz w:val="18"/>
                <w:szCs w:val="18"/>
              </w:rPr>
              <w:t>FNR 13.</w:t>
            </w:r>
            <w:r>
              <w:rPr>
                <w:rFonts w:asciiTheme="majorHAnsi" w:hAnsiTheme="majorHAnsi"/>
                <w:sz w:val="18"/>
                <w:szCs w:val="18"/>
              </w:rPr>
              <w:t>5</w:t>
            </w:r>
          </w:p>
        </w:tc>
        <w:tc>
          <w:tcPr>
            <w:tcW w:w="935" w:type="dxa"/>
          </w:tcPr>
          <w:p w14:paraId="30E586DD" w14:textId="77777777" w:rsidR="00F318DB" w:rsidRDefault="00F318DB" w:rsidP="00F318DB">
            <w:pPr>
              <w:pStyle w:val="NoSpacing"/>
              <w:rPr>
                <w:rFonts w:asciiTheme="majorHAnsi" w:hAnsiTheme="majorHAnsi"/>
                <w:sz w:val="18"/>
                <w:szCs w:val="18"/>
              </w:rPr>
            </w:pPr>
          </w:p>
        </w:tc>
        <w:tc>
          <w:tcPr>
            <w:tcW w:w="1775" w:type="dxa"/>
          </w:tcPr>
          <w:p w14:paraId="707390FE" w14:textId="77777777" w:rsidR="00F318DB" w:rsidRDefault="00F318DB" w:rsidP="00F318DB">
            <w:pPr>
              <w:pStyle w:val="NoSpacing"/>
              <w:rPr>
                <w:rFonts w:asciiTheme="majorHAnsi" w:hAnsiTheme="majorHAnsi"/>
                <w:sz w:val="18"/>
                <w:szCs w:val="18"/>
              </w:rPr>
            </w:pPr>
          </w:p>
        </w:tc>
      </w:tr>
      <w:tr w:rsidR="00F318DB" w:rsidRPr="0036147E" w14:paraId="400B20BA" w14:textId="77777777" w:rsidTr="0074049B">
        <w:trPr>
          <w:trHeight w:val="422"/>
        </w:trPr>
        <w:tc>
          <w:tcPr>
            <w:tcW w:w="463" w:type="dxa"/>
          </w:tcPr>
          <w:p w14:paraId="75041623" w14:textId="5D26E928"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24</w:t>
            </w:r>
          </w:p>
        </w:tc>
        <w:tc>
          <w:tcPr>
            <w:tcW w:w="4706" w:type="dxa"/>
          </w:tcPr>
          <w:p w14:paraId="38D22E88" w14:textId="7B86819D" w:rsidR="00F318DB" w:rsidRPr="0032298D" w:rsidRDefault="00F318DB" w:rsidP="00F318DB">
            <w:pPr>
              <w:spacing w:line="276" w:lineRule="auto"/>
              <w:ind w:left="0"/>
              <w:jc w:val="left"/>
              <w:rPr>
                <w:rFonts w:asciiTheme="majorHAnsi" w:hAnsiTheme="majorHAnsi"/>
                <w:sz w:val="18"/>
                <w:szCs w:val="18"/>
              </w:rPr>
            </w:pPr>
            <w:r w:rsidRPr="00477569">
              <w:rPr>
                <w:rFonts w:asciiTheme="majorHAnsi" w:hAnsiTheme="majorHAnsi"/>
                <w:sz w:val="18"/>
                <w:szCs w:val="18"/>
              </w:rPr>
              <w:t>Validate that the designated storage location is readily accessible by Ørsted for internal control and processing, ensuring that the CSV files are easily retrievable and available for further analysis and reporting.</w:t>
            </w:r>
          </w:p>
        </w:tc>
        <w:tc>
          <w:tcPr>
            <w:tcW w:w="1030" w:type="dxa"/>
          </w:tcPr>
          <w:p w14:paraId="724FEDF2" w14:textId="06766A4B" w:rsidR="00F318DB" w:rsidRPr="003A7C7B" w:rsidRDefault="00F318DB" w:rsidP="00F318DB">
            <w:pPr>
              <w:pStyle w:val="NoSpacing"/>
              <w:spacing w:line="276" w:lineRule="auto"/>
              <w:rPr>
                <w:rFonts w:asciiTheme="majorHAnsi" w:hAnsiTheme="majorHAnsi"/>
                <w:sz w:val="18"/>
                <w:szCs w:val="18"/>
              </w:rPr>
            </w:pPr>
            <w:r w:rsidRPr="00477569">
              <w:rPr>
                <w:rFonts w:asciiTheme="majorHAnsi" w:hAnsiTheme="majorHAnsi"/>
                <w:sz w:val="18"/>
                <w:szCs w:val="18"/>
              </w:rPr>
              <w:t>FNR 13.5</w:t>
            </w:r>
          </w:p>
        </w:tc>
        <w:tc>
          <w:tcPr>
            <w:tcW w:w="935" w:type="dxa"/>
          </w:tcPr>
          <w:p w14:paraId="7F68553F" w14:textId="77777777" w:rsidR="00F318DB" w:rsidRDefault="00F318DB" w:rsidP="00F318DB">
            <w:pPr>
              <w:pStyle w:val="NoSpacing"/>
              <w:rPr>
                <w:rFonts w:asciiTheme="majorHAnsi" w:hAnsiTheme="majorHAnsi"/>
                <w:sz w:val="18"/>
                <w:szCs w:val="18"/>
              </w:rPr>
            </w:pPr>
          </w:p>
        </w:tc>
        <w:tc>
          <w:tcPr>
            <w:tcW w:w="1775" w:type="dxa"/>
          </w:tcPr>
          <w:p w14:paraId="609B474C" w14:textId="77777777" w:rsidR="00F318DB" w:rsidRDefault="00F318DB" w:rsidP="00F318DB">
            <w:pPr>
              <w:pStyle w:val="NoSpacing"/>
              <w:rPr>
                <w:rFonts w:asciiTheme="majorHAnsi" w:hAnsiTheme="majorHAnsi"/>
                <w:sz w:val="18"/>
                <w:szCs w:val="18"/>
              </w:rPr>
            </w:pPr>
          </w:p>
        </w:tc>
      </w:tr>
      <w:tr w:rsidR="00F318DB" w:rsidRPr="0036147E" w14:paraId="6D73F7B9" w14:textId="77777777" w:rsidTr="0074049B">
        <w:trPr>
          <w:trHeight w:val="422"/>
        </w:trPr>
        <w:tc>
          <w:tcPr>
            <w:tcW w:w="463" w:type="dxa"/>
          </w:tcPr>
          <w:p w14:paraId="03D78820" w14:textId="760D83B5"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25</w:t>
            </w:r>
          </w:p>
        </w:tc>
        <w:tc>
          <w:tcPr>
            <w:tcW w:w="4706" w:type="dxa"/>
          </w:tcPr>
          <w:p w14:paraId="7E8DF004" w14:textId="48C17795" w:rsidR="00F318DB" w:rsidRPr="0032298D" w:rsidRDefault="00F318DB" w:rsidP="00F318DB">
            <w:pPr>
              <w:spacing w:line="276" w:lineRule="auto"/>
              <w:ind w:left="0"/>
              <w:jc w:val="left"/>
              <w:rPr>
                <w:rFonts w:asciiTheme="majorHAnsi" w:hAnsiTheme="majorHAnsi"/>
                <w:sz w:val="18"/>
                <w:szCs w:val="18"/>
              </w:rPr>
            </w:pPr>
            <w:r w:rsidRPr="00BA233E">
              <w:rPr>
                <w:rFonts w:asciiTheme="majorHAnsi" w:hAnsiTheme="majorHAnsi"/>
                <w:sz w:val="18"/>
                <w:szCs w:val="18"/>
              </w:rPr>
              <w:t>Verify that the system accurately displays forward prices for power, gas, and green certificates, covering each delivery month from the front-month to the rest-of-year and up to 5 years ahead.</w:t>
            </w:r>
          </w:p>
        </w:tc>
        <w:tc>
          <w:tcPr>
            <w:tcW w:w="1030" w:type="dxa"/>
          </w:tcPr>
          <w:p w14:paraId="263DB2BB" w14:textId="1B2A1348" w:rsidR="00F318DB" w:rsidRPr="00D94EC0" w:rsidRDefault="00F318DB" w:rsidP="00F318DB">
            <w:pPr>
              <w:pStyle w:val="NoSpacing"/>
              <w:spacing w:line="276" w:lineRule="auto"/>
              <w:rPr>
                <w:rFonts w:asciiTheme="majorHAnsi" w:hAnsiTheme="majorHAnsi"/>
                <w:sz w:val="18"/>
                <w:szCs w:val="18"/>
              </w:rPr>
            </w:pPr>
            <w:r w:rsidRPr="00A45982">
              <w:rPr>
                <w:rFonts w:asciiTheme="majorHAnsi" w:hAnsiTheme="majorHAnsi"/>
                <w:sz w:val="18"/>
                <w:szCs w:val="18"/>
              </w:rPr>
              <w:t xml:space="preserve">FNR </w:t>
            </w:r>
            <w:r>
              <w:rPr>
                <w:rFonts w:asciiTheme="majorHAnsi" w:hAnsiTheme="majorHAnsi"/>
                <w:sz w:val="18"/>
                <w:szCs w:val="18"/>
              </w:rPr>
              <w:t>4.2</w:t>
            </w:r>
          </w:p>
        </w:tc>
        <w:tc>
          <w:tcPr>
            <w:tcW w:w="935" w:type="dxa"/>
          </w:tcPr>
          <w:p w14:paraId="27FE6B5B" w14:textId="77777777" w:rsidR="00F318DB" w:rsidRDefault="00F318DB" w:rsidP="00F318DB">
            <w:pPr>
              <w:pStyle w:val="NoSpacing"/>
              <w:rPr>
                <w:rFonts w:asciiTheme="majorHAnsi" w:hAnsiTheme="majorHAnsi"/>
                <w:sz w:val="18"/>
                <w:szCs w:val="18"/>
              </w:rPr>
            </w:pPr>
          </w:p>
        </w:tc>
        <w:tc>
          <w:tcPr>
            <w:tcW w:w="1775" w:type="dxa"/>
          </w:tcPr>
          <w:p w14:paraId="6669371B" w14:textId="77777777" w:rsidR="00F318DB" w:rsidRDefault="00F318DB" w:rsidP="00F318DB">
            <w:pPr>
              <w:pStyle w:val="NoSpacing"/>
              <w:rPr>
                <w:rFonts w:asciiTheme="majorHAnsi" w:hAnsiTheme="majorHAnsi"/>
                <w:sz w:val="18"/>
                <w:szCs w:val="18"/>
              </w:rPr>
            </w:pPr>
          </w:p>
        </w:tc>
      </w:tr>
      <w:tr w:rsidR="00F318DB" w:rsidRPr="0036147E" w14:paraId="7FE9ACFB" w14:textId="77777777" w:rsidTr="0074049B">
        <w:trPr>
          <w:trHeight w:val="422"/>
        </w:trPr>
        <w:tc>
          <w:tcPr>
            <w:tcW w:w="463" w:type="dxa"/>
          </w:tcPr>
          <w:p w14:paraId="77F2A297" w14:textId="560A973B"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26</w:t>
            </w:r>
          </w:p>
        </w:tc>
        <w:tc>
          <w:tcPr>
            <w:tcW w:w="4706" w:type="dxa"/>
          </w:tcPr>
          <w:p w14:paraId="325473B7" w14:textId="512C4EC5" w:rsidR="00F318DB" w:rsidRPr="0032298D" w:rsidRDefault="00F318DB" w:rsidP="00F318DB">
            <w:pPr>
              <w:spacing w:line="276" w:lineRule="auto"/>
              <w:ind w:left="0"/>
              <w:jc w:val="left"/>
              <w:rPr>
                <w:rFonts w:asciiTheme="majorHAnsi" w:hAnsiTheme="majorHAnsi"/>
                <w:sz w:val="18"/>
                <w:szCs w:val="18"/>
              </w:rPr>
            </w:pPr>
            <w:r w:rsidRPr="00A062F9">
              <w:rPr>
                <w:rFonts w:asciiTheme="majorHAnsi" w:hAnsiTheme="majorHAnsi"/>
                <w:sz w:val="18"/>
                <w:szCs w:val="18"/>
              </w:rPr>
              <w:t>Verify that the system accurately calculates the commodity price for fixed-price power contracts in Denmark (DK1 or DK2 areas) based on the weighted average of the monthly hedges.</w:t>
            </w:r>
          </w:p>
        </w:tc>
        <w:tc>
          <w:tcPr>
            <w:tcW w:w="1030" w:type="dxa"/>
          </w:tcPr>
          <w:p w14:paraId="6CE80CDE" w14:textId="467B519B" w:rsidR="00F318DB" w:rsidRPr="00A45982" w:rsidRDefault="00F318DB" w:rsidP="00F318DB">
            <w:pPr>
              <w:pStyle w:val="NoSpacing"/>
              <w:spacing w:line="276" w:lineRule="auto"/>
              <w:rPr>
                <w:rFonts w:asciiTheme="majorHAnsi" w:hAnsiTheme="majorHAnsi"/>
                <w:sz w:val="18"/>
                <w:szCs w:val="18"/>
              </w:rPr>
            </w:pPr>
            <w:r w:rsidRPr="00A45982">
              <w:rPr>
                <w:rFonts w:asciiTheme="majorHAnsi" w:hAnsiTheme="majorHAnsi"/>
                <w:sz w:val="18"/>
                <w:szCs w:val="18"/>
              </w:rPr>
              <w:t xml:space="preserve">FNR </w:t>
            </w:r>
            <w:r>
              <w:rPr>
                <w:rFonts w:asciiTheme="majorHAnsi" w:hAnsiTheme="majorHAnsi"/>
                <w:sz w:val="18"/>
                <w:szCs w:val="18"/>
              </w:rPr>
              <w:t>6.3</w:t>
            </w:r>
          </w:p>
        </w:tc>
        <w:tc>
          <w:tcPr>
            <w:tcW w:w="935" w:type="dxa"/>
          </w:tcPr>
          <w:p w14:paraId="1D42953D" w14:textId="77777777" w:rsidR="00F318DB" w:rsidRDefault="00F318DB" w:rsidP="00F318DB">
            <w:pPr>
              <w:pStyle w:val="NoSpacing"/>
              <w:rPr>
                <w:rFonts w:asciiTheme="majorHAnsi" w:hAnsiTheme="majorHAnsi"/>
                <w:sz w:val="18"/>
                <w:szCs w:val="18"/>
              </w:rPr>
            </w:pPr>
          </w:p>
        </w:tc>
        <w:tc>
          <w:tcPr>
            <w:tcW w:w="1775" w:type="dxa"/>
          </w:tcPr>
          <w:p w14:paraId="1E6410EA" w14:textId="77777777" w:rsidR="00F318DB" w:rsidRDefault="00F318DB" w:rsidP="00F318DB">
            <w:pPr>
              <w:pStyle w:val="NoSpacing"/>
              <w:rPr>
                <w:rFonts w:asciiTheme="majorHAnsi" w:hAnsiTheme="majorHAnsi"/>
                <w:sz w:val="18"/>
                <w:szCs w:val="18"/>
              </w:rPr>
            </w:pPr>
          </w:p>
        </w:tc>
      </w:tr>
      <w:tr w:rsidR="00F318DB" w:rsidRPr="0036147E" w14:paraId="66F496DC" w14:textId="77777777" w:rsidTr="0074049B">
        <w:trPr>
          <w:trHeight w:val="422"/>
        </w:trPr>
        <w:tc>
          <w:tcPr>
            <w:tcW w:w="463" w:type="dxa"/>
          </w:tcPr>
          <w:p w14:paraId="760F5D5C" w14:textId="34A8187B"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27</w:t>
            </w:r>
          </w:p>
        </w:tc>
        <w:tc>
          <w:tcPr>
            <w:tcW w:w="4706" w:type="dxa"/>
          </w:tcPr>
          <w:p w14:paraId="467D8E6E" w14:textId="285B3116" w:rsidR="00F318DB" w:rsidRPr="0032298D" w:rsidRDefault="00F318DB" w:rsidP="00F318DB">
            <w:pPr>
              <w:spacing w:line="276" w:lineRule="auto"/>
              <w:ind w:left="0"/>
              <w:jc w:val="left"/>
              <w:rPr>
                <w:rFonts w:asciiTheme="majorHAnsi" w:hAnsiTheme="majorHAnsi"/>
                <w:sz w:val="18"/>
                <w:szCs w:val="18"/>
              </w:rPr>
            </w:pPr>
            <w:r w:rsidRPr="008E6A72">
              <w:rPr>
                <w:rFonts w:asciiTheme="majorHAnsi" w:hAnsiTheme="majorHAnsi"/>
                <w:sz w:val="18"/>
                <w:szCs w:val="18"/>
              </w:rPr>
              <w:t>Verify that the system accurately calculates the commodity price for fixed-price gas contracts in Denmark and Sweden as a weighted average of the monthly hedges, tailored to hedge the customer-specific contracted consumption profile.</w:t>
            </w:r>
          </w:p>
        </w:tc>
        <w:tc>
          <w:tcPr>
            <w:tcW w:w="1030" w:type="dxa"/>
          </w:tcPr>
          <w:p w14:paraId="59CDDD1D" w14:textId="3755DFD8" w:rsidR="00F318DB" w:rsidRPr="00A45982" w:rsidRDefault="00F318DB" w:rsidP="00F318DB">
            <w:pPr>
              <w:pStyle w:val="NoSpacing"/>
              <w:spacing w:line="276" w:lineRule="auto"/>
              <w:rPr>
                <w:rFonts w:asciiTheme="majorHAnsi" w:hAnsiTheme="majorHAnsi"/>
                <w:sz w:val="18"/>
                <w:szCs w:val="18"/>
              </w:rPr>
            </w:pPr>
            <w:r w:rsidRPr="00A45982">
              <w:rPr>
                <w:rFonts w:asciiTheme="majorHAnsi" w:hAnsiTheme="majorHAnsi"/>
                <w:sz w:val="18"/>
                <w:szCs w:val="18"/>
              </w:rPr>
              <w:t xml:space="preserve">FNR </w:t>
            </w:r>
            <w:r>
              <w:rPr>
                <w:rFonts w:asciiTheme="majorHAnsi" w:hAnsiTheme="majorHAnsi"/>
                <w:sz w:val="18"/>
                <w:szCs w:val="18"/>
              </w:rPr>
              <w:t>6.4</w:t>
            </w:r>
          </w:p>
        </w:tc>
        <w:tc>
          <w:tcPr>
            <w:tcW w:w="935" w:type="dxa"/>
          </w:tcPr>
          <w:p w14:paraId="49A8827E" w14:textId="77777777" w:rsidR="00F318DB" w:rsidRDefault="00F318DB" w:rsidP="00F318DB">
            <w:pPr>
              <w:pStyle w:val="NoSpacing"/>
              <w:rPr>
                <w:rFonts w:asciiTheme="majorHAnsi" w:hAnsiTheme="majorHAnsi"/>
                <w:sz w:val="18"/>
                <w:szCs w:val="18"/>
              </w:rPr>
            </w:pPr>
          </w:p>
        </w:tc>
        <w:tc>
          <w:tcPr>
            <w:tcW w:w="1775" w:type="dxa"/>
          </w:tcPr>
          <w:p w14:paraId="60A2F742" w14:textId="77777777" w:rsidR="00F318DB" w:rsidRDefault="00F318DB" w:rsidP="00F318DB">
            <w:pPr>
              <w:pStyle w:val="NoSpacing"/>
              <w:rPr>
                <w:rFonts w:asciiTheme="majorHAnsi" w:hAnsiTheme="majorHAnsi"/>
                <w:sz w:val="18"/>
                <w:szCs w:val="18"/>
              </w:rPr>
            </w:pPr>
          </w:p>
        </w:tc>
      </w:tr>
      <w:tr w:rsidR="00F318DB" w:rsidRPr="0036147E" w14:paraId="1F6F09D3" w14:textId="77777777" w:rsidTr="0074049B">
        <w:trPr>
          <w:trHeight w:val="422"/>
        </w:trPr>
        <w:tc>
          <w:tcPr>
            <w:tcW w:w="463" w:type="dxa"/>
          </w:tcPr>
          <w:p w14:paraId="3F9F67E6" w14:textId="712385E8"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28</w:t>
            </w:r>
          </w:p>
        </w:tc>
        <w:tc>
          <w:tcPr>
            <w:tcW w:w="4706" w:type="dxa"/>
          </w:tcPr>
          <w:p w14:paraId="6161B679" w14:textId="3E130B7A" w:rsidR="00F318DB" w:rsidRPr="0032298D" w:rsidRDefault="00F318DB" w:rsidP="00F318DB">
            <w:pPr>
              <w:spacing w:line="276" w:lineRule="auto"/>
              <w:ind w:left="0"/>
              <w:jc w:val="left"/>
              <w:rPr>
                <w:rFonts w:asciiTheme="majorHAnsi" w:hAnsiTheme="majorHAnsi"/>
                <w:sz w:val="18"/>
                <w:szCs w:val="18"/>
              </w:rPr>
            </w:pPr>
            <w:r w:rsidRPr="00667B71">
              <w:rPr>
                <w:rFonts w:asciiTheme="majorHAnsi" w:hAnsiTheme="majorHAnsi"/>
                <w:sz w:val="18"/>
                <w:szCs w:val="18"/>
              </w:rPr>
              <w:t>Verify that the system accurately calculates and displays consumption volumes for the chosen contract period, considering meter types such as real-time-measured and yearly/</w:t>
            </w:r>
            <w:proofErr w:type="gramStart"/>
            <w:r w:rsidRPr="00667B71">
              <w:rPr>
                <w:rFonts w:asciiTheme="majorHAnsi" w:hAnsiTheme="majorHAnsi"/>
                <w:sz w:val="18"/>
                <w:szCs w:val="18"/>
              </w:rPr>
              <w:t>monthly-read</w:t>
            </w:r>
            <w:proofErr w:type="gramEnd"/>
            <w:r w:rsidRPr="00667B71">
              <w:rPr>
                <w:rFonts w:asciiTheme="majorHAnsi" w:hAnsiTheme="majorHAnsi"/>
                <w:sz w:val="18"/>
                <w:szCs w:val="18"/>
              </w:rPr>
              <w:t xml:space="preserve"> meters.</w:t>
            </w:r>
          </w:p>
        </w:tc>
        <w:tc>
          <w:tcPr>
            <w:tcW w:w="1030" w:type="dxa"/>
          </w:tcPr>
          <w:p w14:paraId="7CA22A94" w14:textId="07A13877" w:rsidR="00F318DB" w:rsidRPr="00A45982" w:rsidRDefault="00F318DB" w:rsidP="00F318DB">
            <w:pPr>
              <w:pStyle w:val="NoSpacing"/>
              <w:spacing w:line="276" w:lineRule="auto"/>
              <w:rPr>
                <w:rFonts w:asciiTheme="majorHAnsi" w:hAnsiTheme="majorHAnsi"/>
                <w:sz w:val="18"/>
                <w:szCs w:val="18"/>
              </w:rPr>
            </w:pPr>
            <w:r w:rsidRPr="0002080A">
              <w:rPr>
                <w:rFonts w:asciiTheme="majorHAnsi" w:hAnsiTheme="majorHAnsi"/>
                <w:sz w:val="18"/>
                <w:szCs w:val="18"/>
              </w:rPr>
              <w:t xml:space="preserve">FNR </w:t>
            </w:r>
            <w:r>
              <w:rPr>
                <w:rFonts w:asciiTheme="majorHAnsi" w:hAnsiTheme="majorHAnsi"/>
                <w:sz w:val="18"/>
                <w:szCs w:val="18"/>
              </w:rPr>
              <w:t>8.15</w:t>
            </w:r>
          </w:p>
        </w:tc>
        <w:tc>
          <w:tcPr>
            <w:tcW w:w="935" w:type="dxa"/>
          </w:tcPr>
          <w:p w14:paraId="74485BCF" w14:textId="77777777" w:rsidR="00F318DB" w:rsidRDefault="00F318DB" w:rsidP="00F318DB">
            <w:pPr>
              <w:pStyle w:val="NoSpacing"/>
              <w:rPr>
                <w:rFonts w:asciiTheme="majorHAnsi" w:hAnsiTheme="majorHAnsi"/>
                <w:sz w:val="18"/>
                <w:szCs w:val="18"/>
              </w:rPr>
            </w:pPr>
          </w:p>
        </w:tc>
        <w:tc>
          <w:tcPr>
            <w:tcW w:w="1775" w:type="dxa"/>
          </w:tcPr>
          <w:p w14:paraId="16F711B5" w14:textId="77777777" w:rsidR="00F318DB" w:rsidRDefault="00F318DB" w:rsidP="00F318DB">
            <w:pPr>
              <w:pStyle w:val="NoSpacing"/>
              <w:rPr>
                <w:rFonts w:asciiTheme="majorHAnsi" w:hAnsiTheme="majorHAnsi"/>
                <w:sz w:val="18"/>
                <w:szCs w:val="18"/>
              </w:rPr>
            </w:pPr>
          </w:p>
        </w:tc>
      </w:tr>
      <w:tr w:rsidR="00F318DB" w:rsidRPr="0036147E" w14:paraId="761CE849" w14:textId="77777777" w:rsidTr="0074049B">
        <w:trPr>
          <w:trHeight w:val="422"/>
        </w:trPr>
        <w:tc>
          <w:tcPr>
            <w:tcW w:w="463" w:type="dxa"/>
          </w:tcPr>
          <w:p w14:paraId="11C9B9DA" w14:textId="570B7CD1"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29</w:t>
            </w:r>
          </w:p>
        </w:tc>
        <w:tc>
          <w:tcPr>
            <w:tcW w:w="4706" w:type="dxa"/>
          </w:tcPr>
          <w:p w14:paraId="02EB98B2" w14:textId="1209B482" w:rsidR="00F318DB" w:rsidRPr="00667B71" w:rsidRDefault="00F318DB" w:rsidP="00F318DB">
            <w:pPr>
              <w:spacing w:line="276" w:lineRule="auto"/>
              <w:ind w:left="0"/>
              <w:jc w:val="left"/>
              <w:rPr>
                <w:rFonts w:asciiTheme="majorHAnsi" w:hAnsiTheme="majorHAnsi"/>
                <w:sz w:val="18"/>
                <w:szCs w:val="18"/>
              </w:rPr>
            </w:pPr>
            <w:r w:rsidRPr="0073091B">
              <w:rPr>
                <w:rFonts w:asciiTheme="majorHAnsi" w:hAnsiTheme="majorHAnsi"/>
                <w:sz w:val="18"/>
                <w:szCs w:val="18"/>
              </w:rPr>
              <w:t>Test the system's ability to forecast consumption volumes based on documented forecast logic, ensuring that the forecasted volumes align with historical consumption patterns and relevant market price areas.</w:t>
            </w:r>
          </w:p>
        </w:tc>
        <w:tc>
          <w:tcPr>
            <w:tcW w:w="1030" w:type="dxa"/>
          </w:tcPr>
          <w:p w14:paraId="234D967E" w14:textId="6C72F088" w:rsidR="00F318DB" w:rsidRPr="0002080A" w:rsidRDefault="00F318DB" w:rsidP="00F318DB">
            <w:pPr>
              <w:pStyle w:val="NoSpacing"/>
              <w:spacing w:line="276" w:lineRule="auto"/>
              <w:rPr>
                <w:rFonts w:asciiTheme="majorHAnsi" w:hAnsiTheme="majorHAnsi"/>
                <w:sz w:val="18"/>
                <w:szCs w:val="18"/>
              </w:rPr>
            </w:pPr>
            <w:r w:rsidRPr="0073091B">
              <w:rPr>
                <w:rFonts w:asciiTheme="majorHAnsi" w:hAnsiTheme="majorHAnsi"/>
                <w:sz w:val="18"/>
                <w:szCs w:val="18"/>
              </w:rPr>
              <w:t>FNR 8.15</w:t>
            </w:r>
          </w:p>
        </w:tc>
        <w:tc>
          <w:tcPr>
            <w:tcW w:w="935" w:type="dxa"/>
          </w:tcPr>
          <w:p w14:paraId="72933198" w14:textId="77777777" w:rsidR="00F318DB" w:rsidRDefault="00F318DB" w:rsidP="00F318DB">
            <w:pPr>
              <w:pStyle w:val="NoSpacing"/>
              <w:rPr>
                <w:rFonts w:asciiTheme="majorHAnsi" w:hAnsiTheme="majorHAnsi"/>
                <w:sz w:val="18"/>
                <w:szCs w:val="18"/>
              </w:rPr>
            </w:pPr>
          </w:p>
        </w:tc>
        <w:tc>
          <w:tcPr>
            <w:tcW w:w="1775" w:type="dxa"/>
          </w:tcPr>
          <w:p w14:paraId="13E2928D" w14:textId="77777777" w:rsidR="00F318DB" w:rsidRDefault="00F318DB" w:rsidP="00F318DB">
            <w:pPr>
              <w:pStyle w:val="NoSpacing"/>
              <w:rPr>
                <w:rFonts w:asciiTheme="majorHAnsi" w:hAnsiTheme="majorHAnsi"/>
                <w:sz w:val="18"/>
                <w:szCs w:val="18"/>
              </w:rPr>
            </w:pPr>
          </w:p>
        </w:tc>
      </w:tr>
      <w:tr w:rsidR="00F318DB" w:rsidRPr="0036147E" w14:paraId="6D48F6CD" w14:textId="77777777" w:rsidTr="0074049B">
        <w:trPr>
          <w:trHeight w:val="422"/>
        </w:trPr>
        <w:tc>
          <w:tcPr>
            <w:tcW w:w="463" w:type="dxa"/>
          </w:tcPr>
          <w:p w14:paraId="02A0AB92" w14:textId="60645DA6"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30</w:t>
            </w:r>
          </w:p>
        </w:tc>
        <w:tc>
          <w:tcPr>
            <w:tcW w:w="4706" w:type="dxa"/>
          </w:tcPr>
          <w:p w14:paraId="68E2A04B" w14:textId="7D012A99" w:rsidR="00F318DB" w:rsidRPr="0032298D" w:rsidRDefault="00F318DB" w:rsidP="00F318DB">
            <w:pPr>
              <w:spacing w:line="276" w:lineRule="auto"/>
              <w:ind w:left="0"/>
              <w:jc w:val="left"/>
              <w:rPr>
                <w:rFonts w:asciiTheme="majorHAnsi" w:hAnsiTheme="majorHAnsi"/>
                <w:sz w:val="18"/>
                <w:szCs w:val="18"/>
              </w:rPr>
            </w:pPr>
            <w:r w:rsidRPr="00FD2187">
              <w:rPr>
                <w:rFonts w:asciiTheme="majorHAnsi" w:hAnsiTheme="majorHAnsi"/>
                <w:sz w:val="18"/>
                <w:szCs w:val="18"/>
              </w:rPr>
              <w:t>Verify that the system accurately calculates the contracted hourly consumption profile based on aggregated metering points' historic consumption data, utilizing a documented forecast method that incorporates consumption patterns such as day in the week and DK/SE bank holidays.</w:t>
            </w:r>
          </w:p>
        </w:tc>
        <w:tc>
          <w:tcPr>
            <w:tcW w:w="1030" w:type="dxa"/>
          </w:tcPr>
          <w:p w14:paraId="592C51CC" w14:textId="6AF4C5E4" w:rsidR="00F318DB" w:rsidRPr="00A45982" w:rsidRDefault="00F318DB" w:rsidP="00F318DB">
            <w:pPr>
              <w:pStyle w:val="NoSpacing"/>
              <w:spacing w:line="276" w:lineRule="auto"/>
              <w:rPr>
                <w:rFonts w:asciiTheme="majorHAnsi" w:hAnsiTheme="majorHAnsi"/>
                <w:sz w:val="18"/>
                <w:szCs w:val="18"/>
              </w:rPr>
            </w:pPr>
            <w:r w:rsidRPr="0002080A">
              <w:rPr>
                <w:rFonts w:asciiTheme="majorHAnsi" w:hAnsiTheme="majorHAnsi"/>
                <w:sz w:val="18"/>
                <w:szCs w:val="18"/>
              </w:rPr>
              <w:t xml:space="preserve">FNR </w:t>
            </w:r>
            <w:r>
              <w:rPr>
                <w:rFonts w:asciiTheme="majorHAnsi" w:hAnsiTheme="majorHAnsi"/>
                <w:sz w:val="18"/>
                <w:szCs w:val="18"/>
              </w:rPr>
              <w:t>8.23</w:t>
            </w:r>
          </w:p>
        </w:tc>
        <w:tc>
          <w:tcPr>
            <w:tcW w:w="935" w:type="dxa"/>
          </w:tcPr>
          <w:p w14:paraId="144AF187" w14:textId="77777777" w:rsidR="00F318DB" w:rsidRDefault="00F318DB" w:rsidP="00F318DB">
            <w:pPr>
              <w:pStyle w:val="NoSpacing"/>
              <w:rPr>
                <w:rFonts w:asciiTheme="majorHAnsi" w:hAnsiTheme="majorHAnsi"/>
                <w:sz w:val="18"/>
                <w:szCs w:val="18"/>
              </w:rPr>
            </w:pPr>
          </w:p>
        </w:tc>
        <w:tc>
          <w:tcPr>
            <w:tcW w:w="1775" w:type="dxa"/>
          </w:tcPr>
          <w:p w14:paraId="1A208988" w14:textId="77777777" w:rsidR="00F318DB" w:rsidRDefault="00F318DB" w:rsidP="00F318DB">
            <w:pPr>
              <w:pStyle w:val="NoSpacing"/>
              <w:rPr>
                <w:rFonts w:asciiTheme="majorHAnsi" w:hAnsiTheme="majorHAnsi"/>
                <w:sz w:val="18"/>
                <w:szCs w:val="18"/>
              </w:rPr>
            </w:pPr>
          </w:p>
        </w:tc>
      </w:tr>
      <w:tr w:rsidR="00F318DB" w:rsidRPr="0036147E" w14:paraId="79192691" w14:textId="77777777" w:rsidTr="0074049B">
        <w:trPr>
          <w:trHeight w:val="422"/>
        </w:trPr>
        <w:tc>
          <w:tcPr>
            <w:tcW w:w="463" w:type="dxa"/>
          </w:tcPr>
          <w:p w14:paraId="39548AE6" w14:textId="3CD5E8BC"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31</w:t>
            </w:r>
          </w:p>
        </w:tc>
        <w:tc>
          <w:tcPr>
            <w:tcW w:w="4706" w:type="dxa"/>
          </w:tcPr>
          <w:p w14:paraId="7B615F03" w14:textId="026CFC67" w:rsidR="00F318DB" w:rsidRPr="00FD2187" w:rsidRDefault="00F318DB" w:rsidP="00F318DB">
            <w:pPr>
              <w:spacing w:line="276" w:lineRule="auto"/>
              <w:ind w:left="0"/>
              <w:jc w:val="left"/>
              <w:rPr>
                <w:rFonts w:asciiTheme="majorHAnsi" w:hAnsiTheme="majorHAnsi"/>
                <w:sz w:val="18"/>
                <w:szCs w:val="18"/>
              </w:rPr>
            </w:pPr>
            <w:r w:rsidRPr="00C66A39">
              <w:rPr>
                <w:rFonts w:asciiTheme="majorHAnsi" w:hAnsiTheme="majorHAnsi"/>
                <w:sz w:val="18"/>
                <w:szCs w:val="18"/>
              </w:rPr>
              <w:t>Test the system's ability to account for calendar information in its forecasting logic calculation, ensuring that the forecasted consumption profile reflects seasonal and calendar-related consumption variations.</w:t>
            </w:r>
          </w:p>
        </w:tc>
        <w:tc>
          <w:tcPr>
            <w:tcW w:w="1030" w:type="dxa"/>
          </w:tcPr>
          <w:p w14:paraId="6186DE8A" w14:textId="26CC522A" w:rsidR="00F318DB" w:rsidRPr="0002080A" w:rsidRDefault="00F318DB" w:rsidP="00F318DB">
            <w:pPr>
              <w:pStyle w:val="NoSpacing"/>
              <w:spacing w:line="276" w:lineRule="auto"/>
              <w:rPr>
                <w:rFonts w:asciiTheme="majorHAnsi" w:hAnsiTheme="majorHAnsi"/>
                <w:sz w:val="18"/>
                <w:szCs w:val="18"/>
              </w:rPr>
            </w:pPr>
            <w:r w:rsidRPr="00C66A39">
              <w:rPr>
                <w:rFonts w:asciiTheme="majorHAnsi" w:hAnsiTheme="majorHAnsi"/>
                <w:sz w:val="18"/>
                <w:szCs w:val="18"/>
              </w:rPr>
              <w:t>FNR 8.23</w:t>
            </w:r>
          </w:p>
        </w:tc>
        <w:tc>
          <w:tcPr>
            <w:tcW w:w="935" w:type="dxa"/>
          </w:tcPr>
          <w:p w14:paraId="0E143611" w14:textId="77777777" w:rsidR="00F318DB" w:rsidRDefault="00F318DB" w:rsidP="00F318DB">
            <w:pPr>
              <w:pStyle w:val="NoSpacing"/>
              <w:rPr>
                <w:rFonts w:asciiTheme="majorHAnsi" w:hAnsiTheme="majorHAnsi"/>
                <w:sz w:val="18"/>
                <w:szCs w:val="18"/>
              </w:rPr>
            </w:pPr>
          </w:p>
        </w:tc>
        <w:tc>
          <w:tcPr>
            <w:tcW w:w="1775" w:type="dxa"/>
          </w:tcPr>
          <w:p w14:paraId="386AED2A" w14:textId="77777777" w:rsidR="00F318DB" w:rsidRDefault="00F318DB" w:rsidP="00F318DB">
            <w:pPr>
              <w:pStyle w:val="NoSpacing"/>
              <w:rPr>
                <w:rFonts w:asciiTheme="majorHAnsi" w:hAnsiTheme="majorHAnsi"/>
                <w:sz w:val="18"/>
                <w:szCs w:val="18"/>
              </w:rPr>
            </w:pPr>
          </w:p>
        </w:tc>
      </w:tr>
      <w:tr w:rsidR="00F318DB" w:rsidRPr="0036147E" w14:paraId="08BB88C5" w14:textId="77777777" w:rsidTr="0074049B">
        <w:trPr>
          <w:trHeight w:val="422"/>
        </w:trPr>
        <w:tc>
          <w:tcPr>
            <w:tcW w:w="463" w:type="dxa"/>
          </w:tcPr>
          <w:p w14:paraId="008EA42F" w14:textId="556C452A"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lastRenderedPageBreak/>
              <w:t>32</w:t>
            </w:r>
          </w:p>
        </w:tc>
        <w:tc>
          <w:tcPr>
            <w:tcW w:w="4706" w:type="dxa"/>
          </w:tcPr>
          <w:p w14:paraId="7B3D60EF" w14:textId="74FDDF08" w:rsidR="00F318DB" w:rsidRPr="0032298D" w:rsidRDefault="00F318DB" w:rsidP="00F318DB">
            <w:pPr>
              <w:spacing w:line="276" w:lineRule="auto"/>
              <w:ind w:left="0"/>
              <w:jc w:val="left"/>
              <w:rPr>
                <w:rFonts w:asciiTheme="majorHAnsi" w:hAnsiTheme="majorHAnsi"/>
                <w:sz w:val="18"/>
                <w:szCs w:val="18"/>
              </w:rPr>
            </w:pPr>
            <w:r w:rsidRPr="004E3131">
              <w:rPr>
                <w:rFonts w:asciiTheme="majorHAnsi" w:hAnsiTheme="majorHAnsi"/>
                <w:sz w:val="18"/>
                <w:szCs w:val="18"/>
              </w:rPr>
              <w:t>Verify that the system accurately records the aggregated sold volume across all customers in product-relevant portfolios at the End of Day (</w:t>
            </w:r>
            <w:proofErr w:type="spellStart"/>
            <w:r w:rsidRPr="004E3131">
              <w:rPr>
                <w:rFonts w:asciiTheme="majorHAnsi" w:hAnsiTheme="majorHAnsi"/>
                <w:sz w:val="18"/>
                <w:szCs w:val="18"/>
              </w:rPr>
              <w:t>EoD</w:t>
            </w:r>
            <w:proofErr w:type="spellEnd"/>
            <w:r w:rsidRPr="004E3131">
              <w:rPr>
                <w:rFonts w:asciiTheme="majorHAnsi" w:hAnsiTheme="majorHAnsi"/>
                <w:sz w:val="18"/>
                <w:szCs w:val="18"/>
              </w:rPr>
              <w:t>), ensuring that the recorded volumes align with the actual sales transactions.</w:t>
            </w:r>
          </w:p>
        </w:tc>
        <w:tc>
          <w:tcPr>
            <w:tcW w:w="1030" w:type="dxa"/>
          </w:tcPr>
          <w:p w14:paraId="7CBCA410" w14:textId="5E4FC3BA" w:rsidR="00F318DB" w:rsidRPr="0002080A" w:rsidRDefault="00F318DB" w:rsidP="00F318DB">
            <w:pPr>
              <w:pStyle w:val="NoSpacing"/>
              <w:spacing w:line="276" w:lineRule="auto"/>
              <w:rPr>
                <w:rFonts w:asciiTheme="majorHAnsi" w:hAnsiTheme="majorHAnsi"/>
                <w:sz w:val="18"/>
                <w:szCs w:val="18"/>
              </w:rPr>
            </w:pPr>
            <w:r w:rsidRPr="00A5521C">
              <w:rPr>
                <w:rFonts w:asciiTheme="majorHAnsi" w:hAnsiTheme="majorHAnsi"/>
                <w:sz w:val="18"/>
                <w:szCs w:val="18"/>
              </w:rPr>
              <w:t xml:space="preserve">FNR </w:t>
            </w:r>
            <w:r>
              <w:rPr>
                <w:rFonts w:asciiTheme="majorHAnsi" w:hAnsiTheme="majorHAnsi"/>
                <w:sz w:val="18"/>
                <w:szCs w:val="18"/>
              </w:rPr>
              <w:t>10.2</w:t>
            </w:r>
          </w:p>
        </w:tc>
        <w:tc>
          <w:tcPr>
            <w:tcW w:w="935" w:type="dxa"/>
          </w:tcPr>
          <w:p w14:paraId="6BEEED20" w14:textId="77777777" w:rsidR="00F318DB" w:rsidRDefault="00F318DB" w:rsidP="00F318DB">
            <w:pPr>
              <w:pStyle w:val="NoSpacing"/>
              <w:rPr>
                <w:rFonts w:asciiTheme="majorHAnsi" w:hAnsiTheme="majorHAnsi"/>
                <w:sz w:val="18"/>
                <w:szCs w:val="18"/>
              </w:rPr>
            </w:pPr>
          </w:p>
        </w:tc>
        <w:tc>
          <w:tcPr>
            <w:tcW w:w="1775" w:type="dxa"/>
          </w:tcPr>
          <w:p w14:paraId="480BD372" w14:textId="77777777" w:rsidR="00F318DB" w:rsidRDefault="00F318DB" w:rsidP="00F318DB">
            <w:pPr>
              <w:pStyle w:val="NoSpacing"/>
              <w:rPr>
                <w:rFonts w:asciiTheme="majorHAnsi" w:hAnsiTheme="majorHAnsi"/>
                <w:sz w:val="18"/>
                <w:szCs w:val="18"/>
              </w:rPr>
            </w:pPr>
          </w:p>
        </w:tc>
      </w:tr>
      <w:tr w:rsidR="00F318DB" w:rsidRPr="0036147E" w14:paraId="776154E0" w14:textId="77777777" w:rsidTr="0074049B">
        <w:trPr>
          <w:trHeight w:val="422"/>
        </w:trPr>
        <w:tc>
          <w:tcPr>
            <w:tcW w:w="463" w:type="dxa"/>
          </w:tcPr>
          <w:p w14:paraId="007C6639" w14:textId="47A68A06"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33</w:t>
            </w:r>
          </w:p>
        </w:tc>
        <w:tc>
          <w:tcPr>
            <w:tcW w:w="4706" w:type="dxa"/>
          </w:tcPr>
          <w:p w14:paraId="3F6A3900" w14:textId="3A1B93DB" w:rsidR="00F318DB" w:rsidRPr="0032298D" w:rsidRDefault="00F318DB" w:rsidP="00F318DB">
            <w:pPr>
              <w:spacing w:line="276" w:lineRule="auto"/>
              <w:ind w:left="0"/>
              <w:jc w:val="left"/>
              <w:rPr>
                <w:rFonts w:asciiTheme="majorHAnsi" w:hAnsiTheme="majorHAnsi"/>
                <w:sz w:val="18"/>
                <w:szCs w:val="18"/>
              </w:rPr>
            </w:pPr>
            <w:r w:rsidRPr="004553F6">
              <w:rPr>
                <w:rFonts w:asciiTheme="majorHAnsi" w:hAnsiTheme="majorHAnsi"/>
                <w:sz w:val="18"/>
                <w:szCs w:val="18"/>
              </w:rPr>
              <w:t>Verify that the hedged volumes are correctly linked to the respective contracts and are visible in the Bit2Win table for Orsted to extract.</w:t>
            </w:r>
          </w:p>
        </w:tc>
        <w:tc>
          <w:tcPr>
            <w:tcW w:w="1030" w:type="dxa"/>
          </w:tcPr>
          <w:p w14:paraId="691999DA" w14:textId="609952C4" w:rsidR="00F318DB" w:rsidRPr="0002080A" w:rsidRDefault="00F318DB" w:rsidP="00F318DB">
            <w:pPr>
              <w:pStyle w:val="NoSpacing"/>
              <w:spacing w:line="276" w:lineRule="auto"/>
              <w:rPr>
                <w:rFonts w:asciiTheme="majorHAnsi" w:hAnsiTheme="majorHAnsi"/>
                <w:sz w:val="18"/>
                <w:szCs w:val="18"/>
              </w:rPr>
            </w:pPr>
            <w:r w:rsidRPr="00A5521C">
              <w:rPr>
                <w:rFonts w:asciiTheme="majorHAnsi" w:hAnsiTheme="majorHAnsi"/>
                <w:sz w:val="18"/>
                <w:szCs w:val="18"/>
              </w:rPr>
              <w:t xml:space="preserve">FNR </w:t>
            </w:r>
            <w:r>
              <w:rPr>
                <w:rFonts w:asciiTheme="majorHAnsi" w:hAnsiTheme="majorHAnsi"/>
                <w:sz w:val="18"/>
                <w:szCs w:val="18"/>
              </w:rPr>
              <w:t>10.3</w:t>
            </w:r>
          </w:p>
        </w:tc>
        <w:tc>
          <w:tcPr>
            <w:tcW w:w="935" w:type="dxa"/>
          </w:tcPr>
          <w:p w14:paraId="1630383C" w14:textId="77777777" w:rsidR="00F318DB" w:rsidRDefault="00F318DB" w:rsidP="00F318DB">
            <w:pPr>
              <w:pStyle w:val="NoSpacing"/>
              <w:rPr>
                <w:rFonts w:asciiTheme="majorHAnsi" w:hAnsiTheme="majorHAnsi"/>
                <w:sz w:val="18"/>
                <w:szCs w:val="18"/>
              </w:rPr>
            </w:pPr>
          </w:p>
        </w:tc>
        <w:tc>
          <w:tcPr>
            <w:tcW w:w="1775" w:type="dxa"/>
          </w:tcPr>
          <w:p w14:paraId="52EA08D2" w14:textId="77777777" w:rsidR="00F318DB" w:rsidRDefault="00F318DB" w:rsidP="00F318DB">
            <w:pPr>
              <w:pStyle w:val="NoSpacing"/>
              <w:rPr>
                <w:rFonts w:asciiTheme="majorHAnsi" w:hAnsiTheme="majorHAnsi"/>
                <w:sz w:val="18"/>
                <w:szCs w:val="18"/>
              </w:rPr>
            </w:pPr>
          </w:p>
        </w:tc>
      </w:tr>
      <w:tr w:rsidR="00F318DB" w:rsidRPr="0036147E" w14:paraId="0930C814" w14:textId="77777777" w:rsidTr="0074049B">
        <w:trPr>
          <w:trHeight w:val="422"/>
        </w:trPr>
        <w:tc>
          <w:tcPr>
            <w:tcW w:w="463" w:type="dxa"/>
          </w:tcPr>
          <w:p w14:paraId="3817D121" w14:textId="27F3CBAD"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34</w:t>
            </w:r>
          </w:p>
        </w:tc>
        <w:tc>
          <w:tcPr>
            <w:tcW w:w="4706" w:type="dxa"/>
          </w:tcPr>
          <w:p w14:paraId="04BEA8A6" w14:textId="237C2980" w:rsidR="00F318DB" w:rsidRPr="004553F6" w:rsidRDefault="00F318DB" w:rsidP="00F318DB">
            <w:pPr>
              <w:spacing w:line="276" w:lineRule="auto"/>
              <w:ind w:left="0"/>
              <w:jc w:val="left"/>
              <w:rPr>
                <w:rFonts w:asciiTheme="majorHAnsi" w:hAnsiTheme="majorHAnsi"/>
                <w:sz w:val="18"/>
                <w:szCs w:val="18"/>
              </w:rPr>
            </w:pPr>
            <w:r w:rsidRPr="00184263">
              <w:rPr>
                <w:rFonts w:asciiTheme="majorHAnsi" w:hAnsiTheme="majorHAnsi"/>
                <w:sz w:val="18"/>
                <w:szCs w:val="18"/>
              </w:rPr>
              <w:t>Verify that the system provides the ability to filter and extract hedged volumes based on specific contracts and monthly periods.</w:t>
            </w:r>
          </w:p>
        </w:tc>
        <w:tc>
          <w:tcPr>
            <w:tcW w:w="1030" w:type="dxa"/>
          </w:tcPr>
          <w:p w14:paraId="21588AA0" w14:textId="52A5ABAF" w:rsidR="00F318DB" w:rsidRPr="00A5521C" w:rsidRDefault="00F318DB" w:rsidP="00F318DB">
            <w:pPr>
              <w:pStyle w:val="NoSpacing"/>
              <w:spacing w:line="276" w:lineRule="auto"/>
              <w:rPr>
                <w:rFonts w:asciiTheme="majorHAnsi" w:hAnsiTheme="majorHAnsi"/>
                <w:sz w:val="18"/>
                <w:szCs w:val="18"/>
              </w:rPr>
            </w:pPr>
            <w:r w:rsidRPr="00A5521C">
              <w:rPr>
                <w:rFonts w:asciiTheme="majorHAnsi" w:hAnsiTheme="majorHAnsi"/>
                <w:sz w:val="18"/>
                <w:szCs w:val="18"/>
              </w:rPr>
              <w:t xml:space="preserve">FNR </w:t>
            </w:r>
            <w:r>
              <w:rPr>
                <w:rFonts w:asciiTheme="majorHAnsi" w:hAnsiTheme="majorHAnsi"/>
                <w:sz w:val="18"/>
                <w:szCs w:val="18"/>
              </w:rPr>
              <w:t>10.3</w:t>
            </w:r>
          </w:p>
        </w:tc>
        <w:tc>
          <w:tcPr>
            <w:tcW w:w="935" w:type="dxa"/>
          </w:tcPr>
          <w:p w14:paraId="5CCAD6F1" w14:textId="77777777" w:rsidR="00F318DB" w:rsidRDefault="00F318DB" w:rsidP="00F318DB">
            <w:pPr>
              <w:pStyle w:val="NoSpacing"/>
              <w:rPr>
                <w:rFonts w:asciiTheme="majorHAnsi" w:hAnsiTheme="majorHAnsi"/>
                <w:sz w:val="18"/>
                <w:szCs w:val="18"/>
              </w:rPr>
            </w:pPr>
          </w:p>
        </w:tc>
        <w:tc>
          <w:tcPr>
            <w:tcW w:w="1775" w:type="dxa"/>
          </w:tcPr>
          <w:p w14:paraId="6CA4CBF1" w14:textId="77777777" w:rsidR="00F318DB" w:rsidRDefault="00F318DB" w:rsidP="00F318DB">
            <w:pPr>
              <w:pStyle w:val="NoSpacing"/>
              <w:rPr>
                <w:rFonts w:asciiTheme="majorHAnsi" w:hAnsiTheme="majorHAnsi"/>
                <w:sz w:val="18"/>
                <w:szCs w:val="18"/>
              </w:rPr>
            </w:pPr>
          </w:p>
        </w:tc>
      </w:tr>
      <w:tr w:rsidR="00F318DB" w:rsidRPr="0036147E" w14:paraId="1DD2667F" w14:textId="77777777" w:rsidTr="0074049B">
        <w:trPr>
          <w:trHeight w:val="422"/>
        </w:trPr>
        <w:tc>
          <w:tcPr>
            <w:tcW w:w="463" w:type="dxa"/>
          </w:tcPr>
          <w:p w14:paraId="3B7C5130" w14:textId="07669F95" w:rsidR="00F318DB" w:rsidRDefault="0056067B" w:rsidP="00F318DB">
            <w:pPr>
              <w:pStyle w:val="NoSpacing"/>
              <w:spacing w:line="276" w:lineRule="auto"/>
              <w:rPr>
                <w:rFonts w:asciiTheme="majorHAnsi" w:hAnsiTheme="majorHAnsi"/>
                <w:sz w:val="18"/>
                <w:szCs w:val="18"/>
              </w:rPr>
            </w:pPr>
            <w:r>
              <w:rPr>
                <w:rFonts w:asciiTheme="majorHAnsi" w:hAnsiTheme="majorHAnsi"/>
                <w:sz w:val="18"/>
                <w:szCs w:val="18"/>
              </w:rPr>
              <w:t>35</w:t>
            </w:r>
          </w:p>
        </w:tc>
        <w:tc>
          <w:tcPr>
            <w:tcW w:w="4706" w:type="dxa"/>
          </w:tcPr>
          <w:p w14:paraId="2B436D43" w14:textId="4E35388F" w:rsidR="00F318DB" w:rsidRDefault="00F318DB" w:rsidP="00F318DB">
            <w:pPr>
              <w:spacing w:line="276" w:lineRule="auto"/>
              <w:ind w:left="0"/>
              <w:jc w:val="left"/>
              <w:rPr>
                <w:rFonts w:asciiTheme="majorHAnsi" w:hAnsiTheme="majorHAnsi"/>
                <w:sz w:val="18"/>
                <w:szCs w:val="18"/>
              </w:rPr>
            </w:pPr>
            <w:r w:rsidRPr="00B30258">
              <w:rPr>
                <w:rFonts w:asciiTheme="majorHAnsi" w:hAnsiTheme="majorHAnsi"/>
                <w:sz w:val="18"/>
                <w:szCs w:val="18"/>
              </w:rPr>
              <w:t>Verify if the system allows for adjustments in volume, supporting both increases and decreases, for selected metering points and the entire contract.</w:t>
            </w:r>
          </w:p>
        </w:tc>
        <w:tc>
          <w:tcPr>
            <w:tcW w:w="1030" w:type="dxa"/>
          </w:tcPr>
          <w:p w14:paraId="54C3807A" w14:textId="1E154FE1" w:rsidR="00F318DB" w:rsidRDefault="00F318DB" w:rsidP="00F318DB">
            <w:pPr>
              <w:pStyle w:val="NoSpacing"/>
              <w:spacing w:line="276" w:lineRule="auto"/>
              <w:rPr>
                <w:rFonts w:asciiTheme="majorHAnsi" w:hAnsiTheme="majorHAnsi"/>
                <w:sz w:val="18"/>
                <w:szCs w:val="18"/>
              </w:rPr>
            </w:pPr>
            <w:r w:rsidRPr="006D4DE8">
              <w:rPr>
                <w:rFonts w:asciiTheme="majorHAnsi" w:hAnsiTheme="majorHAnsi"/>
                <w:sz w:val="18"/>
                <w:szCs w:val="18"/>
              </w:rPr>
              <w:t>FNR 11.2</w:t>
            </w:r>
          </w:p>
        </w:tc>
        <w:tc>
          <w:tcPr>
            <w:tcW w:w="935" w:type="dxa"/>
          </w:tcPr>
          <w:p w14:paraId="6B2499B1" w14:textId="77777777" w:rsidR="00F318DB" w:rsidRDefault="00F318DB" w:rsidP="00F318DB">
            <w:pPr>
              <w:pStyle w:val="NoSpacing"/>
              <w:rPr>
                <w:rFonts w:asciiTheme="majorHAnsi" w:hAnsiTheme="majorHAnsi"/>
                <w:sz w:val="18"/>
                <w:szCs w:val="18"/>
              </w:rPr>
            </w:pPr>
          </w:p>
        </w:tc>
        <w:tc>
          <w:tcPr>
            <w:tcW w:w="1775" w:type="dxa"/>
          </w:tcPr>
          <w:p w14:paraId="7628FF2D" w14:textId="77777777" w:rsidR="00F318DB" w:rsidRDefault="00F318DB" w:rsidP="00F318DB">
            <w:pPr>
              <w:pStyle w:val="NoSpacing"/>
              <w:rPr>
                <w:rFonts w:asciiTheme="majorHAnsi" w:hAnsiTheme="majorHAnsi"/>
                <w:sz w:val="18"/>
                <w:szCs w:val="18"/>
              </w:rPr>
            </w:pPr>
          </w:p>
        </w:tc>
      </w:tr>
      <w:tr w:rsidR="00F318DB" w:rsidRPr="0036147E" w14:paraId="606463AC" w14:textId="77777777" w:rsidTr="0074049B">
        <w:trPr>
          <w:trHeight w:val="422"/>
        </w:trPr>
        <w:tc>
          <w:tcPr>
            <w:tcW w:w="463" w:type="dxa"/>
          </w:tcPr>
          <w:p w14:paraId="12A1EC1E" w14:textId="5E282A9E" w:rsidR="00F318DB" w:rsidRDefault="0056067B" w:rsidP="00F318DB">
            <w:pPr>
              <w:pStyle w:val="NoSpacing"/>
              <w:rPr>
                <w:rFonts w:asciiTheme="majorHAnsi" w:hAnsiTheme="majorHAnsi"/>
                <w:sz w:val="18"/>
                <w:szCs w:val="18"/>
              </w:rPr>
            </w:pPr>
            <w:r>
              <w:rPr>
                <w:rFonts w:asciiTheme="majorHAnsi" w:hAnsiTheme="majorHAnsi"/>
                <w:sz w:val="18"/>
                <w:szCs w:val="18"/>
              </w:rPr>
              <w:t>36</w:t>
            </w:r>
          </w:p>
        </w:tc>
        <w:tc>
          <w:tcPr>
            <w:tcW w:w="4706" w:type="dxa"/>
          </w:tcPr>
          <w:p w14:paraId="68EC060D" w14:textId="0B7B44A4" w:rsidR="00F318DB" w:rsidRDefault="00F318DB" w:rsidP="00F318DB">
            <w:pPr>
              <w:ind w:left="0"/>
              <w:jc w:val="left"/>
              <w:rPr>
                <w:rFonts w:asciiTheme="majorHAnsi" w:hAnsiTheme="majorHAnsi"/>
                <w:sz w:val="18"/>
                <w:szCs w:val="18"/>
              </w:rPr>
            </w:pPr>
            <w:r w:rsidRPr="00155F91">
              <w:rPr>
                <w:rFonts w:asciiTheme="majorHAnsi" w:hAnsiTheme="majorHAnsi"/>
                <w:sz w:val="18"/>
                <w:szCs w:val="18"/>
              </w:rPr>
              <w:t>Verify that the system allows manual upload of metering point information including realized hourly consumption, expected annual consumption, customer numbers, and payer address from an end user device.</w:t>
            </w:r>
          </w:p>
        </w:tc>
        <w:tc>
          <w:tcPr>
            <w:tcW w:w="1030" w:type="dxa"/>
          </w:tcPr>
          <w:p w14:paraId="41B101AE" w14:textId="46DED078" w:rsidR="00F318DB" w:rsidRDefault="00F318DB" w:rsidP="00F318DB">
            <w:pPr>
              <w:pStyle w:val="NoSpacing"/>
              <w:rPr>
                <w:rFonts w:asciiTheme="majorHAnsi" w:hAnsiTheme="majorHAnsi"/>
                <w:sz w:val="18"/>
                <w:szCs w:val="18"/>
              </w:rPr>
            </w:pPr>
            <w:r w:rsidRPr="006D4DE8">
              <w:rPr>
                <w:rFonts w:asciiTheme="majorHAnsi" w:hAnsiTheme="majorHAnsi"/>
                <w:sz w:val="18"/>
                <w:szCs w:val="18"/>
              </w:rPr>
              <w:t xml:space="preserve">FNR </w:t>
            </w:r>
            <w:r>
              <w:rPr>
                <w:rFonts w:asciiTheme="majorHAnsi" w:hAnsiTheme="majorHAnsi"/>
                <w:sz w:val="18"/>
                <w:szCs w:val="18"/>
              </w:rPr>
              <w:t>2.5</w:t>
            </w:r>
          </w:p>
        </w:tc>
        <w:tc>
          <w:tcPr>
            <w:tcW w:w="935" w:type="dxa"/>
          </w:tcPr>
          <w:p w14:paraId="3E9A4BB3" w14:textId="77777777" w:rsidR="00F318DB" w:rsidRDefault="00F318DB" w:rsidP="00F318DB">
            <w:pPr>
              <w:pStyle w:val="NoSpacing"/>
              <w:rPr>
                <w:rFonts w:asciiTheme="majorHAnsi" w:hAnsiTheme="majorHAnsi"/>
                <w:sz w:val="18"/>
                <w:szCs w:val="18"/>
              </w:rPr>
            </w:pPr>
          </w:p>
        </w:tc>
        <w:tc>
          <w:tcPr>
            <w:tcW w:w="1775" w:type="dxa"/>
          </w:tcPr>
          <w:p w14:paraId="4056E38D" w14:textId="77777777" w:rsidR="00F318DB" w:rsidRDefault="00F318DB" w:rsidP="00F318DB">
            <w:pPr>
              <w:pStyle w:val="NoSpacing"/>
              <w:rPr>
                <w:rFonts w:asciiTheme="majorHAnsi" w:hAnsiTheme="majorHAnsi"/>
                <w:sz w:val="18"/>
                <w:szCs w:val="18"/>
              </w:rPr>
            </w:pPr>
          </w:p>
        </w:tc>
      </w:tr>
      <w:tr w:rsidR="00F318DB" w:rsidRPr="0036147E" w14:paraId="1F5D42E8" w14:textId="77777777" w:rsidTr="0074049B">
        <w:trPr>
          <w:trHeight w:val="422"/>
        </w:trPr>
        <w:tc>
          <w:tcPr>
            <w:tcW w:w="463" w:type="dxa"/>
          </w:tcPr>
          <w:p w14:paraId="6511EE05" w14:textId="4F0F6DE6" w:rsidR="00F318DB" w:rsidRDefault="0056067B" w:rsidP="00F318DB">
            <w:pPr>
              <w:pStyle w:val="NoSpacing"/>
              <w:rPr>
                <w:rFonts w:asciiTheme="majorHAnsi" w:hAnsiTheme="majorHAnsi"/>
                <w:sz w:val="18"/>
                <w:szCs w:val="18"/>
              </w:rPr>
            </w:pPr>
            <w:r>
              <w:rPr>
                <w:rFonts w:asciiTheme="majorHAnsi" w:hAnsiTheme="majorHAnsi"/>
                <w:sz w:val="18"/>
                <w:szCs w:val="18"/>
              </w:rPr>
              <w:t>37</w:t>
            </w:r>
          </w:p>
        </w:tc>
        <w:tc>
          <w:tcPr>
            <w:tcW w:w="4706" w:type="dxa"/>
          </w:tcPr>
          <w:p w14:paraId="7BE5315F" w14:textId="44FE2C65" w:rsidR="00F318DB" w:rsidRDefault="00F318DB" w:rsidP="00F318DB">
            <w:pPr>
              <w:ind w:left="0"/>
              <w:jc w:val="left"/>
              <w:rPr>
                <w:rFonts w:asciiTheme="majorHAnsi" w:hAnsiTheme="majorHAnsi"/>
                <w:sz w:val="18"/>
                <w:szCs w:val="18"/>
              </w:rPr>
            </w:pPr>
            <w:r w:rsidRPr="0092602E">
              <w:rPr>
                <w:rFonts w:asciiTheme="majorHAnsi" w:hAnsiTheme="majorHAnsi"/>
                <w:sz w:val="18"/>
                <w:szCs w:val="18"/>
              </w:rPr>
              <w:t>Verify that the system allows users to upload a CSV file containing historical consumption data via the user interface for manual import of metering point data.</w:t>
            </w:r>
          </w:p>
        </w:tc>
        <w:tc>
          <w:tcPr>
            <w:tcW w:w="1030" w:type="dxa"/>
          </w:tcPr>
          <w:p w14:paraId="22A3F782" w14:textId="26D61BD5" w:rsidR="00F318DB" w:rsidRDefault="00F318DB" w:rsidP="00F318DB">
            <w:pPr>
              <w:pStyle w:val="NoSpacing"/>
              <w:rPr>
                <w:rFonts w:asciiTheme="majorHAnsi" w:hAnsiTheme="majorHAnsi"/>
                <w:sz w:val="18"/>
                <w:szCs w:val="18"/>
              </w:rPr>
            </w:pPr>
            <w:r w:rsidRPr="006D4DE8">
              <w:rPr>
                <w:rFonts w:asciiTheme="majorHAnsi" w:hAnsiTheme="majorHAnsi"/>
                <w:sz w:val="18"/>
                <w:szCs w:val="18"/>
              </w:rPr>
              <w:t xml:space="preserve">FNR </w:t>
            </w:r>
            <w:r>
              <w:rPr>
                <w:rFonts w:asciiTheme="majorHAnsi" w:hAnsiTheme="majorHAnsi"/>
                <w:sz w:val="18"/>
                <w:szCs w:val="18"/>
              </w:rPr>
              <w:t>2.6</w:t>
            </w:r>
          </w:p>
        </w:tc>
        <w:tc>
          <w:tcPr>
            <w:tcW w:w="935" w:type="dxa"/>
          </w:tcPr>
          <w:p w14:paraId="075B0295" w14:textId="77777777" w:rsidR="00F318DB" w:rsidRDefault="00F318DB" w:rsidP="00F318DB">
            <w:pPr>
              <w:pStyle w:val="NoSpacing"/>
              <w:rPr>
                <w:rFonts w:asciiTheme="majorHAnsi" w:hAnsiTheme="majorHAnsi"/>
                <w:sz w:val="18"/>
                <w:szCs w:val="18"/>
              </w:rPr>
            </w:pPr>
          </w:p>
        </w:tc>
        <w:tc>
          <w:tcPr>
            <w:tcW w:w="1775" w:type="dxa"/>
          </w:tcPr>
          <w:p w14:paraId="497EC520" w14:textId="77777777" w:rsidR="00F318DB" w:rsidRDefault="00F318DB" w:rsidP="00F318DB">
            <w:pPr>
              <w:pStyle w:val="NoSpacing"/>
              <w:rPr>
                <w:rFonts w:asciiTheme="majorHAnsi" w:hAnsiTheme="majorHAnsi"/>
                <w:sz w:val="18"/>
                <w:szCs w:val="18"/>
              </w:rPr>
            </w:pPr>
          </w:p>
        </w:tc>
      </w:tr>
    </w:tbl>
    <w:p w14:paraId="12EDFE67" w14:textId="77777777" w:rsidR="00AD0281" w:rsidRPr="00F679EA" w:rsidRDefault="00AD0281" w:rsidP="00F679EA">
      <w:pPr>
        <w:jc w:val="left"/>
        <w:rPr>
          <w:rFonts w:asciiTheme="majorHAnsi" w:hAnsiTheme="majorHAnsi"/>
        </w:rPr>
      </w:pPr>
    </w:p>
    <w:p w14:paraId="4F4574CF" w14:textId="38336C4F" w:rsidR="006C1E06" w:rsidRDefault="00E8450F" w:rsidP="00046B98">
      <w:pPr>
        <w:pStyle w:val="Heading1"/>
        <w:spacing w:line="276" w:lineRule="auto"/>
        <w:jc w:val="left"/>
        <w:rPr>
          <w:rFonts w:asciiTheme="majorHAnsi" w:hAnsiTheme="majorHAnsi"/>
        </w:rPr>
      </w:pPr>
      <w:bookmarkStart w:id="1094" w:name="_Toc224994802"/>
      <w:bookmarkStart w:id="1095" w:name="_Toc224994807"/>
      <w:bookmarkStart w:id="1096" w:name="_Toc224994808"/>
      <w:bookmarkStart w:id="1097" w:name="_Toc224994809"/>
      <w:bookmarkStart w:id="1098" w:name="_Toc224994810"/>
      <w:bookmarkStart w:id="1099" w:name="_Toc224994811"/>
      <w:bookmarkStart w:id="1100" w:name="_Toc224994812"/>
      <w:bookmarkStart w:id="1101" w:name="_Toc224994813"/>
      <w:bookmarkStart w:id="1102" w:name="_Toc224994814"/>
      <w:bookmarkStart w:id="1103" w:name="_Toc380598239"/>
      <w:bookmarkStart w:id="1104" w:name="_Toc205984849"/>
      <w:bookmarkEnd w:id="1094"/>
      <w:bookmarkEnd w:id="1095"/>
      <w:bookmarkEnd w:id="1096"/>
      <w:bookmarkEnd w:id="1097"/>
      <w:bookmarkEnd w:id="1098"/>
      <w:bookmarkEnd w:id="1099"/>
      <w:bookmarkEnd w:id="1100"/>
      <w:bookmarkEnd w:id="1101"/>
      <w:bookmarkEnd w:id="1102"/>
      <w:r w:rsidRPr="007D3F2D">
        <w:rPr>
          <w:rFonts w:asciiTheme="majorHAnsi" w:hAnsiTheme="majorHAnsi"/>
        </w:rPr>
        <w:lastRenderedPageBreak/>
        <w:t>Data Migration</w:t>
      </w:r>
      <w:r w:rsidR="0036147E" w:rsidRPr="007D3F2D">
        <w:rPr>
          <w:rFonts w:asciiTheme="majorHAnsi" w:hAnsiTheme="majorHAnsi"/>
        </w:rPr>
        <w:t xml:space="preserve"> Considerations and Initial Rules</w:t>
      </w:r>
      <w:bookmarkEnd w:id="1103"/>
      <w:bookmarkEnd w:id="1104"/>
      <w:r w:rsidR="002967A6" w:rsidRPr="007D3F2D">
        <w:rPr>
          <w:rFonts w:asciiTheme="majorHAnsi" w:hAnsiTheme="majorHAnsi"/>
        </w:rPr>
        <w:t xml:space="preserve"> </w:t>
      </w:r>
    </w:p>
    <w:p w14:paraId="1B26F33D" w14:textId="0E8822EA" w:rsidR="00E5707B" w:rsidRDefault="00384DC1" w:rsidP="00046B98">
      <w:pPr>
        <w:spacing w:line="276" w:lineRule="auto"/>
      </w:pPr>
      <w:r>
        <w:t xml:space="preserve">For forecasting we need to migrate minimum </w:t>
      </w:r>
      <w:r w:rsidR="0059385E">
        <w:t>2</w:t>
      </w:r>
      <w:r>
        <w:t xml:space="preserve"> Year of</w:t>
      </w:r>
      <w:r w:rsidR="00B421FF">
        <w:t xml:space="preserve"> Historical Consumption</w:t>
      </w:r>
      <w:r>
        <w:t xml:space="preserve"> data</w:t>
      </w:r>
      <w:r w:rsidR="00483871">
        <w:t>. (</w:t>
      </w:r>
      <w:r w:rsidR="00483871" w:rsidRPr="00483871">
        <w:t>Ple</w:t>
      </w:r>
      <w:r w:rsidR="0059385E">
        <w:t>ase refer data migration strategy document)</w:t>
      </w:r>
    </w:p>
    <w:p w14:paraId="5C24E02C" w14:textId="1FD62D2E" w:rsidR="006C1E06" w:rsidRDefault="00613C00" w:rsidP="00A04253">
      <w:pPr>
        <w:pStyle w:val="Heading1"/>
        <w:spacing w:line="276" w:lineRule="auto"/>
        <w:jc w:val="left"/>
        <w:rPr>
          <w:rFonts w:asciiTheme="majorHAnsi" w:hAnsiTheme="majorHAnsi"/>
        </w:rPr>
      </w:pPr>
      <w:bookmarkStart w:id="1105" w:name="_Toc224994824"/>
      <w:bookmarkStart w:id="1106" w:name="_Toc224994826"/>
      <w:bookmarkStart w:id="1107" w:name="_Toc224994831"/>
      <w:bookmarkStart w:id="1108" w:name="_Toc224994832"/>
      <w:bookmarkStart w:id="1109" w:name="_Toc224994833"/>
      <w:bookmarkStart w:id="1110" w:name="_Toc224994834"/>
      <w:bookmarkStart w:id="1111" w:name="_Toc224994835"/>
      <w:bookmarkStart w:id="1112" w:name="_Toc224994836"/>
      <w:bookmarkStart w:id="1113" w:name="_Toc224994837"/>
      <w:bookmarkStart w:id="1114" w:name="_Toc224994838"/>
      <w:bookmarkStart w:id="1115" w:name="_Toc224994839"/>
      <w:bookmarkStart w:id="1116" w:name="_Toc224994840"/>
      <w:bookmarkStart w:id="1117" w:name="_Toc224994842"/>
      <w:bookmarkStart w:id="1118" w:name="_Toc224994847"/>
      <w:bookmarkStart w:id="1119" w:name="_Toc224994848"/>
      <w:bookmarkStart w:id="1120" w:name="_Toc224994849"/>
      <w:bookmarkStart w:id="1121" w:name="_Toc224994850"/>
      <w:bookmarkStart w:id="1122" w:name="_Toc224994851"/>
      <w:bookmarkStart w:id="1123" w:name="_Toc224994852"/>
      <w:bookmarkStart w:id="1124" w:name="_Toc224994853"/>
      <w:bookmarkStart w:id="1125" w:name="_Toc224994854"/>
      <w:bookmarkStart w:id="1126" w:name="_Toc380598243"/>
      <w:bookmarkStart w:id="1127" w:name="_Toc205984850"/>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r>
        <w:rPr>
          <w:rFonts w:asciiTheme="majorHAnsi" w:hAnsiTheme="majorHAnsi"/>
        </w:rPr>
        <w:lastRenderedPageBreak/>
        <w:t>B</w:t>
      </w:r>
      <w:r w:rsidR="00EC6467">
        <w:rPr>
          <w:rFonts w:asciiTheme="majorHAnsi" w:hAnsiTheme="majorHAnsi"/>
        </w:rPr>
        <w:t>atch Requirements</w:t>
      </w:r>
      <w:bookmarkEnd w:id="1126"/>
      <w:bookmarkEnd w:id="1127"/>
    </w:p>
    <w:p w14:paraId="0605D9B2" w14:textId="7A3F3AAF" w:rsidR="00A431CC" w:rsidRPr="00E5707B" w:rsidRDefault="00612D88" w:rsidP="00A04253">
      <w:pPr>
        <w:spacing w:line="276" w:lineRule="auto"/>
      </w:pPr>
      <w:r w:rsidRPr="00612D88">
        <w:t xml:space="preserve">After customizing and developing the system to meet FNR Requirement 9.1 and 9.2, we will </w:t>
      </w:r>
      <w:r w:rsidR="00B24DAE">
        <w:t>share</w:t>
      </w:r>
      <w:r w:rsidRPr="00612D88">
        <w:t xml:space="preserve"> the necessary batch details</w:t>
      </w:r>
      <w:r w:rsidR="00FB3A67">
        <w:t>.</w:t>
      </w:r>
    </w:p>
    <w:p w14:paraId="6310BD9B" w14:textId="18E95F9B" w:rsidR="006C1E06" w:rsidRPr="00F679EA" w:rsidRDefault="006C1E06" w:rsidP="00F679EA">
      <w:pPr>
        <w:pStyle w:val="Heading1"/>
        <w:jc w:val="left"/>
        <w:rPr>
          <w:rFonts w:asciiTheme="majorHAnsi" w:hAnsiTheme="majorHAnsi"/>
        </w:rPr>
      </w:pPr>
      <w:bookmarkStart w:id="1128" w:name="_Toc380598244"/>
      <w:bookmarkStart w:id="1129" w:name="_Toc205984851"/>
      <w:r w:rsidRPr="00F679EA">
        <w:rPr>
          <w:rFonts w:asciiTheme="majorHAnsi" w:hAnsiTheme="majorHAnsi"/>
        </w:rPr>
        <w:lastRenderedPageBreak/>
        <w:t>E</w:t>
      </w:r>
      <w:r w:rsidR="00EC6467">
        <w:rPr>
          <w:rFonts w:asciiTheme="majorHAnsi" w:hAnsiTheme="majorHAnsi"/>
        </w:rPr>
        <w:t>xception Management</w:t>
      </w:r>
      <w:bookmarkEnd w:id="1128"/>
      <w:bookmarkEnd w:id="11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29"/>
        <w:gridCol w:w="2856"/>
        <w:gridCol w:w="1407"/>
        <w:gridCol w:w="1536"/>
        <w:gridCol w:w="2189"/>
      </w:tblGrid>
      <w:tr w:rsidR="00FB3A67" w:rsidRPr="00EC6467" w14:paraId="1E646E05" w14:textId="77777777" w:rsidTr="00223A2B">
        <w:trPr>
          <w:tblHeader/>
        </w:trPr>
        <w:tc>
          <w:tcPr>
            <w:tcW w:w="0" w:type="auto"/>
            <w:shd w:val="clear" w:color="auto" w:fill="0074A6"/>
            <w:vAlign w:val="center"/>
          </w:tcPr>
          <w:p w14:paraId="1446DAAC" w14:textId="3F0F6093" w:rsidR="00FB3A67" w:rsidRPr="00EC6467" w:rsidRDefault="00EC7930" w:rsidP="00F679EA">
            <w:pPr>
              <w:ind w:left="0"/>
              <w:jc w:val="left"/>
              <w:rPr>
                <w:rFonts w:asciiTheme="majorHAnsi" w:hAnsiTheme="majorHAnsi"/>
                <w:b/>
                <w:color w:val="FFFFFF" w:themeColor="background1"/>
              </w:rPr>
            </w:pPr>
            <w:r>
              <w:rPr>
                <w:rFonts w:asciiTheme="majorHAnsi" w:hAnsiTheme="majorHAnsi"/>
                <w:b/>
                <w:color w:val="FFFFFF" w:themeColor="background1"/>
              </w:rPr>
              <w:t>Section number</w:t>
            </w:r>
          </w:p>
        </w:tc>
        <w:tc>
          <w:tcPr>
            <w:tcW w:w="0" w:type="auto"/>
            <w:shd w:val="clear" w:color="auto" w:fill="0074A6"/>
            <w:vAlign w:val="center"/>
          </w:tcPr>
          <w:p w14:paraId="7D3FB985" w14:textId="77777777" w:rsidR="00FB3A67" w:rsidRPr="00EC6467" w:rsidRDefault="00FB3A67" w:rsidP="00F679EA">
            <w:pPr>
              <w:ind w:left="0"/>
              <w:jc w:val="left"/>
              <w:rPr>
                <w:rFonts w:asciiTheme="majorHAnsi" w:hAnsiTheme="majorHAnsi"/>
                <w:b/>
                <w:color w:val="FFFFFF" w:themeColor="background1"/>
              </w:rPr>
            </w:pPr>
            <w:r w:rsidRPr="00EC6467">
              <w:rPr>
                <w:rFonts w:asciiTheme="majorHAnsi" w:hAnsiTheme="majorHAnsi"/>
                <w:b/>
                <w:color w:val="FFFFFF" w:themeColor="background1"/>
              </w:rPr>
              <w:t>Exception</w:t>
            </w:r>
          </w:p>
        </w:tc>
        <w:tc>
          <w:tcPr>
            <w:tcW w:w="1407" w:type="dxa"/>
            <w:shd w:val="clear" w:color="auto" w:fill="0074A6"/>
            <w:vAlign w:val="center"/>
          </w:tcPr>
          <w:p w14:paraId="10BD16A2" w14:textId="77777777" w:rsidR="00FB3A67" w:rsidRPr="00EC6467" w:rsidRDefault="00FB3A67" w:rsidP="00F679EA">
            <w:pPr>
              <w:ind w:left="0"/>
              <w:jc w:val="left"/>
              <w:rPr>
                <w:rFonts w:asciiTheme="majorHAnsi" w:hAnsiTheme="majorHAnsi"/>
                <w:b/>
                <w:color w:val="FFFFFF" w:themeColor="background1"/>
              </w:rPr>
            </w:pPr>
            <w:r w:rsidRPr="00EC6467">
              <w:rPr>
                <w:rFonts w:asciiTheme="majorHAnsi" w:hAnsiTheme="majorHAnsi"/>
                <w:b/>
                <w:color w:val="FFFFFF" w:themeColor="background1"/>
              </w:rPr>
              <w:t>Exception Source System</w:t>
            </w:r>
          </w:p>
        </w:tc>
        <w:tc>
          <w:tcPr>
            <w:tcW w:w="1536" w:type="dxa"/>
            <w:shd w:val="clear" w:color="auto" w:fill="0074A6"/>
            <w:vAlign w:val="center"/>
          </w:tcPr>
          <w:p w14:paraId="411A0D4F" w14:textId="77777777" w:rsidR="00FB3A67" w:rsidRPr="00EC6467" w:rsidRDefault="00FB3A67" w:rsidP="00F679EA">
            <w:pPr>
              <w:ind w:left="0"/>
              <w:jc w:val="left"/>
              <w:rPr>
                <w:rFonts w:asciiTheme="majorHAnsi" w:hAnsiTheme="majorHAnsi"/>
                <w:b/>
                <w:color w:val="FFFFFF" w:themeColor="background1"/>
              </w:rPr>
            </w:pPr>
            <w:r w:rsidRPr="00EC6467">
              <w:rPr>
                <w:rFonts w:asciiTheme="majorHAnsi" w:hAnsiTheme="majorHAnsi"/>
                <w:b/>
                <w:color w:val="FFFFFF" w:themeColor="background1"/>
              </w:rPr>
              <w:t>Org Responsible for Resolution</w:t>
            </w:r>
          </w:p>
        </w:tc>
        <w:tc>
          <w:tcPr>
            <w:tcW w:w="2189" w:type="dxa"/>
            <w:shd w:val="clear" w:color="auto" w:fill="0074A6"/>
            <w:vAlign w:val="center"/>
          </w:tcPr>
          <w:p w14:paraId="273E5C37" w14:textId="77777777" w:rsidR="00FB3A67" w:rsidRPr="00EC6467" w:rsidRDefault="00FB3A67" w:rsidP="181CEFDD">
            <w:pPr>
              <w:ind w:left="0"/>
              <w:jc w:val="left"/>
              <w:rPr>
                <w:rFonts w:asciiTheme="majorHAnsi" w:hAnsiTheme="majorHAnsi"/>
                <w:b/>
                <w:bCs/>
                <w:color w:val="FFFFFF" w:themeColor="background1"/>
              </w:rPr>
            </w:pPr>
            <w:r w:rsidRPr="181CEFDD">
              <w:rPr>
                <w:rFonts w:asciiTheme="majorHAnsi" w:hAnsiTheme="majorHAnsi"/>
                <w:b/>
                <w:bCs/>
                <w:color w:val="FFFFFF" w:themeColor="background1"/>
              </w:rPr>
              <w:t>Description of Resolution Steps (</w:t>
            </w:r>
            <w:proofErr w:type="spellStart"/>
            <w:r w:rsidRPr="181CEFDD">
              <w:rPr>
                <w:rFonts w:asciiTheme="majorHAnsi" w:hAnsiTheme="majorHAnsi"/>
                <w:b/>
                <w:bCs/>
                <w:color w:val="FFFFFF" w:themeColor="background1"/>
              </w:rPr>
              <w:t>inc</w:t>
            </w:r>
            <w:proofErr w:type="spellEnd"/>
            <w:r w:rsidRPr="181CEFDD">
              <w:rPr>
                <w:rFonts w:asciiTheme="majorHAnsi" w:hAnsiTheme="majorHAnsi"/>
                <w:b/>
                <w:bCs/>
                <w:color w:val="FFFFFF" w:themeColor="background1"/>
              </w:rPr>
              <w:t xml:space="preserve"> automation if any)</w:t>
            </w:r>
          </w:p>
        </w:tc>
      </w:tr>
      <w:tr w:rsidR="00FB3A67" w:rsidRPr="00EC6467" w14:paraId="36B6E309" w14:textId="77777777" w:rsidTr="00223A2B">
        <w:trPr>
          <w:tblHeader/>
        </w:trPr>
        <w:tc>
          <w:tcPr>
            <w:tcW w:w="0" w:type="auto"/>
            <w:shd w:val="clear" w:color="auto" w:fill="FFFFFF" w:themeFill="background1"/>
            <w:vAlign w:val="center"/>
          </w:tcPr>
          <w:p w14:paraId="0314E604" w14:textId="6CE158EF" w:rsidR="00FB3A67" w:rsidRPr="0058572C" w:rsidRDefault="00A771F0" w:rsidP="00317DED">
            <w:pPr>
              <w:ind w:left="0"/>
              <w:jc w:val="left"/>
              <w:rPr>
                <w:rFonts w:asciiTheme="majorHAnsi" w:hAnsiTheme="majorHAnsi"/>
                <w:bCs/>
                <w:color w:val="FFFFFF" w:themeColor="background1"/>
              </w:rPr>
            </w:pPr>
            <w:r w:rsidRPr="00A771F0">
              <w:rPr>
                <w:rFonts w:asciiTheme="majorHAnsi" w:hAnsiTheme="majorHAnsi"/>
                <w:bCs/>
              </w:rPr>
              <w:t>4.4.1</w:t>
            </w:r>
          </w:p>
        </w:tc>
        <w:tc>
          <w:tcPr>
            <w:tcW w:w="0" w:type="auto"/>
            <w:shd w:val="clear" w:color="auto" w:fill="FFFFFF" w:themeFill="background1"/>
            <w:vAlign w:val="center"/>
          </w:tcPr>
          <w:p w14:paraId="53C8CE6B" w14:textId="13ABF202" w:rsidR="00FB3A67" w:rsidRPr="00223A2B" w:rsidRDefault="00FB3A67" w:rsidP="00317DED">
            <w:pPr>
              <w:ind w:left="0"/>
              <w:jc w:val="left"/>
              <w:rPr>
                <w:rFonts w:ascii="Calibri" w:eastAsia="Calibri" w:hAnsi="Calibri" w:cs="Calibri"/>
              </w:rPr>
            </w:pPr>
            <w:r w:rsidRPr="00223A2B">
              <w:rPr>
                <w:rFonts w:ascii="Calibri" w:eastAsia="Calibri" w:hAnsi="Calibri" w:cs="Calibri"/>
              </w:rPr>
              <w:t xml:space="preserve">For FNR9.1 and 9.2 </w:t>
            </w:r>
            <w:r w:rsidR="00D710E2" w:rsidRPr="00D710E2">
              <w:rPr>
                <w:rFonts w:ascii="Calibri" w:eastAsia="Calibri" w:hAnsi="Calibri" w:cs="Calibri"/>
              </w:rPr>
              <w:t>After the batch run, there is a chance that it may not be able to monitor the price when it reaches the threshold.</w:t>
            </w:r>
          </w:p>
        </w:tc>
        <w:tc>
          <w:tcPr>
            <w:tcW w:w="1407" w:type="dxa"/>
            <w:shd w:val="clear" w:color="auto" w:fill="FFFFFF" w:themeFill="background1"/>
            <w:vAlign w:val="center"/>
          </w:tcPr>
          <w:p w14:paraId="59A3AF3A" w14:textId="23322C6E" w:rsidR="00FB3A67" w:rsidRPr="00223A2B" w:rsidRDefault="002F7C46" w:rsidP="00317DED">
            <w:pPr>
              <w:ind w:left="0"/>
              <w:jc w:val="left"/>
              <w:rPr>
                <w:rFonts w:ascii="Calibri" w:eastAsia="Calibri" w:hAnsi="Calibri" w:cs="Calibri"/>
              </w:rPr>
            </w:pPr>
            <w:r>
              <w:rPr>
                <w:rFonts w:ascii="Calibri" w:eastAsia="Calibri" w:hAnsi="Calibri" w:cs="Calibri"/>
              </w:rPr>
              <w:t>Bit2Win</w:t>
            </w:r>
          </w:p>
        </w:tc>
        <w:tc>
          <w:tcPr>
            <w:tcW w:w="1536" w:type="dxa"/>
            <w:shd w:val="clear" w:color="auto" w:fill="FFFFFF" w:themeFill="background1"/>
            <w:vAlign w:val="center"/>
          </w:tcPr>
          <w:p w14:paraId="7786392E" w14:textId="5AE295C2" w:rsidR="00FB3A67" w:rsidRPr="00223A2B" w:rsidRDefault="00FB3A67" w:rsidP="00317DED">
            <w:pPr>
              <w:ind w:left="0"/>
              <w:jc w:val="left"/>
              <w:rPr>
                <w:rFonts w:ascii="Calibri" w:eastAsia="Calibri" w:hAnsi="Calibri" w:cs="Calibri"/>
              </w:rPr>
            </w:pPr>
            <w:r w:rsidRPr="00223A2B">
              <w:rPr>
                <w:rFonts w:ascii="Calibri" w:eastAsia="Calibri" w:hAnsi="Calibri" w:cs="Calibri"/>
              </w:rPr>
              <w:t>Wipro</w:t>
            </w:r>
          </w:p>
        </w:tc>
        <w:tc>
          <w:tcPr>
            <w:tcW w:w="2189" w:type="dxa"/>
            <w:shd w:val="clear" w:color="auto" w:fill="FFFFFF" w:themeFill="background1"/>
            <w:vAlign w:val="center"/>
          </w:tcPr>
          <w:p w14:paraId="5C2C9E04" w14:textId="70EE6145" w:rsidR="00FB3A67" w:rsidRPr="005D3D9E" w:rsidRDefault="00A12888" w:rsidP="00A12888">
            <w:pPr>
              <w:ind w:left="0"/>
              <w:rPr>
                <w:rFonts w:ascii="Calibri" w:eastAsia="Calibri" w:hAnsi="Calibri" w:cs="Calibri"/>
              </w:rPr>
            </w:pPr>
            <w:r w:rsidRPr="005D3D9E">
              <w:rPr>
                <w:rFonts w:ascii="Calibri" w:eastAsia="Calibri" w:hAnsi="Calibri" w:cs="Calibri"/>
              </w:rPr>
              <w:t>Defect will be raised along with the support team to fix the issue</w:t>
            </w:r>
          </w:p>
        </w:tc>
      </w:tr>
      <w:tr w:rsidR="00FB3A67" w:rsidRPr="00EC6467" w14:paraId="3ABD5111" w14:textId="77777777" w:rsidTr="005F042B">
        <w:trPr>
          <w:tblHeader/>
        </w:trPr>
        <w:tc>
          <w:tcPr>
            <w:tcW w:w="0" w:type="auto"/>
            <w:tcBorders>
              <w:top w:val="nil"/>
              <w:left w:val="single" w:sz="4" w:space="0" w:color="000000"/>
              <w:bottom w:val="single" w:sz="4" w:space="0" w:color="auto"/>
              <w:right w:val="nil"/>
            </w:tcBorders>
            <w:shd w:val="clear" w:color="FFFFFF" w:fill="FFFFFF"/>
            <w:vAlign w:val="center"/>
          </w:tcPr>
          <w:p w14:paraId="75352ACF" w14:textId="65CEDA29" w:rsidR="00FB3A67" w:rsidRPr="00EC6467" w:rsidRDefault="00A771F0" w:rsidP="00317DED">
            <w:pPr>
              <w:ind w:left="0"/>
              <w:jc w:val="left"/>
              <w:rPr>
                <w:rFonts w:asciiTheme="majorHAnsi" w:hAnsiTheme="majorHAnsi"/>
                <w:b/>
                <w:color w:val="FFFFFF" w:themeColor="background1"/>
              </w:rPr>
            </w:pPr>
            <w:r w:rsidRPr="00A771F0">
              <w:rPr>
                <w:rFonts w:asciiTheme="majorHAnsi" w:hAnsiTheme="majorHAnsi"/>
                <w:b/>
              </w:rPr>
              <w:t>4.4.3</w:t>
            </w:r>
          </w:p>
        </w:tc>
        <w:tc>
          <w:tcPr>
            <w:tcW w:w="0" w:type="auto"/>
            <w:tcBorders>
              <w:top w:val="nil"/>
              <w:left w:val="single" w:sz="4" w:space="0" w:color="000000"/>
              <w:bottom w:val="single" w:sz="4" w:space="0" w:color="auto"/>
              <w:right w:val="nil"/>
            </w:tcBorders>
            <w:shd w:val="clear" w:color="FFFFFF" w:fill="FFFFFF"/>
            <w:vAlign w:val="center"/>
          </w:tcPr>
          <w:p w14:paraId="13B838B8" w14:textId="5379CD08" w:rsidR="00FB3A67" w:rsidRPr="003D4B0B" w:rsidRDefault="00B02D34" w:rsidP="00317DED">
            <w:pPr>
              <w:ind w:left="0"/>
              <w:jc w:val="left"/>
              <w:rPr>
                <w:rFonts w:asciiTheme="majorHAnsi" w:hAnsiTheme="majorHAnsi"/>
                <w:b/>
              </w:rPr>
            </w:pPr>
            <w:r>
              <w:rPr>
                <w:rFonts w:ascii="Calibri" w:eastAsia="Calibri" w:hAnsi="Calibri" w:cs="Calibri"/>
              </w:rPr>
              <w:t xml:space="preserve">To check if </w:t>
            </w:r>
            <w:r w:rsidR="00573561" w:rsidRPr="00573561">
              <w:rPr>
                <w:rFonts w:ascii="Calibri" w:eastAsia="Calibri" w:hAnsi="Calibri" w:cs="Calibri"/>
              </w:rPr>
              <w:t>there a way to verify if the CSV files that are created are automatically saved in a specified location that Ørsted can easily access for internal control and processing?</w:t>
            </w:r>
          </w:p>
        </w:tc>
        <w:tc>
          <w:tcPr>
            <w:tcW w:w="1407" w:type="dxa"/>
            <w:tcBorders>
              <w:bottom w:val="single" w:sz="4" w:space="0" w:color="auto"/>
            </w:tcBorders>
            <w:shd w:val="clear" w:color="auto" w:fill="FFFFFF" w:themeFill="background1"/>
            <w:vAlign w:val="center"/>
          </w:tcPr>
          <w:p w14:paraId="1D64A584" w14:textId="5C73B2D0" w:rsidR="00FB3A67" w:rsidRPr="003D4B0B" w:rsidRDefault="002F7C46" w:rsidP="00317DED">
            <w:pPr>
              <w:ind w:left="0"/>
              <w:jc w:val="left"/>
              <w:rPr>
                <w:rFonts w:ascii="Calibri" w:eastAsia="Calibri" w:hAnsi="Calibri" w:cs="Calibri"/>
              </w:rPr>
            </w:pPr>
            <w:r>
              <w:rPr>
                <w:rFonts w:ascii="Calibri" w:eastAsia="Calibri" w:hAnsi="Calibri" w:cs="Calibri"/>
              </w:rPr>
              <w:t>Bit2Win</w:t>
            </w:r>
          </w:p>
        </w:tc>
        <w:tc>
          <w:tcPr>
            <w:tcW w:w="1536" w:type="dxa"/>
            <w:shd w:val="clear" w:color="auto" w:fill="FFFFFF" w:themeFill="background1"/>
            <w:vAlign w:val="center"/>
          </w:tcPr>
          <w:p w14:paraId="392E750C" w14:textId="1183755F" w:rsidR="00FB3A67" w:rsidRPr="003D4B0B" w:rsidRDefault="00FB3A67" w:rsidP="00317DED">
            <w:pPr>
              <w:ind w:left="0"/>
              <w:jc w:val="left"/>
              <w:rPr>
                <w:rFonts w:ascii="Calibri" w:eastAsia="Calibri" w:hAnsi="Calibri" w:cs="Calibri"/>
              </w:rPr>
            </w:pPr>
            <w:r w:rsidRPr="00223A2B">
              <w:rPr>
                <w:rFonts w:ascii="Calibri" w:eastAsia="Calibri" w:hAnsi="Calibri" w:cs="Calibri"/>
              </w:rPr>
              <w:t>Wipro</w:t>
            </w:r>
          </w:p>
        </w:tc>
        <w:tc>
          <w:tcPr>
            <w:tcW w:w="2189" w:type="dxa"/>
            <w:shd w:val="clear" w:color="auto" w:fill="FFFFFF" w:themeFill="background1"/>
            <w:vAlign w:val="center"/>
          </w:tcPr>
          <w:p w14:paraId="170876AC" w14:textId="3B8B91B6" w:rsidR="00FB3A67" w:rsidRPr="005D3D9E" w:rsidRDefault="00A12888" w:rsidP="00223A2B">
            <w:pPr>
              <w:ind w:left="0"/>
              <w:jc w:val="left"/>
              <w:rPr>
                <w:rFonts w:ascii="Calibri" w:eastAsia="Calibri" w:hAnsi="Calibri" w:cs="Calibri"/>
              </w:rPr>
            </w:pPr>
            <w:r w:rsidRPr="005D3D9E">
              <w:rPr>
                <w:rFonts w:ascii="Calibri" w:eastAsia="Calibri" w:hAnsi="Calibri" w:cs="Calibri"/>
              </w:rPr>
              <w:t>Defect will be raised along with the support team to fix the issue</w:t>
            </w:r>
          </w:p>
        </w:tc>
      </w:tr>
      <w:tr w:rsidR="005D3D9E" w:rsidRPr="00EC6467" w14:paraId="12BFC47C" w14:textId="77777777" w:rsidTr="005F106C">
        <w:trPr>
          <w:tblHeader/>
        </w:trPr>
        <w:tc>
          <w:tcPr>
            <w:tcW w:w="0" w:type="auto"/>
            <w:tcBorders>
              <w:top w:val="single" w:sz="4" w:space="0" w:color="auto"/>
              <w:left w:val="single" w:sz="4" w:space="0" w:color="auto"/>
              <w:bottom w:val="single" w:sz="4" w:space="0" w:color="auto"/>
              <w:right w:val="single" w:sz="4" w:space="0" w:color="auto"/>
            </w:tcBorders>
            <w:shd w:val="clear" w:color="FFFFFF" w:fill="FFFFFF"/>
            <w:vAlign w:val="center"/>
          </w:tcPr>
          <w:p w14:paraId="0EA180F2" w14:textId="642D174A" w:rsidR="005D3D9E" w:rsidRPr="00EC6467" w:rsidRDefault="00830DE9" w:rsidP="005D3D9E">
            <w:pPr>
              <w:ind w:left="0"/>
              <w:jc w:val="left"/>
              <w:rPr>
                <w:rFonts w:asciiTheme="majorHAnsi" w:hAnsiTheme="majorHAnsi"/>
                <w:b/>
                <w:color w:val="FFFFFF" w:themeColor="background1"/>
              </w:rPr>
            </w:pPr>
            <w:r w:rsidRPr="00830DE9">
              <w:rPr>
                <w:rFonts w:asciiTheme="majorHAnsi" w:hAnsiTheme="majorHAnsi"/>
                <w:b/>
              </w:rPr>
              <w:t>4.4.7</w:t>
            </w:r>
          </w:p>
        </w:tc>
        <w:tc>
          <w:tcPr>
            <w:tcW w:w="0" w:type="auto"/>
            <w:tcBorders>
              <w:top w:val="single" w:sz="4" w:space="0" w:color="auto"/>
              <w:left w:val="single" w:sz="4" w:space="0" w:color="auto"/>
              <w:bottom w:val="single" w:sz="4" w:space="0" w:color="auto"/>
              <w:right w:val="single" w:sz="4" w:space="0" w:color="auto"/>
            </w:tcBorders>
            <w:shd w:val="clear" w:color="FFFFFF" w:fill="FFFFFF"/>
            <w:vAlign w:val="center"/>
          </w:tcPr>
          <w:p w14:paraId="64DC6D9C" w14:textId="7DB1C5D1" w:rsidR="005D3D9E" w:rsidRPr="003D4B0B" w:rsidRDefault="005D3D9E" w:rsidP="005D3D9E">
            <w:pPr>
              <w:ind w:left="0"/>
              <w:jc w:val="left"/>
              <w:rPr>
                <w:rFonts w:ascii="Calibri" w:eastAsia="Calibri" w:hAnsi="Calibri" w:cs="Calibri"/>
              </w:rPr>
            </w:pPr>
            <w:r>
              <w:rPr>
                <w:rFonts w:ascii="Calibri" w:eastAsia="Calibri" w:hAnsi="Calibri" w:cs="Calibri"/>
              </w:rPr>
              <w:t>What if the final offer is not generated</w:t>
            </w:r>
            <w:r w:rsidR="00573561">
              <w:rPr>
                <w:rFonts w:ascii="Calibri" w:eastAsia="Calibri" w:hAnsi="Calibri" w:cs="Calibri"/>
              </w:rPr>
              <w:t>?</w:t>
            </w:r>
          </w:p>
        </w:tc>
        <w:tc>
          <w:tcPr>
            <w:tcW w:w="1407" w:type="dxa"/>
            <w:tcBorders>
              <w:top w:val="single" w:sz="4" w:space="0" w:color="auto"/>
              <w:left w:val="single" w:sz="4" w:space="0" w:color="auto"/>
              <w:bottom w:val="single" w:sz="4" w:space="0" w:color="auto"/>
              <w:right w:val="single" w:sz="4" w:space="0" w:color="auto"/>
            </w:tcBorders>
            <w:shd w:val="clear" w:color="auto" w:fill="FFFFFF" w:themeFill="background1"/>
          </w:tcPr>
          <w:p w14:paraId="7765E9E0" w14:textId="39390B2B" w:rsidR="005D3D9E" w:rsidRDefault="005D3D9E" w:rsidP="005D3D9E">
            <w:pPr>
              <w:ind w:left="0"/>
              <w:jc w:val="left"/>
              <w:rPr>
                <w:rFonts w:ascii="Calibri" w:eastAsia="Calibri" w:hAnsi="Calibri" w:cs="Calibri"/>
              </w:rPr>
            </w:pPr>
            <w:r w:rsidRPr="005D3D9E">
              <w:rPr>
                <w:rFonts w:ascii="Calibri" w:eastAsia="Calibri" w:hAnsi="Calibri" w:cs="Calibri"/>
              </w:rPr>
              <w:t>Bit2Win</w:t>
            </w:r>
          </w:p>
        </w:tc>
        <w:tc>
          <w:tcPr>
            <w:tcW w:w="1536" w:type="dxa"/>
            <w:tcBorders>
              <w:left w:val="single" w:sz="4" w:space="0" w:color="auto"/>
            </w:tcBorders>
            <w:shd w:val="clear" w:color="auto" w:fill="FFFFFF" w:themeFill="background1"/>
          </w:tcPr>
          <w:p w14:paraId="1BCA239F" w14:textId="5C6E54A6" w:rsidR="005D3D9E" w:rsidRPr="00223A2B" w:rsidRDefault="005D3D9E" w:rsidP="005D3D9E">
            <w:pPr>
              <w:ind w:left="0"/>
              <w:jc w:val="left"/>
              <w:rPr>
                <w:rFonts w:ascii="Calibri" w:eastAsia="Calibri" w:hAnsi="Calibri" w:cs="Calibri"/>
              </w:rPr>
            </w:pPr>
            <w:r w:rsidRPr="005D3D9E">
              <w:rPr>
                <w:rFonts w:ascii="Calibri" w:eastAsia="Calibri" w:hAnsi="Calibri" w:cs="Calibri"/>
              </w:rPr>
              <w:t>Wipro</w:t>
            </w:r>
          </w:p>
        </w:tc>
        <w:tc>
          <w:tcPr>
            <w:tcW w:w="2189" w:type="dxa"/>
            <w:shd w:val="clear" w:color="auto" w:fill="FFFFFF" w:themeFill="background1"/>
          </w:tcPr>
          <w:p w14:paraId="34C55E4F" w14:textId="0FB250F4" w:rsidR="005D3D9E" w:rsidRPr="005D3D9E" w:rsidRDefault="005D3D9E" w:rsidP="005D3D9E">
            <w:pPr>
              <w:ind w:left="0"/>
              <w:jc w:val="left"/>
              <w:rPr>
                <w:rFonts w:ascii="Calibri" w:eastAsia="Calibri" w:hAnsi="Calibri" w:cs="Calibri"/>
              </w:rPr>
            </w:pPr>
            <w:r w:rsidRPr="005D3D9E">
              <w:rPr>
                <w:rFonts w:ascii="Calibri" w:eastAsia="Calibri" w:hAnsi="Calibri" w:cs="Calibri"/>
              </w:rPr>
              <w:t>Defect will be raised along with the support team to fix the issue</w:t>
            </w:r>
          </w:p>
        </w:tc>
      </w:tr>
    </w:tbl>
    <w:p w14:paraId="3A2CB268" w14:textId="77777777" w:rsidR="00573FBE" w:rsidRDefault="00804899" w:rsidP="00573FBE">
      <w:pPr>
        <w:pStyle w:val="Heading1"/>
        <w:spacing w:after="0"/>
        <w:jc w:val="left"/>
        <w:rPr>
          <w:rFonts w:asciiTheme="majorHAnsi" w:hAnsiTheme="majorHAnsi"/>
        </w:rPr>
      </w:pPr>
      <w:bookmarkStart w:id="1130" w:name="_Toc380598245"/>
      <w:bookmarkStart w:id="1131" w:name="_Toc205984852"/>
      <w:r w:rsidRPr="00573FBE">
        <w:rPr>
          <w:rFonts w:asciiTheme="majorHAnsi" w:hAnsiTheme="majorHAnsi"/>
        </w:rPr>
        <w:lastRenderedPageBreak/>
        <w:t>A</w:t>
      </w:r>
      <w:r w:rsidR="00EC6467" w:rsidRPr="00573FBE">
        <w:rPr>
          <w:rFonts w:asciiTheme="majorHAnsi" w:hAnsiTheme="majorHAnsi"/>
        </w:rPr>
        <w:t>ppendix</w:t>
      </w:r>
      <w:bookmarkEnd w:id="1130"/>
      <w:bookmarkEnd w:id="1131"/>
      <w:r w:rsidR="00EC6467" w:rsidRPr="00573FBE">
        <w:rPr>
          <w:rFonts w:asciiTheme="majorHAnsi" w:hAnsiTheme="majorHAnsi"/>
        </w:rPr>
        <w:t xml:space="preserve"> </w:t>
      </w:r>
    </w:p>
    <w:p w14:paraId="5FC51EF0" w14:textId="77777777" w:rsidR="00573FBE" w:rsidRDefault="00573FBE" w:rsidP="00573FBE">
      <w:pPr>
        <w:rPr>
          <w:lang w:val="en-GB"/>
        </w:rPr>
      </w:pPr>
    </w:p>
    <w:p w14:paraId="2840D141" w14:textId="77777777" w:rsidR="003D7859" w:rsidRPr="00F65DBD" w:rsidRDefault="003D7859" w:rsidP="00D6162C">
      <w:pPr>
        <w:pStyle w:val="Heading2"/>
        <w:keepNext/>
        <w:numPr>
          <w:ilvl w:val="1"/>
          <w:numId w:val="10"/>
        </w:numPr>
        <w:overflowPunct/>
        <w:autoSpaceDE/>
        <w:autoSpaceDN/>
        <w:adjustRightInd/>
        <w:spacing w:before="200" w:after="0" w:line="259" w:lineRule="auto"/>
        <w:ind w:left="426" w:hanging="426"/>
        <w:jc w:val="left"/>
        <w:textAlignment w:val="auto"/>
        <w:rPr>
          <w:lang w:val="en-GB"/>
        </w:rPr>
      </w:pPr>
      <w:bookmarkStart w:id="1132" w:name="_Toc380598246"/>
      <w:bookmarkStart w:id="1133" w:name="_Toc205984853"/>
      <w:r w:rsidRPr="00F65DBD">
        <w:rPr>
          <w:lang w:val="en-GB"/>
        </w:rPr>
        <w:t>Glossary of Items</w:t>
      </w:r>
      <w:bookmarkEnd w:id="1132"/>
      <w:bookmarkEnd w:id="1133"/>
    </w:p>
    <w:p w14:paraId="59A86BF3" w14:textId="77777777" w:rsidR="00FE7DA8" w:rsidRDefault="00FE7DA8" w:rsidP="00FE7DA8">
      <w:pPr>
        <w:pStyle w:val="ListParagraph"/>
        <w:ind w:left="1097"/>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559"/>
        <w:gridCol w:w="6754"/>
      </w:tblGrid>
      <w:tr w:rsidR="00D04D8D" w14:paraId="1B6D69C5" w14:textId="77777777" w:rsidTr="004021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561E1F2" w14:textId="68AFDE0F" w:rsidR="00D04D8D" w:rsidRDefault="00D04D8D" w:rsidP="00F65DBD">
            <w:pPr>
              <w:spacing w:after="240"/>
              <w:ind w:left="0"/>
            </w:pPr>
            <w:r>
              <w:t>No.</w:t>
            </w:r>
          </w:p>
        </w:tc>
        <w:tc>
          <w:tcPr>
            <w:tcW w:w="1559" w:type="dxa"/>
          </w:tcPr>
          <w:p w14:paraId="6725BAFB" w14:textId="2F4E6E1B" w:rsidR="00D04D8D" w:rsidRDefault="00BA7000" w:rsidP="00F65DBD">
            <w:pPr>
              <w:spacing w:after="240"/>
              <w:ind w:left="0"/>
              <w:cnfStyle w:val="100000000000" w:firstRow="1" w:lastRow="0" w:firstColumn="0" w:lastColumn="0" w:oddVBand="0" w:evenVBand="0" w:oddHBand="0" w:evenHBand="0" w:firstRowFirstColumn="0" w:firstRowLastColumn="0" w:lastRowFirstColumn="0" w:lastRowLastColumn="0"/>
            </w:pPr>
            <w:r>
              <w:t>Acronyms</w:t>
            </w:r>
          </w:p>
        </w:tc>
        <w:tc>
          <w:tcPr>
            <w:tcW w:w="6754" w:type="dxa"/>
          </w:tcPr>
          <w:p w14:paraId="2D83269F" w14:textId="14582936" w:rsidR="00D04D8D" w:rsidRDefault="00BA7000" w:rsidP="00F65DBD">
            <w:pPr>
              <w:spacing w:after="240"/>
              <w:ind w:left="0"/>
              <w:cnfStyle w:val="100000000000" w:firstRow="1" w:lastRow="0" w:firstColumn="0" w:lastColumn="0" w:oddVBand="0" w:evenVBand="0" w:oddHBand="0" w:evenHBand="0" w:firstRowFirstColumn="0" w:firstRowLastColumn="0" w:lastRowFirstColumn="0" w:lastRowLastColumn="0"/>
            </w:pPr>
            <w:r>
              <w:t>Description</w:t>
            </w:r>
          </w:p>
        </w:tc>
      </w:tr>
      <w:tr w:rsidR="00D04D8D" w14:paraId="1828F39B" w14:textId="77777777" w:rsidTr="00402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14:paraId="4F7F7365" w14:textId="6EE2D354" w:rsidR="00D04D8D" w:rsidRDefault="00BA7000" w:rsidP="00F65DBD">
            <w:pPr>
              <w:spacing w:after="240"/>
              <w:ind w:left="0"/>
            </w:pPr>
            <w:r>
              <w:t>1</w:t>
            </w:r>
          </w:p>
        </w:tc>
        <w:tc>
          <w:tcPr>
            <w:tcW w:w="1559" w:type="dxa"/>
            <w:shd w:val="clear" w:color="auto" w:fill="FFFFFF" w:themeFill="background1"/>
          </w:tcPr>
          <w:p w14:paraId="677AD8CF" w14:textId="2E788346" w:rsidR="00D04D8D" w:rsidRDefault="00BA7000" w:rsidP="00F65DBD">
            <w:pPr>
              <w:spacing w:after="240"/>
              <w:ind w:left="0"/>
              <w:cnfStyle w:val="000000100000" w:firstRow="0" w:lastRow="0" w:firstColumn="0" w:lastColumn="0" w:oddVBand="0" w:evenVBand="0" w:oddHBand="1" w:evenHBand="0" w:firstRowFirstColumn="0" w:firstRowLastColumn="0" w:lastRowFirstColumn="0" w:lastRowLastColumn="0"/>
            </w:pPr>
            <w:r>
              <w:t>RICEF</w:t>
            </w:r>
          </w:p>
        </w:tc>
        <w:tc>
          <w:tcPr>
            <w:tcW w:w="6754" w:type="dxa"/>
            <w:shd w:val="clear" w:color="auto" w:fill="FFFFFF" w:themeFill="background1"/>
          </w:tcPr>
          <w:p w14:paraId="6EDC6559" w14:textId="1684B919" w:rsidR="00D04D8D" w:rsidRDefault="00BA7000" w:rsidP="00ED0B5F">
            <w:pPr>
              <w:spacing w:after="240"/>
              <w:ind w:left="0"/>
              <w:jc w:val="left"/>
              <w:cnfStyle w:val="000000100000" w:firstRow="0" w:lastRow="0" w:firstColumn="0" w:lastColumn="0" w:oddVBand="0" w:evenVBand="0" w:oddHBand="1" w:evenHBand="0" w:firstRowFirstColumn="0" w:firstRowLastColumn="0" w:lastRowFirstColumn="0" w:lastRowLastColumn="0"/>
            </w:pPr>
            <w:r>
              <w:t>Reports, Interfaces, configurations, En</w:t>
            </w:r>
            <w:r w:rsidR="00ED0B5F">
              <w:t>hancements, Forms</w:t>
            </w:r>
          </w:p>
        </w:tc>
      </w:tr>
      <w:tr w:rsidR="00D04D8D" w14:paraId="09A81C99" w14:textId="77777777" w:rsidTr="004021D1">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14:paraId="761646EA" w14:textId="05ACDF2F" w:rsidR="00D04D8D" w:rsidRDefault="005E0398" w:rsidP="00F65DBD">
            <w:pPr>
              <w:spacing w:after="240"/>
              <w:ind w:left="0"/>
            </w:pPr>
            <w:r>
              <w:t>2</w:t>
            </w:r>
          </w:p>
        </w:tc>
        <w:tc>
          <w:tcPr>
            <w:tcW w:w="1559" w:type="dxa"/>
            <w:shd w:val="clear" w:color="auto" w:fill="FFFFFF" w:themeFill="background1"/>
          </w:tcPr>
          <w:p w14:paraId="4FAB7565" w14:textId="77C3E9C9" w:rsidR="00D04D8D" w:rsidRDefault="005E0398" w:rsidP="00F65DBD">
            <w:pPr>
              <w:spacing w:after="240"/>
              <w:ind w:left="0"/>
              <w:cnfStyle w:val="000000000000" w:firstRow="0" w:lastRow="0" w:firstColumn="0" w:lastColumn="0" w:oddVBand="0" w:evenVBand="0" w:oddHBand="0" w:evenHBand="0" w:firstRowFirstColumn="0" w:firstRowLastColumn="0" w:lastRowFirstColumn="0" w:lastRowLastColumn="0"/>
            </w:pPr>
            <w:r>
              <w:t>EPAD</w:t>
            </w:r>
          </w:p>
        </w:tc>
        <w:tc>
          <w:tcPr>
            <w:tcW w:w="6754" w:type="dxa"/>
            <w:shd w:val="clear" w:color="auto" w:fill="FFFFFF" w:themeFill="background1"/>
          </w:tcPr>
          <w:p w14:paraId="7FC37D3A" w14:textId="7DE8B846" w:rsidR="00D04D8D" w:rsidRDefault="000C1A5F" w:rsidP="00F65DBD">
            <w:pPr>
              <w:spacing w:after="240"/>
              <w:ind w:left="0"/>
              <w:cnfStyle w:val="000000000000" w:firstRow="0" w:lastRow="0" w:firstColumn="0" w:lastColumn="0" w:oddVBand="0" w:evenVBand="0" w:oddHBand="0" w:evenHBand="0" w:firstRowFirstColumn="0" w:firstRowLastColumn="0" w:lastRowFirstColumn="0" w:lastRowLastColumn="0"/>
            </w:pPr>
            <w:r w:rsidRPr="000C1A5F">
              <w:t>Electricity Price Area Differential</w:t>
            </w:r>
          </w:p>
        </w:tc>
      </w:tr>
      <w:tr w:rsidR="00D04D8D" w14:paraId="6E5E0048" w14:textId="77777777" w:rsidTr="004021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14:paraId="115DDD18" w14:textId="635B2F79" w:rsidR="00D04D8D" w:rsidRDefault="008122F6" w:rsidP="00F65DBD">
            <w:pPr>
              <w:spacing w:after="240"/>
              <w:ind w:left="0"/>
            </w:pPr>
            <w:r>
              <w:t>3</w:t>
            </w:r>
          </w:p>
        </w:tc>
        <w:tc>
          <w:tcPr>
            <w:tcW w:w="1559" w:type="dxa"/>
            <w:shd w:val="clear" w:color="auto" w:fill="FFFFFF" w:themeFill="background1"/>
          </w:tcPr>
          <w:p w14:paraId="58F7AE72" w14:textId="4CF00053" w:rsidR="00D04D8D" w:rsidRDefault="00C31022" w:rsidP="00F65DBD">
            <w:pPr>
              <w:spacing w:after="240"/>
              <w:ind w:left="0"/>
              <w:cnfStyle w:val="000000100000" w:firstRow="0" w:lastRow="0" w:firstColumn="0" w:lastColumn="0" w:oddVBand="0" w:evenVBand="0" w:oddHBand="1" w:evenHBand="0" w:firstRowFirstColumn="0" w:firstRowLastColumn="0" w:lastRowFirstColumn="0" w:lastRowLastColumn="0"/>
            </w:pPr>
            <w:r w:rsidRPr="00C31022">
              <w:t>OOTB</w:t>
            </w:r>
          </w:p>
        </w:tc>
        <w:tc>
          <w:tcPr>
            <w:tcW w:w="6754" w:type="dxa"/>
            <w:shd w:val="clear" w:color="auto" w:fill="FFFFFF" w:themeFill="background1"/>
          </w:tcPr>
          <w:p w14:paraId="30EC2541" w14:textId="1A73C0C7" w:rsidR="00D04D8D" w:rsidRDefault="00C31022" w:rsidP="00F65DBD">
            <w:pPr>
              <w:spacing w:after="240"/>
              <w:ind w:left="0"/>
              <w:cnfStyle w:val="000000100000" w:firstRow="0" w:lastRow="0" w:firstColumn="0" w:lastColumn="0" w:oddVBand="0" w:evenVBand="0" w:oddHBand="1" w:evenHBand="0" w:firstRowFirstColumn="0" w:firstRowLastColumn="0" w:lastRowFirstColumn="0" w:lastRowLastColumn="0"/>
            </w:pPr>
            <w:r>
              <w:t>Out of the Box Standard functionality</w:t>
            </w:r>
          </w:p>
        </w:tc>
      </w:tr>
      <w:tr w:rsidR="00727408" w14:paraId="5C286157" w14:textId="77777777" w:rsidTr="004021D1">
        <w:trPr>
          <w:ins w:id="1134" w:author="AASHUTOSH" w:date="2025-06-20T12:00:00Z"/>
        </w:trPr>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14:paraId="298D060D" w14:textId="1EE27089" w:rsidR="00727408" w:rsidRDefault="00727408" w:rsidP="00F65DBD">
            <w:pPr>
              <w:spacing w:after="240"/>
              <w:ind w:left="0"/>
              <w:rPr>
                <w:ins w:id="1135" w:author="AASHUTOSH" w:date="2025-06-20T12:00:00Z"/>
              </w:rPr>
            </w:pPr>
            <w:ins w:id="1136" w:author="AASHUTOSH" w:date="2025-06-20T12:00:00Z">
              <w:r>
                <w:t>4</w:t>
              </w:r>
            </w:ins>
          </w:p>
        </w:tc>
        <w:tc>
          <w:tcPr>
            <w:tcW w:w="1559" w:type="dxa"/>
            <w:shd w:val="clear" w:color="auto" w:fill="FFFFFF" w:themeFill="background1"/>
          </w:tcPr>
          <w:p w14:paraId="222DDCD1" w14:textId="1DAF80C7" w:rsidR="00727408" w:rsidRPr="00C31022" w:rsidRDefault="00727408" w:rsidP="00F65DBD">
            <w:pPr>
              <w:spacing w:after="240"/>
              <w:ind w:left="0"/>
              <w:cnfStyle w:val="000000000000" w:firstRow="0" w:lastRow="0" w:firstColumn="0" w:lastColumn="0" w:oddVBand="0" w:evenVBand="0" w:oddHBand="0" w:evenHBand="0" w:firstRowFirstColumn="0" w:firstRowLastColumn="0" w:lastRowFirstColumn="0" w:lastRowLastColumn="0"/>
              <w:rPr>
                <w:ins w:id="1137" w:author="AASHUTOSH" w:date="2025-06-20T12:00:00Z"/>
              </w:rPr>
            </w:pPr>
            <w:ins w:id="1138" w:author="AASHUTOSH" w:date="2025-06-20T12:00:00Z">
              <w:r>
                <w:t>DMS</w:t>
              </w:r>
            </w:ins>
          </w:p>
        </w:tc>
        <w:tc>
          <w:tcPr>
            <w:tcW w:w="6754" w:type="dxa"/>
            <w:shd w:val="clear" w:color="auto" w:fill="FFFFFF" w:themeFill="background1"/>
          </w:tcPr>
          <w:p w14:paraId="547D0B53" w14:textId="16192B2B" w:rsidR="00727408" w:rsidRDefault="00727408" w:rsidP="00F65DBD">
            <w:pPr>
              <w:spacing w:after="240"/>
              <w:ind w:left="0"/>
              <w:cnfStyle w:val="000000000000" w:firstRow="0" w:lastRow="0" w:firstColumn="0" w:lastColumn="0" w:oddVBand="0" w:evenVBand="0" w:oddHBand="0" w:evenHBand="0" w:firstRowFirstColumn="0" w:firstRowLastColumn="0" w:lastRowFirstColumn="0" w:lastRowLastColumn="0"/>
              <w:rPr>
                <w:ins w:id="1139" w:author="AASHUTOSH" w:date="2025-06-20T12:00:00Z"/>
              </w:rPr>
            </w:pPr>
            <w:ins w:id="1140" w:author="AASHUTOSH" w:date="2025-06-20T12:00:00Z">
              <w:r w:rsidRPr="00727408">
                <w:t>Hourly read metering point</w:t>
              </w:r>
            </w:ins>
          </w:p>
        </w:tc>
      </w:tr>
      <w:tr w:rsidR="00727408" w14:paraId="7BA8170B" w14:textId="77777777" w:rsidTr="004021D1">
        <w:trPr>
          <w:cnfStyle w:val="000000100000" w:firstRow="0" w:lastRow="0" w:firstColumn="0" w:lastColumn="0" w:oddVBand="0" w:evenVBand="0" w:oddHBand="1" w:evenHBand="0" w:firstRowFirstColumn="0" w:firstRowLastColumn="0" w:lastRowFirstColumn="0" w:lastRowLastColumn="0"/>
          <w:ins w:id="1141" w:author="AASHUTOSH" w:date="2025-06-20T12:00:00Z"/>
        </w:trPr>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14:paraId="4A34B1F9" w14:textId="653A6F5A" w:rsidR="00727408" w:rsidRDefault="00727408" w:rsidP="00F65DBD">
            <w:pPr>
              <w:spacing w:after="240"/>
              <w:ind w:left="0"/>
              <w:rPr>
                <w:ins w:id="1142" w:author="AASHUTOSH" w:date="2025-06-20T12:00:00Z"/>
              </w:rPr>
            </w:pPr>
            <w:ins w:id="1143" w:author="AASHUTOSH" w:date="2025-06-20T12:00:00Z">
              <w:r>
                <w:t>5</w:t>
              </w:r>
            </w:ins>
          </w:p>
        </w:tc>
        <w:tc>
          <w:tcPr>
            <w:tcW w:w="1559" w:type="dxa"/>
            <w:shd w:val="clear" w:color="auto" w:fill="FFFFFF" w:themeFill="background1"/>
          </w:tcPr>
          <w:p w14:paraId="629C74E6" w14:textId="7A5F6757" w:rsidR="00727408" w:rsidRPr="00C31022" w:rsidRDefault="00727408" w:rsidP="00F65DBD">
            <w:pPr>
              <w:spacing w:after="240"/>
              <w:ind w:left="0"/>
              <w:cnfStyle w:val="000000100000" w:firstRow="0" w:lastRow="0" w:firstColumn="0" w:lastColumn="0" w:oddVBand="0" w:evenVBand="0" w:oddHBand="1" w:evenHBand="0" w:firstRowFirstColumn="0" w:firstRowLastColumn="0" w:lastRowFirstColumn="0" w:lastRowLastColumn="0"/>
              <w:rPr>
                <w:ins w:id="1144" w:author="AASHUTOSH" w:date="2025-06-20T12:00:00Z"/>
              </w:rPr>
            </w:pPr>
            <w:proofErr w:type="spellStart"/>
            <w:ins w:id="1145" w:author="AASHUTOSH" w:date="2025-06-20T12:00:00Z">
              <w:r>
                <w:t>nDMS</w:t>
              </w:r>
              <w:proofErr w:type="spellEnd"/>
            </w:ins>
          </w:p>
        </w:tc>
        <w:tc>
          <w:tcPr>
            <w:tcW w:w="6754" w:type="dxa"/>
            <w:shd w:val="clear" w:color="auto" w:fill="FFFFFF" w:themeFill="background1"/>
          </w:tcPr>
          <w:p w14:paraId="273D746C" w14:textId="77D065EE" w:rsidR="00727408" w:rsidRDefault="00727408" w:rsidP="00F65DBD">
            <w:pPr>
              <w:spacing w:after="240"/>
              <w:ind w:left="0"/>
              <w:cnfStyle w:val="000000100000" w:firstRow="0" w:lastRow="0" w:firstColumn="0" w:lastColumn="0" w:oddVBand="0" w:evenVBand="0" w:oddHBand="1" w:evenHBand="0" w:firstRowFirstColumn="0" w:firstRowLastColumn="0" w:lastRowFirstColumn="0" w:lastRowLastColumn="0"/>
              <w:rPr>
                <w:ins w:id="1146" w:author="AASHUTOSH" w:date="2025-06-20T12:00:00Z"/>
              </w:rPr>
            </w:pPr>
            <w:ins w:id="1147" w:author="AASHUTOSH" w:date="2025-06-20T12:00:00Z">
              <w:r w:rsidRPr="00727408">
                <w:t>Non-hourly read metering point</w:t>
              </w:r>
            </w:ins>
          </w:p>
        </w:tc>
      </w:tr>
    </w:tbl>
    <w:p w14:paraId="1245B1DC" w14:textId="77777777" w:rsidR="00E1440B" w:rsidRDefault="00E1440B" w:rsidP="00F65DBD">
      <w:pPr>
        <w:spacing w:after="240"/>
        <w:ind w:left="0"/>
      </w:pPr>
    </w:p>
    <w:p w14:paraId="2009953E" w14:textId="77777777" w:rsidR="00E1440B" w:rsidRDefault="00E1440B" w:rsidP="00DF4596">
      <w:pPr>
        <w:rPr>
          <w:lang w:val="en-GB"/>
        </w:rPr>
      </w:pPr>
    </w:p>
    <w:p w14:paraId="2AAF3208" w14:textId="167E62C9" w:rsidR="00E1440B" w:rsidRDefault="00E1440B" w:rsidP="00F65DBD">
      <w:pPr>
        <w:spacing w:after="240"/>
        <w:ind w:left="0"/>
        <w:rPr>
          <w:rFonts w:asciiTheme="majorHAnsi" w:hAnsiTheme="majorHAnsi"/>
          <w:sz w:val="18"/>
        </w:rPr>
      </w:pPr>
    </w:p>
    <w:p w14:paraId="1E1F33D3" w14:textId="6DF3F050" w:rsidR="007C255A" w:rsidRPr="00EC6467" w:rsidRDefault="007C255A" w:rsidP="00F65DBD">
      <w:pPr>
        <w:spacing w:after="240"/>
        <w:ind w:left="0"/>
        <w:rPr>
          <w:rFonts w:asciiTheme="majorHAnsi" w:hAnsiTheme="majorHAnsi"/>
          <w:sz w:val="18"/>
        </w:rPr>
      </w:pPr>
    </w:p>
    <w:sectPr w:rsidR="007C255A" w:rsidRPr="00EC6467" w:rsidSect="001A1CBF">
      <w:headerReference w:type="even" r:id="rId49"/>
      <w:headerReference w:type="default" r:id="rId50"/>
      <w:footerReference w:type="even" r:id="rId51"/>
      <w:footerReference w:type="default" r:id="rId52"/>
      <w:headerReference w:type="first" r:id="rId53"/>
      <w:footerReference w:type="first" r:id="rId54"/>
      <w:pgSz w:w="11907" w:h="16840" w:code="9"/>
      <w:pgMar w:top="1077" w:right="1440" w:bottom="1077"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FD35" w14:textId="77777777" w:rsidR="00162E57" w:rsidRDefault="00162E57">
      <w:pPr>
        <w:spacing w:before="0" w:after="0"/>
      </w:pPr>
      <w:r>
        <w:separator/>
      </w:r>
    </w:p>
  </w:endnote>
  <w:endnote w:type="continuationSeparator" w:id="0">
    <w:p w14:paraId="5F237EAB" w14:textId="77777777" w:rsidR="00162E57" w:rsidRDefault="00162E57">
      <w:pPr>
        <w:spacing w:before="0" w:after="0"/>
      </w:pPr>
      <w:r>
        <w:continuationSeparator/>
      </w:r>
    </w:p>
  </w:endnote>
  <w:endnote w:type="continuationNotice" w:id="1">
    <w:p w14:paraId="19081AE4" w14:textId="77777777" w:rsidR="00162E57" w:rsidRDefault="00162E5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SwissReSans">
    <w:altName w:val="Arial"/>
    <w:panose1 w:val="00000000000000000000"/>
    <w:charset w:val="00"/>
    <w:family w:val="swiss"/>
    <w:notTrueType/>
    <w:pitch w:val="variable"/>
    <w:sig w:usb0="00000003" w:usb1="00000000" w:usb2="00000000" w:usb3="00000000" w:csb0="00000001" w:csb1="00000000"/>
  </w:font>
  <w:font w:name="KPMG Logo">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OptionStyleOpti">
    <w:panose1 w:val="00000000000000000000"/>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ZapfHumnst B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GGothicM">
    <w:altName w:val="HGｺﾞｼｯｸM"/>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GMinchoB">
    <w:altName w:val="HG明朝B"/>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0147" w14:textId="5B45AEDE" w:rsidR="00264FA7" w:rsidRPr="00900063" w:rsidRDefault="00264FA7" w:rsidP="000C32B4">
    <w:pPr>
      <w:ind w:left="0"/>
      <w:rPr>
        <w:sz w:val="16"/>
        <w:szCs w:val="16"/>
      </w:rPr>
    </w:pPr>
    <w:r w:rsidRPr="00900063">
      <w:rPr>
        <w:noProof/>
        <w:sz w:val="16"/>
        <w:szCs w:val="16"/>
        <w:lang w:val="en-GB" w:eastAsia="en-GB"/>
      </w:rPr>
      <w:drawing>
        <wp:anchor distT="0" distB="0" distL="114300" distR="114300" simplePos="0" relativeHeight="251658240" behindDoc="0" locked="0" layoutInCell="1" allowOverlap="1" wp14:anchorId="29178DB1" wp14:editId="07A39266">
          <wp:simplePos x="0" y="0"/>
          <wp:positionH relativeFrom="column">
            <wp:posOffset>6193188</wp:posOffset>
          </wp:positionH>
          <wp:positionV relativeFrom="paragraph">
            <wp:posOffset>994176</wp:posOffset>
          </wp:positionV>
          <wp:extent cx="462213" cy="490888"/>
          <wp:effectExtent l="19050" t="0" r="0" b="0"/>
          <wp:wrapNone/>
          <wp:docPr id="1643659036" name="Picture 1643659036"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1"/>
                  <a:srcRect/>
                  <a:stretch>
                    <a:fillRect/>
                  </a:stretch>
                </pic:blipFill>
                <pic:spPr bwMode="auto">
                  <a:xfrm>
                    <a:off x="0" y="0"/>
                    <a:ext cx="462213" cy="490888"/>
                  </a:xfrm>
                  <a:prstGeom prst="rect">
                    <a:avLst/>
                  </a:prstGeom>
                  <a:noFill/>
                  <a:ln w="9525">
                    <a:noFill/>
                    <a:miter lim="800000"/>
                    <a:headEnd/>
                    <a:tailEnd/>
                  </a:ln>
                </pic:spPr>
              </pic:pic>
            </a:graphicData>
          </a:graphic>
        </wp:anchor>
      </w:drawing>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sdt>
      <w:sdtPr>
        <w:rPr>
          <w:sz w:val="16"/>
          <w:szCs w:val="16"/>
        </w:rPr>
        <w:id w:val="16874907"/>
        <w:docPartObj>
          <w:docPartGallery w:val="Page Numbers (Top of Page)"/>
          <w:docPartUnique/>
        </w:docPartObj>
      </w:sdtPr>
      <w:sdtContent>
        <w:r w:rsidRPr="00900063">
          <w:rPr>
            <w:sz w:val="16"/>
            <w:szCs w:val="16"/>
          </w:rPr>
          <w:tab/>
          <w:t xml:space="preserve">Page </w:t>
        </w:r>
        <w:r w:rsidRPr="00900063">
          <w:rPr>
            <w:sz w:val="16"/>
            <w:szCs w:val="16"/>
          </w:rPr>
          <w:fldChar w:fldCharType="begin"/>
        </w:r>
        <w:r w:rsidRPr="00900063">
          <w:rPr>
            <w:sz w:val="16"/>
            <w:szCs w:val="16"/>
          </w:rPr>
          <w:instrText xml:space="preserve"> PAGE </w:instrText>
        </w:r>
        <w:r w:rsidRPr="00900063">
          <w:rPr>
            <w:sz w:val="16"/>
            <w:szCs w:val="16"/>
          </w:rPr>
          <w:fldChar w:fldCharType="separate"/>
        </w:r>
        <w:r w:rsidR="00C3069A">
          <w:rPr>
            <w:noProof/>
            <w:sz w:val="16"/>
            <w:szCs w:val="16"/>
          </w:rPr>
          <w:t>5</w:t>
        </w:r>
        <w:r w:rsidRPr="00900063">
          <w:rPr>
            <w:sz w:val="16"/>
            <w:szCs w:val="16"/>
          </w:rPr>
          <w:fldChar w:fldCharType="end"/>
        </w:r>
        <w:r w:rsidRPr="00900063">
          <w:rPr>
            <w:sz w:val="16"/>
            <w:szCs w:val="16"/>
          </w:rPr>
          <w:t xml:space="preserve"> of </w:t>
        </w:r>
        <w:r w:rsidRPr="00900063">
          <w:rPr>
            <w:sz w:val="16"/>
            <w:szCs w:val="16"/>
          </w:rPr>
          <w:fldChar w:fldCharType="begin"/>
        </w:r>
        <w:r w:rsidRPr="00900063">
          <w:rPr>
            <w:sz w:val="16"/>
            <w:szCs w:val="16"/>
          </w:rPr>
          <w:instrText xml:space="preserve"> NUMPAGES  </w:instrText>
        </w:r>
        <w:r w:rsidRPr="00900063">
          <w:rPr>
            <w:sz w:val="16"/>
            <w:szCs w:val="16"/>
          </w:rPr>
          <w:fldChar w:fldCharType="separate"/>
        </w:r>
        <w:r w:rsidR="00C3069A">
          <w:rPr>
            <w:noProof/>
            <w:sz w:val="16"/>
            <w:szCs w:val="16"/>
          </w:rPr>
          <w:t>92</w:t>
        </w:r>
        <w:r w:rsidRPr="00900063">
          <w:rPr>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BBA3" w14:textId="336FC35F" w:rsidR="00DA100C" w:rsidRDefault="00DA10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4943" w14:textId="70FCF5D4" w:rsidR="00264FA7" w:rsidRPr="00900063" w:rsidRDefault="00264FA7" w:rsidP="00900063">
    <w:pPr>
      <w:ind w:left="0"/>
      <w:rPr>
        <w:sz w:val="16"/>
        <w:szCs w:val="16"/>
      </w:rPr>
    </w:pP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Pr>
        <w:sz w:val="16"/>
        <w:szCs w:val="16"/>
      </w:rPr>
      <w:tab/>
    </w:r>
    <w:r>
      <w:rPr>
        <w:sz w:val="16"/>
        <w:szCs w:val="16"/>
      </w:rPr>
      <w:tab/>
    </w:r>
    <w:r>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r w:rsidRPr="00900063">
      <w:rPr>
        <w:sz w:val="16"/>
        <w:szCs w:val="16"/>
      </w:rPr>
      <w:tab/>
    </w:r>
    <w:sdt>
      <w:sdtPr>
        <w:rPr>
          <w:sz w:val="16"/>
          <w:szCs w:val="16"/>
        </w:rPr>
        <w:id w:val="15268047"/>
        <w:docPartObj>
          <w:docPartGallery w:val="Page Numbers (Top of Page)"/>
          <w:docPartUnique/>
        </w:docPartObj>
      </w:sdtPr>
      <w:sdtContent>
        <w:r w:rsidRPr="00900063">
          <w:rPr>
            <w:sz w:val="16"/>
            <w:szCs w:val="16"/>
          </w:rPr>
          <w:tab/>
          <w:t xml:space="preserve">Page </w:t>
        </w:r>
        <w:r w:rsidRPr="00900063">
          <w:rPr>
            <w:sz w:val="16"/>
            <w:szCs w:val="16"/>
          </w:rPr>
          <w:fldChar w:fldCharType="begin"/>
        </w:r>
        <w:r w:rsidRPr="00900063">
          <w:rPr>
            <w:sz w:val="16"/>
            <w:szCs w:val="16"/>
          </w:rPr>
          <w:instrText xml:space="preserve"> PAGE </w:instrText>
        </w:r>
        <w:r w:rsidRPr="00900063">
          <w:rPr>
            <w:sz w:val="16"/>
            <w:szCs w:val="16"/>
          </w:rPr>
          <w:fldChar w:fldCharType="separate"/>
        </w:r>
        <w:r w:rsidR="00C3069A">
          <w:rPr>
            <w:noProof/>
            <w:sz w:val="16"/>
            <w:szCs w:val="16"/>
          </w:rPr>
          <w:t>92</w:t>
        </w:r>
        <w:r w:rsidRPr="00900063">
          <w:rPr>
            <w:sz w:val="16"/>
            <w:szCs w:val="16"/>
          </w:rPr>
          <w:fldChar w:fldCharType="end"/>
        </w:r>
        <w:r w:rsidRPr="00900063">
          <w:rPr>
            <w:sz w:val="16"/>
            <w:szCs w:val="16"/>
          </w:rPr>
          <w:t xml:space="preserve"> of </w:t>
        </w:r>
        <w:r w:rsidRPr="00900063">
          <w:rPr>
            <w:sz w:val="16"/>
            <w:szCs w:val="16"/>
          </w:rPr>
          <w:fldChar w:fldCharType="begin"/>
        </w:r>
        <w:r w:rsidRPr="00900063">
          <w:rPr>
            <w:sz w:val="16"/>
            <w:szCs w:val="16"/>
          </w:rPr>
          <w:instrText xml:space="preserve"> NUMPAGES  </w:instrText>
        </w:r>
        <w:r w:rsidRPr="00900063">
          <w:rPr>
            <w:sz w:val="16"/>
            <w:szCs w:val="16"/>
          </w:rPr>
          <w:fldChar w:fldCharType="separate"/>
        </w:r>
        <w:r w:rsidR="00C3069A">
          <w:rPr>
            <w:noProof/>
            <w:sz w:val="16"/>
            <w:szCs w:val="16"/>
          </w:rPr>
          <w:t>92</w:t>
        </w:r>
        <w:r w:rsidRPr="00900063">
          <w:rPr>
            <w:sz w:val="16"/>
            <w:szCs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53C3" w14:textId="3BD4E25E" w:rsidR="00DA100C" w:rsidRDefault="00DA1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2BDA" w14:textId="77777777" w:rsidR="00162E57" w:rsidRDefault="00162E57">
      <w:pPr>
        <w:spacing w:before="0" w:after="0"/>
      </w:pPr>
      <w:r>
        <w:separator/>
      </w:r>
    </w:p>
  </w:footnote>
  <w:footnote w:type="continuationSeparator" w:id="0">
    <w:p w14:paraId="12EA1FBD" w14:textId="77777777" w:rsidR="00162E57" w:rsidRDefault="00162E57">
      <w:pPr>
        <w:spacing w:before="0" w:after="0"/>
      </w:pPr>
      <w:r>
        <w:continuationSeparator/>
      </w:r>
    </w:p>
  </w:footnote>
  <w:footnote w:type="continuationNotice" w:id="1">
    <w:p w14:paraId="62760230" w14:textId="77777777" w:rsidR="00162E57" w:rsidRDefault="00162E5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E9E8" w14:textId="6F01453B" w:rsidR="00E92134" w:rsidRDefault="00E92134">
    <w:pPr>
      <w:pStyle w:val="Header"/>
    </w:pPr>
    <w:r>
      <w:rPr>
        <w:noProof/>
      </w:rPr>
      <mc:AlternateContent>
        <mc:Choice Requires="wps">
          <w:drawing>
            <wp:anchor distT="0" distB="0" distL="0" distR="0" simplePos="0" relativeHeight="251658249" behindDoc="0" locked="0" layoutInCell="1" allowOverlap="1" wp14:anchorId="1EC9EB09" wp14:editId="050C0CC9">
              <wp:simplePos x="635" y="635"/>
              <wp:positionH relativeFrom="page">
                <wp:align>right</wp:align>
              </wp:positionH>
              <wp:positionV relativeFrom="page">
                <wp:align>top</wp:align>
              </wp:positionV>
              <wp:extent cx="1216025" cy="371475"/>
              <wp:effectExtent l="0" t="0" r="0" b="9525"/>
              <wp:wrapNone/>
              <wp:docPr id="1785982080" name="Text Box 178598208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6025" cy="371475"/>
                      </a:xfrm>
                      <a:prstGeom prst="rect">
                        <a:avLst/>
                      </a:prstGeom>
                      <a:noFill/>
                      <a:ln>
                        <a:noFill/>
                      </a:ln>
                    </wps:spPr>
                    <wps:txbx>
                      <w:txbxContent>
                        <w:p w14:paraId="1C89A83B" w14:textId="68078F29"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EC9EB09" id="_x0000_t202" coordsize="21600,21600" o:spt="202" path="m,l,21600r21600,l21600,xe">
              <v:stroke joinstyle="miter"/>
              <v:path gradientshapeok="t" o:connecttype="rect"/>
            </v:shapetype>
            <v:shape id="Text Box 1785982080" o:spid="_x0000_s1034" type="#_x0000_t202" alt="INTERNAL" style="position:absolute;left:0;text-align:left;margin-left:44.55pt;margin-top:0;width:95.75pt;height:29.25pt;z-index:251658249;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" filled="f" stroked="f">
              <v:textbox style="mso-fit-shape-to-text:t" inset="0,15pt,20pt,0">
                <w:txbxContent>
                  <w:p w14:paraId="1C89A83B" w14:textId="68078F29"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7198"/>
      <w:gridCol w:w="1216"/>
    </w:tblGrid>
    <w:tr w:rsidR="00264FA7" w14:paraId="74848A9D" w14:textId="77777777" w:rsidTr="002C7752">
      <w:tc>
        <w:tcPr>
          <w:tcW w:w="1277" w:type="dxa"/>
        </w:tcPr>
        <w:p w14:paraId="57D816EC" w14:textId="263C7804" w:rsidR="00264FA7" w:rsidRDefault="00E92134" w:rsidP="00A710DB">
          <w:pPr>
            <w:pStyle w:val="Header"/>
            <w:ind w:left="0"/>
          </w:pPr>
          <w:r>
            <w:rPr>
              <w:noProof/>
            </w:rPr>
            <mc:AlternateContent>
              <mc:Choice Requires="wps">
                <w:drawing>
                  <wp:anchor distT="0" distB="0" distL="0" distR="0" simplePos="0" relativeHeight="251658250" behindDoc="0" locked="0" layoutInCell="1" allowOverlap="1" wp14:anchorId="78D4ED78" wp14:editId="469EDF38">
                    <wp:simplePos x="635" y="635"/>
                    <wp:positionH relativeFrom="page">
                      <wp:align>right</wp:align>
                    </wp:positionH>
                    <wp:positionV relativeFrom="page">
                      <wp:align>top</wp:align>
                    </wp:positionV>
                    <wp:extent cx="1216025" cy="371475"/>
                    <wp:effectExtent l="0" t="0" r="0" b="9525"/>
                    <wp:wrapNone/>
                    <wp:docPr id="373555200" name="Text Box 37355520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6025" cy="371475"/>
                            </a:xfrm>
                            <a:prstGeom prst="rect">
                              <a:avLst/>
                            </a:prstGeom>
                            <a:noFill/>
                            <a:ln>
                              <a:noFill/>
                            </a:ln>
                          </wps:spPr>
                          <wps:txbx>
                            <w:txbxContent>
                              <w:p w14:paraId="70ED2946" w14:textId="55555B5D"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8D4ED78" id="_x0000_t202" coordsize="21600,21600" o:spt="202" path="m,l,21600r21600,l21600,xe">
                    <v:stroke joinstyle="miter"/>
                    <v:path gradientshapeok="t" o:connecttype="rect"/>
                  </v:shapetype>
                  <v:shape id="Text Box 373555200" o:spid="_x0000_s1035" type="#_x0000_t202" alt="INTERNAL" style="position:absolute;left:0;text-align:left;margin-left:44.55pt;margin-top:0;width:95.75pt;height:29.25pt;z-index:25165825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" filled="f" stroked="f">
                    <v:textbox style="mso-fit-shape-to-text:t" inset="0,15pt,20pt,0">
                      <w:txbxContent>
                        <w:p w14:paraId="70ED2946" w14:textId="55555B5D"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v:textbox>
                    <w10:wrap anchorx="page" anchory="page"/>
                  </v:shape>
                </w:pict>
              </mc:Fallback>
            </mc:AlternateContent>
          </w:r>
          <w:r w:rsidR="00D53B72">
            <w:rPr>
              <w:noProof/>
            </w:rPr>
            <w:drawing>
              <wp:inline distT="0" distB="0" distL="0" distR="0" wp14:anchorId="72519CB0" wp14:editId="3FF50EEA">
                <wp:extent cx="1174750" cy="279400"/>
                <wp:effectExtent l="0" t="0" r="6350" b="6350"/>
                <wp:docPr id="477684482" name="Picture 477684482">
                  <a:extLst xmlns:a="http://schemas.openxmlformats.org/drawingml/2006/main">
                    <a:ext uri="{FF2B5EF4-FFF2-40B4-BE49-F238E27FC236}">
                      <a16:creationId xmlns:a16="http://schemas.microsoft.com/office/drawing/2014/main" id="{782898D0-E0E3-4735-BD9D-D19AFDABF31E}"/>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82898D0-E0E3-4735-BD9D-D19AFDABF31E}"/>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5654" cy="279615"/>
                        </a:xfrm>
                        <a:prstGeom prst="rect">
                          <a:avLst/>
                        </a:prstGeom>
                      </pic:spPr>
                    </pic:pic>
                  </a:graphicData>
                </a:graphic>
              </wp:inline>
            </w:drawing>
          </w:r>
        </w:p>
      </w:tc>
      <w:tc>
        <w:tcPr>
          <w:tcW w:w="8079" w:type="dxa"/>
          <w:vAlign w:val="center"/>
        </w:tcPr>
        <w:p w14:paraId="17F44CA7" w14:textId="43687EF2" w:rsidR="00264FA7" w:rsidRPr="00900063" w:rsidRDefault="00264FA7" w:rsidP="006C282E">
          <w:pPr>
            <w:pStyle w:val="Header"/>
            <w:jc w:val="center"/>
            <w:rPr>
              <w:sz w:val="16"/>
              <w:szCs w:val="16"/>
            </w:rPr>
          </w:pPr>
          <w:r w:rsidRPr="00900063">
            <w:rPr>
              <w:b/>
              <w:noProof/>
              <w:sz w:val="16"/>
              <w:szCs w:val="16"/>
              <w:lang w:val="en-GB" w:eastAsia="en-GB"/>
            </w:rPr>
            <w:drawing>
              <wp:anchor distT="0" distB="0" distL="114300" distR="114300" simplePos="0" relativeHeight="251658242" behindDoc="0" locked="0" layoutInCell="1" allowOverlap="1" wp14:anchorId="6E7DAE00" wp14:editId="668923D8">
                <wp:simplePos x="0" y="0"/>
                <wp:positionH relativeFrom="column">
                  <wp:posOffset>8285046</wp:posOffset>
                </wp:positionH>
                <wp:positionV relativeFrom="paragraph">
                  <wp:posOffset>-206943</wp:posOffset>
                </wp:positionV>
                <wp:extent cx="462213" cy="490889"/>
                <wp:effectExtent l="19050" t="0" r="0" b="0"/>
                <wp:wrapNone/>
                <wp:docPr id="1882102639" name="Picture 1882102639"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2"/>
                        <a:srcRect/>
                        <a:stretch>
                          <a:fillRect/>
                        </a:stretch>
                      </pic:blipFill>
                      <pic:spPr bwMode="auto">
                        <a:xfrm>
                          <a:off x="0" y="0"/>
                          <a:ext cx="462213" cy="490889"/>
                        </a:xfrm>
                        <a:prstGeom prst="rect">
                          <a:avLst/>
                        </a:prstGeom>
                        <a:noFill/>
                        <a:ln w="9525">
                          <a:noFill/>
                          <a:miter lim="800000"/>
                          <a:headEnd/>
                          <a:tailEnd/>
                        </a:ln>
                      </pic:spPr>
                    </pic:pic>
                  </a:graphicData>
                </a:graphic>
              </wp:anchor>
            </w:drawing>
          </w:r>
          <w:r>
            <w:rPr>
              <w:b/>
              <w:sz w:val="16"/>
              <w:szCs w:val="16"/>
              <w:lang w:eastAsia="en-AU"/>
            </w:rPr>
            <w:t xml:space="preserve">Functional Design Document: </w:t>
          </w:r>
          <w:r w:rsidRPr="006C282E">
            <w:rPr>
              <w:i/>
              <w:noProof/>
              <w:color w:val="0070C0"/>
              <w:sz w:val="16"/>
              <w:szCs w:val="16"/>
              <w:lang w:val="en-GB" w:eastAsia="en-GB"/>
            </w:rPr>
            <w:drawing>
              <wp:anchor distT="0" distB="0" distL="114300" distR="114300" simplePos="0" relativeHeight="251658243" behindDoc="0" locked="0" layoutInCell="1" allowOverlap="1" wp14:anchorId="3630FA66" wp14:editId="1002E83C">
                <wp:simplePos x="0" y="0"/>
                <wp:positionH relativeFrom="column">
                  <wp:posOffset>8125661</wp:posOffset>
                </wp:positionH>
                <wp:positionV relativeFrom="paragraph">
                  <wp:posOffset>-500948</wp:posOffset>
                </wp:positionV>
                <wp:extent cx="462213" cy="490888"/>
                <wp:effectExtent l="19050" t="0" r="0" b="0"/>
                <wp:wrapNone/>
                <wp:docPr id="1382922430" name="Picture 1382922430"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2"/>
                        <a:srcRect/>
                        <a:stretch>
                          <a:fillRect/>
                        </a:stretch>
                      </pic:blipFill>
                      <pic:spPr bwMode="auto">
                        <a:xfrm>
                          <a:off x="0" y="0"/>
                          <a:ext cx="462213" cy="490889"/>
                        </a:xfrm>
                        <a:prstGeom prst="rect">
                          <a:avLst/>
                        </a:prstGeom>
                        <a:noFill/>
                        <a:ln w="9525">
                          <a:noFill/>
                          <a:miter lim="800000"/>
                          <a:headEnd/>
                          <a:tailEnd/>
                        </a:ln>
                      </pic:spPr>
                    </pic:pic>
                  </a:graphicData>
                </a:graphic>
              </wp:anchor>
            </w:drawing>
          </w:r>
          <w:r w:rsidRPr="006C282E">
            <w:rPr>
              <w:b/>
              <w:i/>
              <w:color w:val="0070C0"/>
              <w:sz w:val="16"/>
              <w:szCs w:val="16"/>
              <w:lang w:eastAsia="en-AU"/>
            </w:rPr>
            <w:t>&lt;</w:t>
          </w:r>
          <w:r w:rsidR="004E0F18">
            <w:rPr>
              <w:b/>
              <w:i/>
              <w:color w:val="0070C0"/>
              <w:sz w:val="16"/>
              <w:szCs w:val="16"/>
              <w:lang w:eastAsia="en-AU"/>
            </w:rPr>
            <w:t>Pr</w:t>
          </w:r>
          <w:r w:rsidR="00FB5073">
            <w:rPr>
              <w:b/>
              <w:i/>
              <w:color w:val="0070C0"/>
              <w:sz w:val="16"/>
              <w:szCs w:val="16"/>
              <w:lang w:eastAsia="en-AU"/>
            </w:rPr>
            <w:t>icing</w:t>
          </w:r>
          <w:r w:rsidR="004E0F18">
            <w:rPr>
              <w:b/>
              <w:i/>
              <w:color w:val="0070C0"/>
              <w:sz w:val="16"/>
              <w:szCs w:val="16"/>
              <w:lang w:eastAsia="en-AU"/>
            </w:rPr>
            <w:t xml:space="preserve"> &lt;Management</w:t>
          </w:r>
          <w:r w:rsidRPr="006C282E">
            <w:rPr>
              <w:b/>
              <w:i/>
              <w:color w:val="0070C0"/>
              <w:sz w:val="16"/>
              <w:szCs w:val="16"/>
              <w:lang w:eastAsia="en-AU"/>
            </w:rPr>
            <w:t>&gt;</w:t>
          </w:r>
        </w:p>
      </w:tc>
      <w:tc>
        <w:tcPr>
          <w:tcW w:w="1134" w:type="dxa"/>
        </w:tcPr>
        <w:p w14:paraId="122D723F" w14:textId="1A3C2D2F" w:rsidR="00264FA7" w:rsidRDefault="00E974F4" w:rsidP="00A710DB">
          <w:pPr>
            <w:pStyle w:val="Header"/>
            <w:ind w:left="0"/>
          </w:pPr>
          <w:r>
            <w:rPr>
              <w:noProof/>
            </w:rPr>
            <w:drawing>
              <wp:inline distT="0" distB="0" distL="0" distR="0" wp14:anchorId="119E28C9" wp14:editId="7B8F7025">
                <wp:extent cx="635000" cy="571500"/>
                <wp:effectExtent l="0" t="0" r="0" b="0"/>
                <wp:docPr id="1681962815" name="Picture 1681962815" descr="C:\Users\apdbxk2\Desktop\Wipr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
                          <a:extLst>
                            <a:ext uri="{28A0092B-C50C-407E-A947-70E740481C1C}">
                              <a14:useLocalDpi xmlns:a14="http://schemas.microsoft.com/office/drawing/2010/main" val="0"/>
                            </a:ext>
                          </a:extLst>
                        </a:blip>
                        <a:srcRect l="30740" t="24237" r="29173" b="24831"/>
                        <a:stretch>
                          <a:fillRect/>
                        </a:stretch>
                      </pic:blipFill>
                      <pic:spPr>
                        <a:xfrm>
                          <a:off x="0" y="0"/>
                          <a:ext cx="635000" cy="571500"/>
                        </a:xfrm>
                        <a:prstGeom prst="rect">
                          <a:avLst/>
                        </a:prstGeom>
                      </pic:spPr>
                    </pic:pic>
                  </a:graphicData>
                </a:graphic>
              </wp:inline>
            </w:drawing>
          </w:r>
          <w:r w:rsidR="00264FA7" w:rsidRPr="00A710DB">
            <w:rPr>
              <w:noProof/>
              <w:lang w:val="en-GB" w:eastAsia="en-GB"/>
            </w:rPr>
            <w:drawing>
              <wp:anchor distT="0" distB="0" distL="114300" distR="114300" simplePos="0" relativeHeight="251658241" behindDoc="0" locked="0" layoutInCell="1" allowOverlap="1" wp14:anchorId="5CECF9CE" wp14:editId="52772125">
                <wp:simplePos x="0" y="0"/>
                <wp:positionH relativeFrom="column">
                  <wp:posOffset>2635451</wp:posOffset>
                </wp:positionH>
                <wp:positionV relativeFrom="paragraph">
                  <wp:posOffset>-368233</wp:posOffset>
                </wp:positionV>
                <wp:extent cx="462213" cy="490888"/>
                <wp:effectExtent l="19050" t="0" r="0" b="0"/>
                <wp:wrapNone/>
                <wp:docPr id="63035530" name="Picture 63035530"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2"/>
                        <a:srcRect/>
                        <a:stretch>
                          <a:fillRect/>
                        </a:stretch>
                      </pic:blipFill>
                      <pic:spPr bwMode="auto">
                        <a:xfrm>
                          <a:off x="0" y="0"/>
                          <a:ext cx="462213" cy="490889"/>
                        </a:xfrm>
                        <a:prstGeom prst="rect">
                          <a:avLst/>
                        </a:prstGeom>
                        <a:noFill/>
                        <a:ln w="9525">
                          <a:noFill/>
                          <a:miter lim="800000"/>
                          <a:headEnd/>
                          <a:tailEnd/>
                        </a:ln>
                      </pic:spPr>
                    </pic:pic>
                  </a:graphicData>
                </a:graphic>
              </wp:anchor>
            </w:drawing>
          </w:r>
        </w:p>
      </w:tc>
    </w:tr>
  </w:tbl>
  <w:p w14:paraId="1BC69DED" w14:textId="77777777" w:rsidR="00264FA7" w:rsidRPr="00A710DB" w:rsidRDefault="00264FA7" w:rsidP="00A710DB">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CD13" w14:textId="1BC49C0D" w:rsidR="00E92134" w:rsidRDefault="00E92134">
    <w:pPr>
      <w:pStyle w:val="Header"/>
    </w:pPr>
    <w:r>
      <w:rPr>
        <w:noProof/>
      </w:rPr>
      <mc:AlternateContent>
        <mc:Choice Requires="wps">
          <w:drawing>
            <wp:anchor distT="0" distB="0" distL="0" distR="0" simplePos="0" relativeHeight="251658248" behindDoc="0" locked="0" layoutInCell="1" allowOverlap="1" wp14:anchorId="60A34D40" wp14:editId="2E2848DA">
              <wp:simplePos x="635" y="635"/>
              <wp:positionH relativeFrom="page">
                <wp:align>right</wp:align>
              </wp:positionH>
              <wp:positionV relativeFrom="page">
                <wp:align>top</wp:align>
              </wp:positionV>
              <wp:extent cx="1216025" cy="371475"/>
              <wp:effectExtent l="0" t="0" r="0" b="9525"/>
              <wp:wrapNone/>
              <wp:docPr id="1352977233" name="Text Box 135297723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6025" cy="371475"/>
                      </a:xfrm>
                      <a:prstGeom prst="rect">
                        <a:avLst/>
                      </a:prstGeom>
                      <a:noFill/>
                      <a:ln>
                        <a:noFill/>
                      </a:ln>
                    </wps:spPr>
                    <wps:txbx>
                      <w:txbxContent>
                        <w:p w14:paraId="2EA57122" w14:textId="1BF2014B"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0A34D40" id="_x0000_t202" coordsize="21600,21600" o:spt="202" path="m,l,21600r21600,l21600,xe">
              <v:stroke joinstyle="miter"/>
              <v:path gradientshapeok="t" o:connecttype="rect"/>
            </v:shapetype>
            <v:shape id="Text Box 1352977233" o:spid="_x0000_s1036" type="#_x0000_t202" alt="INTERNAL" style="position:absolute;left:0;text-align:left;margin-left:44.55pt;margin-top:0;width:95.75pt;height:29.25pt;z-index:25165824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" filled="f" stroked="f">
              <v:textbox style="mso-fit-shape-to-text:t" inset="0,15pt,20pt,0">
                <w:txbxContent>
                  <w:p w14:paraId="2EA57122" w14:textId="1BF2014B"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06C0" w14:textId="5EB080D9" w:rsidR="00E92134" w:rsidRDefault="00E92134">
    <w:pPr>
      <w:pStyle w:val="Header"/>
    </w:pPr>
    <w:r>
      <w:rPr>
        <w:noProof/>
      </w:rPr>
      <mc:AlternateContent>
        <mc:Choice Requires="wps">
          <w:drawing>
            <wp:anchor distT="0" distB="0" distL="0" distR="0" simplePos="0" relativeHeight="251658252" behindDoc="0" locked="0" layoutInCell="1" allowOverlap="1" wp14:anchorId="344BF35A" wp14:editId="49C47EF6">
              <wp:simplePos x="635" y="635"/>
              <wp:positionH relativeFrom="page">
                <wp:align>right</wp:align>
              </wp:positionH>
              <wp:positionV relativeFrom="page">
                <wp:align>top</wp:align>
              </wp:positionV>
              <wp:extent cx="1216025" cy="371475"/>
              <wp:effectExtent l="0" t="0" r="0" b="9525"/>
              <wp:wrapNone/>
              <wp:docPr id="1134643041" name="Text Box 113464304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6025" cy="371475"/>
                      </a:xfrm>
                      <a:prstGeom prst="rect">
                        <a:avLst/>
                      </a:prstGeom>
                      <a:noFill/>
                      <a:ln>
                        <a:noFill/>
                      </a:ln>
                    </wps:spPr>
                    <wps:txbx>
                      <w:txbxContent>
                        <w:p w14:paraId="4B0987BE" w14:textId="47A96CEC"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44BF35A" id="_x0000_t202" coordsize="21600,21600" o:spt="202" path="m,l,21600r21600,l21600,xe">
              <v:stroke joinstyle="miter"/>
              <v:path gradientshapeok="t" o:connecttype="rect"/>
            </v:shapetype>
            <v:shape id="Text Box 1134643041" o:spid="_x0000_s1037" type="#_x0000_t202" alt="INTERNAL" style="position:absolute;left:0;text-align:left;margin-left:44.55pt;margin-top:0;width:95.75pt;height:29.25pt;z-index:25165825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" filled="f" stroked="f">
              <v:textbox style="mso-fit-shape-to-text:t" inset="0,15pt,20pt,0">
                <w:txbxContent>
                  <w:p w14:paraId="4B0987BE" w14:textId="47A96CEC"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7198"/>
      <w:gridCol w:w="1216"/>
    </w:tblGrid>
    <w:tr w:rsidR="00CD13CA" w14:paraId="1E3CCC27" w14:textId="77777777" w:rsidTr="009C6FF7">
      <w:tc>
        <w:tcPr>
          <w:tcW w:w="1277" w:type="dxa"/>
        </w:tcPr>
        <w:p w14:paraId="144A7E68" w14:textId="5DE2B1AC" w:rsidR="00CD13CA" w:rsidRDefault="00E92134" w:rsidP="00CD13CA">
          <w:pPr>
            <w:pStyle w:val="Header"/>
            <w:ind w:left="0"/>
          </w:pPr>
          <w:r>
            <w:rPr>
              <w:noProof/>
            </w:rPr>
            <mc:AlternateContent>
              <mc:Choice Requires="wps">
                <w:drawing>
                  <wp:anchor distT="0" distB="0" distL="0" distR="0" simplePos="0" relativeHeight="251658253" behindDoc="0" locked="0" layoutInCell="1" allowOverlap="1" wp14:anchorId="5CC6F44A" wp14:editId="6C86B1C6">
                    <wp:simplePos x="635" y="635"/>
                    <wp:positionH relativeFrom="page">
                      <wp:align>right</wp:align>
                    </wp:positionH>
                    <wp:positionV relativeFrom="page">
                      <wp:align>top</wp:align>
                    </wp:positionV>
                    <wp:extent cx="1216025" cy="371475"/>
                    <wp:effectExtent l="0" t="0" r="0" b="9525"/>
                    <wp:wrapNone/>
                    <wp:docPr id="117074456" name="Text Box 11707445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6025" cy="371475"/>
                            </a:xfrm>
                            <a:prstGeom prst="rect">
                              <a:avLst/>
                            </a:prstGeom>
                            <a:noFill/>
                            <a:ln>
                              <a:noFill/>
                            </a:ln>
                          </wps:spPr>
                          <wps:txbx>
                            <w:txbxContent>
                              <w:p w14:paraId="4ABCA1E0" w14:textId="419AD914"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CC6F44A" id="_x0000_t202" coordsize="21600,21600" o:spt="202" path="m,l,21600r21600,l21600,xe">
                    <v:stroke joinstyle="miter"/>
                    <v:path gradientshapeok="t" o:connecttype="rect"/>
                  </v:shapetype>
                  <v:shape id="Text Box 117074456" o:spid="_x0000_s1038" type="#_x0000_t202" alt="INTERNAL" style="position:absolute;left:0;text-align:left;margin-left:44.55pt;margin-top:0;width:95.75pt;height:29.25pt;z-index:25165825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" filled="f" stroked="f">
                    <v:textbox style="mso-fit-shape-to-text:t" inset="0,15pt,20pt,0">
                      <w:txbxContent>
                        <w:p w14:paraId="4ABCA1E0" w14:textId="419AD914"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v:textbox>
                    <w10:wrap anchorx="page" anchory="page"/>
                  </v:shape>
                </w:pict>
              </mc:Fallback>
            </mc:AlternateContent>
          </w:r>
          <w:r w:rsidR="00CD13CA">
            <w:rPr>
              <w:noProof/>
            </w:rPr>
            <w:drawing>
              <wp:inline distT="0" distB="0" distL="0" distR="0" wp14:anchorId="1D70B5E2" wp14:editId="07FE5E0C">
                <wp:extent cx="1174750" cy="279400"/>
                <wp:effectExtent l="0" t="0" r="6350" b="6350"/>
                <wp:docPr id="960883175" name="Picture 960883175" descr="A blue letters on a black background&#10;&#10;AI-generated content may be incorrect.">
                  <a:extLst xmlns:a="http://schemas.openxmlformats.org/drawingml/2006/main">
                    <a:ext uri="{FF2B5EF4-FFF2-40B4-BE49-F238E27FC236}">
                      <a16:creationId xmlns:a16="http://schemas.microsoft.com/office/drawing/2014/main" id="{782898D0-E0E3-4735-BD9D-D19AFDABF31E}"/>
                    </a:ext>
                  </a:extLst>
                </wp:docPr>
                <wp:cNvGraphicFramePr/>
                <a:graphic xmlns:a="http://schemas.openxmlformats.org/drawingml/2006/main">
                  <a:graphicData uri="http://schemas.openxmlformats.org/drawingml/2006/picture">
                    <pic:pic xmlns:pic="http://schemas.openxmlformats.org/drawingml/2006/picture">
                      <pic:nvPicPr>
                        <pic:cNvPr id="2139846096" name="Picture 2" descr="A blue letters on a black background&#10;&#10;AI-generated content may be incorrect.">
                          <a:extLst>
                            <a:ext uri="{FF2B5EF4-FFF2-40B4-BE49-F238E27FC236}">
                              <a16:creationId xmlns:a16="http://schemas.microsoft.com/office/drawing/2014/main" id="{782898D0-E0E3-4735-BD9D-D19AFDABF31E}"/>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5654" cy="279615"/>
                        </a:xfrm>
                        <a:prstGeom prst="rect">
                          <a:avLst/>
                        </a:prstGeom>
                      </pic:spPr>
                    </pic:pic>
                  </a:graphicData>
                </a:graphic>
              </wp:inline>
            </w:drawing>
          </w:r>
        </w:p>
      </w:tc>
      <w:tc>
        <w:tcPr>
          <w:tcW w:w="8079" w:type="dxa"/>
          <w:vAlign w:val="center"/>
        </w:tcPr>
        <w:p w14:paraId="08E0146E" w14:textId="1EE6B1DA" w:rsidR="00CD13CA" w:rsidRPr="00900063" w:rsidRDefault="00CD13CA" w:rsidP="00CD13CA">
          <w:pPr>
            <w:pStyle w:val="Header"/>
            <w:jc w:val="center"/>
            <w:rPr>
              <w:sz w:val="16"/>
              <w:szCs w:val="16"/>
            </w:rPr>
          </w:pPr>
          <w:r w:rsidRPr="00900063">
            <w:rPr>
              <w:b/>
              <w:noProof/>
              <w:sz w:val="16"/>
              <w:szCs w:val="16"/>
              <w:lang w:val="en-GB" w:eastAsia="en-GB"/>
            </w:rPr>
            <w:drawing>
              <wp:anchor distT="0" distB="0" distL="114300" distR="114300" simplePos="0" relativeHeight="251658246" behindDoc="0" locked="0" layoutInCell="1" allowOverlap="1" wp14:anchorId="446A95A7" wp14:editId="47FBF059">
                <wp:simplePos x="0" y="0"/>
                <wp:positionH relativeFrom="column">
                  <wp:posOffset>8285046</wp:posOffset>
                </wp:positionH>
                <wp:positionV relativeFrom="paragraph">
                  <wp:posOffset>-206943</wp:posOffset>
                </wp:positionV>
                <wp:extent cx="462213" cy="490889"/>
                <wp:effectExtent l="19050" t="0" r="0" b="0"/>
                <wp:wrapNone/>
                <wp:docPr id="262370802" name="Picture 262370802"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2"/>
                        <a:srcRect/>
                        <a:stretch>
                          <a:fillRect/>
                        </a:stretch>
                      </pic:blipFill>
                      <pic:spPr bwMode="auto">
                        <a:xfrm>
                          <a:off x="0" y="0"/>
                          <a:ext cx="462213" cy="490889"/>
                        </a:xfrm>
                        <a:prstGeom prst="rect">
                          <a:avLst/>
                        </a:prstGeom>
                        <a:noFill/>
                        <a:ln w="9525">
                          <a:noFill/>
                          <a:miter lim="800000"/>
                          <a:headEnd/>
                          <a:tailEnd/>
                        </a:ln>
                      </pic:spPr>
                    </pic:pic>
                  </a:graphicData>
                </a:graphic>
              </wp:anchor>
            </w:drawing>
          </w:r>
          <w:r>
            <w:rPr>
              <w:b/>
              <w:sz w:val="16"/>
              <w:szCs w:val="16"/>
              <w:lang w:eastAsia="en-AU"/>
            </w:rPr>
            <w:t xml:space="preserve">Functional Design Document: </w:t>
          </w:r>
          <w:r w:rsidRPr="006C282E">
            <w:rPr>
              <w:i/>
              <w:noProof/>
              <w:color w:val="0070C0"/>
              <w:sz w:val="16"/>
              <w:szCs w:val="16"/>
              <w:lang w:val="en-GB" w:eastAsia="en-GB"/>
            </w:rPr>
            <w:drawing>
              <wp:anchor distT="0" distB="0" distL="114300" distR="114300" simplePos="0" relativeHeight="251658247" behindDoc="0" locked="0" layoutInCell="1" allowOverlap="1" wp14:anchorId="27406784" wp14:editId="6CCFFCFB">
                <wp:simplePos x="0" y="0"/>
                <wp:positionH relativeFrom="column">
                  <wp:posOffset>8125661</wp:posOffset>
                </wp:positionH>
                <wp:positionV relativeFrom="paragraph">
                  <wp:posOffset>-500948</wp:posOffset>
                </wp:positionV>
                <wp:extent cx="462213" cy="490888"/>
                <wp:effectExtent l="19050" t="0" r="0" b="0"/>
                <wp:wrapNone/>
                <wp:docPr id="739612848" name="Picture 739612848"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2"/>
                        <a:srcRect/>
                        <a:stretch>
                          <a:fillRect/>
                        </a:stretch>
                      </pic:blipFill>
                      <pic:spPr bwMode="auto">
                        <a:xfrm>
                          <a:off x="0" y="0"/>
                          <a:ext cx="462213" cy="490889"/>
                        </a:xfrm>
                        <a:prstGeom prst="rect">
                          <a:avLst/>
                        </a:prstGeom>
                        <a:noFill/>
                        <a:ln w="9525">
                          <a:noFill/>
                          <a:miter lim="800000"/>
                          <a:headEnd/>
                          <a:tailEnd/>
                        </a:ln>
                      </pic:spPr>
                    </pic:pic>
                  </a:graphicData>
                </a:graphic>
              </wp:anchor>
            </w:drawing>
          </w:r>
          <w:r w:rsidRPr="006C282E">
            <w:rPr>
              <w:b/>
              <w:i/>
              <w:color w:val="0070C0"/>
              <w:sz w:val="16"/>
              <w:szCs w:val="16"/>
              <w:lang w:eastAsia="en-AU"/>
            </w:rPr>
            <w:t>&lt;</w:t>
          </w:r>
          <w:r>
            <w:rPr>
              <w:b/>
              <w:i/>
              <w:color w:val="0070C0"/>
              <w:sz w:val="16"/>
              <w:szCs w:val="16"/>
              <w:lang w:eastAsia="en-AU"/>
            </w:rPr>
            <w:t>Pr</w:t>
          </w:r>
          <w:r w:rsidR="00F544E0">
            <w:rPr>
              <w:b/>
              <w:i/>
              <w:color w:val="0070C0"/>
              <w:sz w:val="16"/>
              <w:szCs w:val="16"/>
              <w:lang w:eastAsia="en-AU"/>
            </w:rPr>
            <w:t>icing</w:t>
          </w:r>
          <w:r>
            <w:rPr>
              <w:b/>
              <w:i/>
              <w:color w:val="0070C0"/>
              <w:sz w:val="16"/>
              <w:szCs w:val="16"/>
              <w:lang w:eastAsia="en-AU"/>
            </w:rPr>
            <w:t xml:space="preserve"> &lt;Management</w:t>
          </w:r>
          <w:r w:rsidRPr="006C282E">
            <w:rPr>
              <w:b/>
              <w:i/>
              <w:color w:val="0070C0"/>
              <w:sz w:val="16"/>
              <w:szCs w:val="16"/>
              <w:lang w:eastAsia="en-AU"/>
            </w:rPr>
            <w:t>&gt;</w:t>
          </w:r>
        </w:p>
      </w:tc>
      <w:tc>
        <w:tcPr>
          <w:tcW w:w="1134" w:type="dxa"/>
        </w:tcPr>
        <w:p w14:paraId="177C7FBA" w14:textId="77777777" w:rsidR="00CD13CA" w:rsidRDefault="00CD13CA" w:rsidP="00CD13CA">
          <w:pPr>
            <w:pStyle w:val="Header"/>
            <w:ind w:left="0"/>
          </w:pPr>
          <w:r>
            <w:rPr>
              <w:noProof/>
            </w:rPr>
            <w:drawing>
              <wp:inline distT="0" distB="0" distL="0" distR="0" wp14:anchorId="022914B6" wp14:editId="7D0C3067">
                <wp:extent cx="635000" cy="571500"/>
                <wp:effectExtent l="0" t="0" r="0" b="0"/>
                <wp:docPr id="96465450" name="Picture 96465450" descr="C:\Users\apdbxk2\Desktop\Wipr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
                          <a:extLst>
                            <a:ext uri="{28A0092B-C50C-407E-A947-70E740481C1C}">
                              <a14:useLocalDpi xmlns:a14="http://schemas.microsoft.com/office/drawing/2010/main" val="0"/>
                            </a:ext>
                          </a:extLst>
                        </a:blip>
                        <a:srcRect l="30740" t="24237" r="29173" b="24831"/>
                        <a:stretch>
                          <a:fillRect/>
                        </a:stretch>
                      </pic:blipFill>
                      <pic:spPr>
                        <a:xfrm>
                          <a:off x="0" y="0"/>
                          <a:ext cx="635000" cy="571500"/>
                        </a:xfrm>
                        <a:prstGeom prst="rect">
                          <a:avLst/>
                        </a:prstGeom>
                      </pic:spPr>
                    </pic:pic>
                  </a:graphicData>
                </a:graphic>
              </wp:inline>
            </w:drawing>
          </w:r>
          <w:r w:rsidRPr="00A710DB">
            <w:rPr>
              <w:noProof/>
              <w:lang w:val="en-GB" w:eastAsia="en-GB"/>
            </w:rPr>
            <w:drawing>
              <wp:anchor distT="0" distB="0" distL="114300" distR="114300" simplePos="0" relativeHeight="251658245" behindDoc="0" locked="0" layoutInCell="1" allowOverlap="1" wp14:anchorId="57A9D8A7" wp14:editId="29E96B64">
                <wp:simplePos x="0" y="0"/>
                <wp:positionH relativeFrom="column">
                  <wp:posOffset>2635451</wp:posOffset>
                </wp:positionH>
                <wp:positionV relativeFrom="paragraph">
                  <wp:posOffset>-368233</wp:posOffset>
                </wp:positionV>
                <wp:extent cx="462213" cy="490888"/>
                <wp:effectExtent l="19050" t="0" r="0" b="0"/>
                <wp:wrapNone/>
                <wp:docPr id="520901833" name="Picture 520901833"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2"/>
                        <a:srcRect/>
                        <a:stretch>
                          <a:fillRect/>
                        </a:stretch>
                      </pic:blipFill>
                      <pic:spPr bwMode="auto">
                        <a:xfrm>
                          <a:off x="0" y="0"/>
                          <a:ext cx="462213" cy="490889"/>
                        </a:xfrm>
                        <a:prstGeom prst="rect">
                          <a:avLst/>
                        </a:prstGeom>
                        <a:noFill/>
                        <a:ln w="9525">
                          <a:noFill/>
                          <a:miter lim="800000"/>
                          <a:headEnd/>
                          <a:tailEnd/>
                        </a:ln>
                      </pic:spPr>
                    </pic:pic>
                  </a:graphicData>
                </a:graphic>
              </wp:anchor>
            </w:drawing>
          </w:r>
        </w:p>
      </w:tc>
    </w:tr>
  </w:tbl>
  <w:p w14:paraId="545493AC" w14:textId="6D0F7354" w:rsidR="00264FA7" w:rsidRPr="002E6A26" w:rsidRDefault="00264FA7" w:rsidP="002E6A26">
    <w:pPr>
      <w:pStyle w:val="Header"/>
      <w:rPr>
        <w:sz w:val="16"/>
        <w:szCs w:val="16"/>
        <w:lang w:val="fr-FR"/>
      </w:rPr>
    </w:pPr>
    <w:r>
      <w:rPr>
        <w:b/>
        <w:noProof/>
        <w:sz w:val="16"/>
        <w:szCs w:val="16"/>
        <w:lang w:val="en-GB" w:eastAsia="en-GB"/>
      </w:rPr>
      <w:drawing>
        <wp:anchor distT="0" distB="0" distL="114300" distR="114300" simplePos="0" relativeHeight="251658244" behindDoc="0" locked="0" layoutInCell="1" allowOverlap="1" wp14:anchorId="64339877" wp14:editId="04C853FB">
          <wp:simplePos x="0" y="0"/>
          <wp:positionH relativeFrom="column">
            <wp:posOffset>8943975</wp:posOffset>
          </wp:positionH>
          <wp:positionV relativeFrom="paragraph">
            <wp:posOffset>-76200</wp:posOffset>
          </wp:positionV>
          <wp:extent cx="438150" cy="466725"/>
          <wp:effectExtent l="19050" t="0" r="0" b="0"/>
          <wp:wrapNone/>
          <wp:docPr id="2" name="Picture 2" descr="wipr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prologo"/>
                  <pic:cNvPicPr>
                    <a:picLocks noChangeAspect="1" noChangeArrowheads="1"/>
                  </pic:cNvPicPr>
                </pic:nvPicPr>
                <pic:blipFill>
                  <a:blip r:embed="rId2"/>
                  <a:srcRect/>
                  <a:stretch>
                    <a:fillRect/>
                  </a:stretch>
                </pic:blipFill>
                <pic:spPr bwMode="auto">
                  <a:xfrm>
                    <a:off x="0" y="0"/>
                    <a:ext cx="438150" cy="466725"/>
                  </a:xfrm>
                  <a:prstGeom prst="rect">
                    <a:avLst/>
                  </a:prstGeom>
                  <a:noFill/>
                  <a:ln w="9525">
                    <a:noFill/>
                    <a:miter lim="800000"/>
                    <a:headEnd/>
                    <a:tailEnd/>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28E1" w14:textId="5C7591CB" w:rsidR="00E92134" w:rsidRDefault="00E92134">
    <w:pPr>
      <w:pStyle w:val="Header"/>
    </w:pPr>
    <w:r>
      <w:rPr>
        <w:noProof/>
      </w:rPr>
      <mc:AlternateContent>
        <mc:Choice Requires="wps">
          <w:drawing>
            <wp:anchor distT="0" distB="0" distL="0" distR="0" simplePos="0" relativeHeight="251658251" behindDoc="0" locked="0" layoutInCell="1" allowOverlap="1" wp14:anchorId="256700F9" wp14:editId="3B5F1BE1">
              <wp:simplePos x="635" y="635"/>
              <wp:positionH relativeFrom="page">
                <wp:align>right</wp:align>
              </wp:positionH>
              <wp:positionV relativeFrom="page">
                <wp:align>top</wp:align>
              </wp:positionV>
              <wp:extent cx="1216025" cy="371475"/>
              <wp:effectExtent l="0" t="0" r="0" b="9525"/>
              <wp:wrapNone/>
              <wp:docPr id="717550783" name="Text Box 71755078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6025" cy="371475"/>
                      </a:xfrm>
                      <a:prstGeom prst="rect">
                        <a:avLst/>
                      </a:prstGeom>
                      <a:noFill/>
                      <a:ln>
                        <a:noFill/>
                      </a:ln>
                    </wps:spPr>
                    <wps:txbx>
                      <w:txbxContent>
                        <w:p w14:paraId="557B2DA7" w14:textId="71934F89"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56700F9" id="_x0000_t202" coordsize="21600,21600" o:spt="202" path="m,l,21600r21600,l21600,xe">
              <v:stroke joinstyle="miter"/>
              <v:path gradientshapeok="t" o:connecttype="rect"/>
            </v:shapetype>
            <v:shape id="Text Box 717550783" o:spid="_x0000_s1039" type="#_x0000_t202" alt="INTERNAL" style="position:absolute;left:0;text-align:left;margin-left:44.55pt;margin-top:0;width:95.75pt;height:29.25pt;z-index:25165825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" filled="f" stroked="f">
              <v:textbox style="mso-fit-shape-to-text:t" inset="0,15pt,20pt,0">
                <w:txbxContent>
                  <w:p w14:paraId="557B2DA7" w14:textId="71934F89" w:rsidR="00E92134" w:rsidRPr="00E92134" w:rsidRDefault="00E92134" w:rsidP="00E92134">
                    <w:pPr>
                      <w:spacing w:after="0"/>
                      <w:rPr>
                        <w:rFonts w:ascii="Calibri" w:eastAsia="Calibri" w:hAnsi="Calibri" w:cs="Calibri"/>
                        <w:noProof/>
                        <w:color w:val="4099DA"/>
                      </w:rPr>
                    </w:pPr>
                    <w:r w:rsidRPr="00E92134">
                      <w:rPr>
                        <w:rFonts w:ascii="Calibri" w:eastAsia="Calibri" w:hAnsi="Calibri" w:cs="Calibri"/>
                        <w:noProof/>
                        <w:color w:val="4099DA"/>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A627F42"/>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2978"/>
        </w:tabs>
        <w:ind w:left="2978" w:firstLine="0"/>
      </w:pPr>
      <w:rPr>
        <w:rFonts w:hint="default"/>
      </w:rPr>
    </w:lvl>
    <w:lvl w:ilvl="2">
      <w:start w:val="1"/>
      <w:numFmt w:val="decimal"/>
      <w:pStyle w:val="Heading3"/>
      <w:lvlText w:val="%1.%2.%3"/>
      <w:lvlJc w:val="left"/>
      <w:pPr>
        <w:tabs>
          <w:tab w:val="num" w:pos="426"/>
        </w:tabs>
        <w:ind w:left="426"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6237"/>
        </w:tabs>
        <w:ind w:left="6237"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211040E"/>
    <w:multiLevelType w:val="hybridMultilevel"/>
    <w:tmpl w:val="7D7ED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0206D7"/>
    <w:multiLevelType w:val="singleLevel"/>
    <w:tmpl w:val="0290A3EC"/>
    <w:lvl w:ilvl="0">
      <w:start w:val="1"/>
      <w:numFmt w:val="bullet"/>
      <w:pStyle w:val="Bullet2"/>
      <w:lvlText w:val="-"/>
      <w:lvlJc w:val="left"/>
      <w:pPr>
        <w:tabs>
          <w:tab w:val="num" w:pos="644"/>
        </w:tabs>
        <w:ind w:left="567" w:hanging="283"/>
      </w:pPr>
      <w:rPr>
        <w:rFonts w:ascii="Times New Roman" w:hAnsi="Times New Roman" w:cs="Times New Roman" w:hint="default"/>
      </w:rPr>
    </w:lvl>
  </w:abstractNum>
  <w:abstractNum w:abstractNumId="3" w15:restartNumberingAfterBreak="0">
    <w:nsid w:val="03950A6D"/>
    <w:multiLevelType w:val="hybridMultilevel"/>
    <w:tmpl w:val="4D10D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602CC"/>
    <w:multiLevelType w:val="hybridMultilevel"/>
    <w:tmpl w:val="F4D64B64"/>
    <w:lvl w:ilvl="0" w:tplc="558656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46459"/>
    <w:multiLevelType w:val="hybridMultilevel"/>
    <w:tmpl w:val="FA1CB2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BD151F"/>
    <w:multiLevelType w:val="hybridMultilevel"/>
    <w:tmpl w:val="05BC5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DC1AB1"/>
    <w:multiLevelType w:val="hybridMultilevel"/>
    <w:tmpl w:val="D58E56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180130"/>
    <w:multiLevelType w:val="hybridMultilevel"/>
    <w:tmpl w:val="964A3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E769A0"/>
    <w:multiLevelType w:val="hybridMultilevel"/>
    <w:tmpl w:val="DE18E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EC381E"/>
    <w:multiLevelType w:val="hybridMultilevel"/>
    <w:tmpl w:val="22740BB2"/>
    <w:lvl w:ilvl="0" w:tplc="40090001">
      <w:start w:val="1"/>
      <w:numFmt w:val="bullet"/>
      <w:lvlText w:val=""/>
      <w:lvlJc w:val="left"/>
      <w:pPr>
        <w:ind w:left="1457" w:hanging="360"/>
      </w:pPr>
      <w:rPr>
        <w:rFonts w:ascii="Symbol" w:hAnsi="Symbol" w:hint="default"/>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11" w15:restartNumberingAfterBreak="0">
    <w:nsid w:val="0BF13FE3"/>
    <w:multiLevelType w:val="multilevel"/>
    <w:tmpl w:val="3F2CCE4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181D3F"/>
    <w:multiLevelType w:val="hybridMultilevel"/>
    <w:tmpl w:val="900CA75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0CCE5B4C"/>
    <w:multiLevelType w:val="hybridMultilevel"/>
    <w:tmpl w:val="964A2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E422136"/>
    <w:multiLevelType w:val="hybridMultilevel"/>
    <w:tmpl w:val="B71E7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E8542A"/>
    <w:multiLevelType w:val="hybridMultilevel"/>
    <w:tmpl w:val="0F50E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3834ECD"/>
    <w:multiLevelType w:val="hybridMultilevel"/>
    <w:tmpl w:val="9D845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8D6225"/>
    <w:multiLevelType w:val="hybridMultilevel"/>
    <w:tmpl w:val="D974C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3271B1"/>
    <w:multiLevelType w:val="hybridMultilevel"/>
    <w:tmpl w:val="4BE28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E837AD"/>
    <w:multiLevelType w:val="hybridMultilevel"/>
    <w:tmpl w:val="56D482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784E3E"/>
    <w:multiLevelType w:val="hybridMultilevel"/>
    <w:tmpl w:val="AA76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121E36"/>
    <w:multiLevelType w:val="hybridMultilevel"/>
    <w:tmpl w:val="76C6F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2C92CA8"/>
    <w:multiLevelType w:val="hybridMultilevel"/>
    <w:tmpl w:val="CF64B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552D93"/>
    <w:multiLevelType w:val="hybridMultilevel"/>
    <w:tmpl w:val="E0B888FE"/>
    <w:lvl w:ilvl="0" w:tplc="D5F2452A">
      <w:start w:val="1"/>
      <w:numFmt w:val="decimal"/>
      <w:lvlText w:val="(%1)"/>
      <w:lvlJc w:val="left"/>
      <w:pPr>
        <w:ind w:left="786" w:hanging="360"/>
      </w:pPr>
      <w:rPr>
        <w:rFonts w:hint="default"/>
      </w:rPr>
    </w:lvl>
    <w:lvl w:ilvl="1" w:tplc="40090019" w:tentative="1">
      <w:start w:val="1"/>
      <w:numFmt w:val="lowerLetter"/>
      <w:lvlText w:val="%2."/>
      <w:lvlJc w:val="left"/>
      <w:pPr>
        <w:ind w:left="1817" w:hanging="360"/>
      </w:pPr>
    </w:lvl>
    <w:lvl w:ilvl="2" w:tplc="4009001B" w:tentative="1">
      <w:start w:val="1"/>
      <w:numFmt w:val="lowerRoman"/>
      <w:lvlText w:val="%3."/>
      <w:lvlJc w:val="right"/>
      <w:pPr>
        <w:ind w:left="2537" w:hanging="180"/>
      </w:pPr>
    </w:lvl>
    <w:lvl w:ilvl="3" w:tplc="4009000F" w:tentative="1">
      <w:start w:val="1"/>
      <w:numFmt w:val="decimal"/>
      <w:lvlText w:val="%4."/>
      <w:lvlJc w:val="left"/>
      <w:pPr>
        <w:ind w:left="3257" w:hanging="360"/>
      </w:pPr>
    </w:lvl>
    <w:lvl w:ilvl="4" w:tplc="40090019" w:tentative="1">
      <w:start w:val="1"/>
      <w:numFmt w:val="lowerLetter"/>
      <w:lvlText w:val="%5."/>
      <w:lvlJc w:val="left"/>
      <w:pPr>
        <w:ind w:left="3977" w:hanging="360"/>
      </w:pPr>
    </w:lvl>
    <w:lvl w:ilvl="5" w:tplc="4009001B" w:tentative="1">
      <w:start w:val="1"/>
      <w:numFmt w:val="lowerRoman"/>
      <w:lvlText w:val="%6."/>
      <w:lvlJc w:val="right"/>
      <w:pPr>
        <w:ind w:left="4697" w:hanging="180"/>
      </w:pPr>
    </w:lvl>
    <w:lvl w:ilvl="6" w:tplc="4009000F" w:tentative="1">
      <w:start w:val="1"/>
      <w:numFmt w:val="decimal"/>
      <w:lvlText w:val="%7."/>
      <w:lvlJc w:val="left"/>
      <w:pPr>
        <w:ind w:left="5417" w:hanging="360"/>
      </w:pPr>
    </w:lvl>
    <w:lvl w:ilvl="7" w:tplc="40090019" w:tentative="1">
      <w:start w:val="1"/>
      <w:numFmt w:val="lowerLetter"/>
      <w:lvlText w:val="%8."/>
      <w:lvlJc w:val="left"/>
      <w:pPr>
        <w:ind w:left="6137" w:hanging="360"/>
      </w:pPr>
    </w:lvl>
    <w:lvl w:ilvl="8" w:tplc="4009001B" w:tentative="1">
      <w:start w:val="1"/>
      <w:numFmt w:val="lowerRoman"/>
      <w:lvlText w:val="%9."/>
      <w:lvlJc w:val="right"/>
      <w:pPr>
        <w:ind w:left="6857" w:hanging="180"/>
      </w:pPr>
    </w:lvl>
  </w:abstractNum>
  <w:abstractNum w:abstractNumId="24" w15:restartNumberingAfterBreak="0">
    <w:nsid w:val="26F30018"/>
    <w:multiLevelType w:val="multilevel"/>
    <w:tmpl w:val="3F2CCE4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FA797D"/>
    <w:multiLevelType w:val="hybridMultilevel"/>
    <w:tmpl w:val="07BC0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FD75F0"/>
    <w:multiLevelType w:val="hybridMultilevel"/>
    <w:tmpl w:val="9CDC27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D30463A"/>
    <w:multiLevelType w:val="hybridMultilevel"/>
    <w:tmpl w:val="7CFC607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D8D2512"/>
    <w:multiLevelType w:val="hybridMultilevel"/>
    <w:tmpl w:val="9D541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DA00651"/>
    <w:multiLevelType w:val="hybridMultilevel"/>
    <w:tmpl w:val="E76802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E2D2B7F"/>
    <w:multiLevelType w:val="hybridMultilevel"/>
    <w:tmpl w:val="788C308A"/>
    <w:lvl w:ilvl="0" w:tplc="548862F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E953712"/>
    <w:multiLevelType w:val="hybridMultilevel"/>
    <w:tmpl w:val="0D26D5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28B463A"/>
    <w:multiLevelType w:val="hybridMultilevel"/>
    <w:tmpl w:val="E940F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43A51F7"/>
    <w:multiLevelType w:val="hybridMultilevel"/>
    <w:tmpl w:val="656C4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5B77C5E"/>
    <w:multiLevelType w:val="hybridMultilevel"/>
    <w:tmpl w:val="71CCF892"/>
    <w:lvl w:ilvl="0" w:tplc="DFC2A5AE">
      <w:start w:val="1"/>
      <w:numFmt w:val="decimal"/>
      <w:lvlText w:val="%1."/>
      <w:lvlJc w:val="left"/>
      <w:pPr>
        <w:ind w:left="720" w:hanging="360"/>
      </w:pPr>
      <w:rPr>
        <w:rFonts w:ascii="Calibri" w:hAnsi="Calibri" w:cs="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7475E79"/>
    <w:multiLevelType w:val="hybridMultilevel"/>
    <w:tmpl w:val="E9A4D9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9844501"/>
    <w:multiLevelType w:val="hybridMultilevel"/>
    <w:tmpl w:val="BC00FF1E"/>
    <w:lvl w:ilvl="0" w:tplc="6E44B91A">
      <w:start w:val="1"/>
      <w:numFmt w:val="bullet"/>
      <w:lvlText w:val="∙"/>
      <w:lvlJc w:val="left"/>
      <w:pPr>
        <w:ind w:left="1429" w:hanging="360"/>
      </w:pPr>
      <w:rPr>
        <w:rFonts w:ascii="Trebuchet MS" w:hAnsi="Trebuchet MS"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37" w15:restartNumberingAfterBreak="0">
    <w:nsid w:val="39D56246"/>
    <w:multiLevelType w:val="hybridMultilevel"/>
    <w:tmpl w:val="D65035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BC0795E"/>
    <w:multiLevelType w:val="hybridMultilevel"/>
    <w:tmpl w:val="ECE6E9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DA17D5E"/>
    <w:multiLevelType w:val="hybridMultilevel"/>
    <w:tmpl w:val="A986F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910A3C"/>
    <w:multiLevelType w:val="singleLevel"/>
    <w:tmpl w:val="F41C9DFE"/>
    <w:lvl w:ilvl="0">
      <w:start w:val="1"/>
      <w:numFmt w:val="bullet"/>
      <w:pStyle w:val="synbullet"/>
      <w:lvlText w:val=""/>
      <w:lvlJc w:val="left"/>
      <w:pPr>
        <w:tabs>
          <w:tab w:val="num" w:pos="360"/>
        </w:tabs>
        <w:ind w:left="0" w:firstLine="0"/>
      </w:pPr>
      <w:rPr>
        <w:rFonts w:ascii="Symbol" w:hAnsi="Symbol" w:hint="default"/>
      </w:rPr>
    </w:lvl>
  </w:abstractNum>
  <w:abstractNum w:abstractNumId="41" w15:restartNumberingAfterBreak="0">
    <w:nsid w:val="42E93017"/>
    <w:multiLevelType w:val="hybridMultilevel"/>
    <w:tmpl w:val="46DA650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432E7CB1"/>
    <w:multiLevelType w:val="hybridMultilevel"/>
    <w:tmpl w:val="4A28440A"/>
    <w:lvl w:ilvl="0" w:tplc="9174B1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4827887"/>
    <w:multiLevelType w:val="hybridMultilevel"/>
    <w:tmpl w:val="488CA6E0"/>
    <w:lvl w:ilvl="0" w:tplc="40090001">
      <w:start w:val="1"/>
      <w:numFmt w:val="bullet"/>
      <w:lvlText w:val=""/>
      <w:lvlJc w:val="left"/>
      <w:pPr>
        <w:ind w:left="1097" w:hanging="360"/>
      </w:pPr>
      <w:rPr>
        <w:rFonts w:ascii="Symbol" w:hAnsi="Symbol" w:hint="default"/>
      </w:rPr>
    </w:lvl>
    <w:lvl w:ilvl="1" w:tplc="40090003" w:tentative="1">
      <w:start w:val="1"/>
      <w:numFmt w:val="bullet"/>
      <w:lvlText w:val="o"/>
      <w:lvlJc w:val="left"/>
      <w:pPr>
        <w:ind w:left="1817" w:hanging="360"/>
      </w:pPr>
      <w:rPr>
        <w:rFonts w:ascii="Courier New" w:hAnsi="Courier New" w:cs="Courier New" w:hint="default"/>
      </w:rPr>
    </w:lvl>
    <w:lvl w:ilvl="2" w:tplc="40090005" w:tentative="1">
      <w:start w:val="1"/>
      <w:numFmt w:val="bullet"/>
      <w:lvlText w:val=""/>
      <w:lvlJc w:val="left"/>
      <w:pPr>
        <w:ind w:left="2537" w:hanging="360"/>
      </w:pPr>
      <w:rPr>
        <w:rFonts w:ascii="Wingdings" w:hAnsi="Wingdings" w:hint="default"/>
      </w:rPr>
    </w:lvl>
    <w:lvl w:ilvl="3" w:tplc="40090001" w:tentative="1">
      <w:start w:val="1"/>
      <w:numFmt w:val="bullet"/>
      <w:lvlText w:val=""/>
      <w:lvlJc w:val="left"/>
      <w:pPr>
        <w:ind w:left="3257" w:hanging="360"/>
      </w:pPr>
      <w:rPr>
        <w:rFonts w:ascii="Symbol" w:hAnsi="Symbol" w:hint="default"/>
      </w:rPr>
    </w:lvl>
    <w:lvl w:ilvl="4" w:tplc="40090003" w:tentative="1">
      <w:start w:val="1"/>
      <w:numFmt w:val="bullet"/>
      <w:lvlText w:val="o"/>
      <w:lvlJc w:val="left"/>
      <w:pPr>
        <w:ind w:left="3977" w:hanging="360"/>
      </w:pPr>
      <w:rPr>
        <w:rFonts w:ascii="Courier New" w:hAnsi="Courier New" w:cs="Courier New" w:hint="default"/>
      </w:rPr>
    </w:lvl>
    <w:lvl w:ilvl="5" w:tplc="40090005" w:tentative="1">
      <w:start w:val="1"/>
      <w:numFmt w:val="bullet"/>
      <w:lvlText w:val=""/>
      <w:lvlJc w:val="left"/>
      <w:pPr>
        <w:ind w:left="4697" w:hanging="360"/>
      </w:pPr>
      <w:rPr>
        <w:rFonts w:ascii="Wingdings" w:hAnsi="Wingdings" w:hint="default"/>
      </w:rPr>
    </w:lvl>
    <w:lvl w:ilvl="6" w:tplc="40090001" w:tentative="1">
      <w:start w:val="1"/>
      <w:numFmt w:val="bullet"/>
      <w:lvlText w:val=""/>
      <w:lvlJc w:val="left"/>
      <w:pPr>
        <w:ind w:left="5417" w:hanging="360"/>
      </w:pPr>
      <w:rPr>
        <w:rFonts w:ascii="Symbol" w:hAnsi="Symbol" w:hint="default"/>
      </w:rPr>
    </w:lvl>
    <w:lvl w:ilvl="7" w:tplc="40090003" w:tentative="1">
      <w:start w:val="1"/>
      <w:numFmt w:val="bullet"/>
      <w:lvlText w:val="o"/>
      <w:lvlJc w:val="left"/>
      <w:pPr>
        <w:ind w:left="6137" w:hanging="360"/>
      </w:pPr>
      <w:rPr>
        <w:rFonts w:ascii="Courier New" w:hAnsi="Courier New" w:cs="Courier New" w:hint="default"/>
      </w:rPr>
    </w:lvl>
    <w:lvl w:ilvl="8" w:tplc="40090005" w:tentative="1">
      <w:start w:val="1"/>
      <w:numFmt w:val="bullet"/>
      <w:lvlText w:val=""/>
      <w:lvlJc w:val="left"/>
      <w:pPr>
        <w:ind w:left="6857" w:hanging="360"/>
      </w:pPr>
      <w:rPr>
        <w:rFonts w:ascii="Wingdings" w:hAnsi="Wingdings" w:hint="default"/>
      </w:rPr>
    </w:lvl>
  </w:abstractNum>
  <w:abstractNum w:abstractNumId="44" w15:restartNumberingAfterBreak="0">
    <w:nsid w:val="44B2360F"/>
    <w:multiLevelType w:val="hybridMultilevel"/>
    <w:tmpl w:val="3BD81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AC52B2E"/>
    <w:multiLevelType w:val="hybridMultilevel"/>
    <w:tmpl w:val="8DCA1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AE50147"/>
    <w:multiLevelType w:val="hybridMultilevel"/>
    <w:tmpl w:val="73EA4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C9A7A62"/>
    <w:multiLevelType w:val="hybridMultilevel"/>
    <w:tmpl w:val="89BC7472"/>
    <w:lvl w:ilvl="0" w:tplc="40090001">
      <w:start w:val="1"/>
      <w:numFmt w:val="bullet"/>
      <w:lvlText w:val=""/>
      <w:lvlJc w:val="left"/>
      <w:pPr>
        <w:ind w:left="1817" w:hanging="360"/>
      </w:pPr>
      <w:rPr>
        <w:rFonts w:ascii="Symbol" w:hAnsi="Symbol" w:hint="default"/>
      </w:rPr>
    </w:lvl>
    <w:lvl w:ilvl="1" w:tplc="40090003" w:tentative="1">
      <w:start w:val="1"/>
      <w:numFmt w:val="bullet"/>
      <w:lvlText w:val="o"/>
      <w:lvlJc w:val="left"/>
      <w:pPr>
        <w:ind w:left="2537" w:hanging="360"/>
      </w:pPr>
      <w:rPr>
        <w:rFonts w:ascii="Courier New" w:hAnsi="Courier New" w:cs="Courier New" w:hint="default"/>
      </w:rPr>
    </w:lvl>
    <w:lvl w:ilvl="2" w:tplc="40090005" w:tentative="1">
      <w:start w:val="1"/>
      <w:numFmt w:val="bullet"/>
      <w:lvlText w:val=""/>
      <w:lvlJc w:val="left"/>
      <w:pPr>
        <w:ind w:left="3257" w:hanging="360"/>
      </w:pPr>
      <w:rPr>
        <w:rFonts w:ascii="Wingdings" w:hAnsi="Wingdings" w:hint="default"/>
      </w:rPr>
    </w:lvl>
    <w:lvl w:ilvl="3" w:tplc="40090001" w:tentative="1">
      <w:start w:val="1"/>
      <w:numFmt w:val="bullet"/>
      <w:lvlText w:val=""/>
      <w:lvlJc w:val="left"/>
      <w:pPr>
        <w:ind w:left="3977" w:hanging="360"/>
      </w:pPr>
      <w:rPr>
        <w:rFonts w:ascii="Symbol" w:hAnsi="Symbol" w:hint="default"/>
      </w:rPr>
    </w:lvl>
    <w:lvl w:ilvl="4" w:tplc="40090003" w:tentative="1">
      <w:start w:val="1"/>
      <w:numFmt w:val="bullet"/>
      <w:lvlText w:val="o"/>
      <w:lvlJc w:val="left"/>
      <w:pPr>
        <w:ind w:left="4697" w:hanging="360"/>
      </w:pPr>
      <w:rPr>
        <w:rFonts w:ascii="Courier New" w:hAnsi="Courier New" w:cs="Courier New" w:hint="default"/>
      </w:rPr>
    </w:lvl>
    <w:lvl w:ilvl="5" w:tplc="40090005" w:tentative="1">
      <w:start w:val="1"/>
      <w:numFmt w:val="bullet"/>
      <w:lvlText w:val=""/>
      <w:lvlJc w:val="left"/>
      <w:pPr>
        <w:ind w:left="5417" w:hanging="360"/>
      </w:pPr>
      <w:rPr>
        <w:rFonts w:ascii="Wingdings" w:hAnsi="Wingdings" w:hint="default"/>
      </w:rPr>
    </w:lvl>
    <w:lvl w:ilvl="6" w:tplc="40090001" w:tentative="1">
      <w:start w:val="1"/>
      <w:numFmt w:val="bullet"/>
      <w:lvlText w:val=""/>
      <w:lvlJc w:val="left"/>
      <w:pPr>
        <w:ind w:left="6137" w:hanging="360"/>
      </w:pPr>
      <w:rPr>
        <w:rFonts w:ascii="Symbol" w:hAnsi="Symbol" w:hint="default"/>
      </w:rPr>
    </w:lvl>
    <w:lvl w:ilvl="7" w:tplc="40090003" w:tentative="1">
      <w:start w:val="1"/>
      <w:numFmt w:val="bullet"/>
      <w:lvlText w:val="o"/>
      <w:lvlJc w:val="left"/>
      <w:pPr>
        <w:ind w:left="6857" w:hanging="360"/>
      </w:pPr>
      <w:rPr>
        <w:rFonts w:ascii="Courier New" w:hAnsi="Courier New" w:cs="Courier New" w:hint="default"/>
      </w:rPr>
    </w:lvl>
    <w:lvl w:ilvl="8" w:tplc="40090005" w:tentative="1">
      <w:start w:val="1"/>
      <w:numFmt w:val="bullet"/>
      <w:lvlText w:val=""/>
      <w:lvlJc w:val="left"/>
      <w:pPr>
        <w:ind w:left="7577" w:hanging="360"/>
      </w:pPr>
      <w:rPr>
        <w:rFonts w:ascii="Wingdings" w:hAnsi="Wingdings" w:hint="default"/>
      </w:rPr>
    </w:lvl>
  </w:abstractNum>
  <w:abstractNum w:abstractNumId="48" w15:restartNumberingAfterBreak="0">
    <w:nsid w:val="4EF55595"/>
    <w:multiLevelType w:val="hybridMultilevel"/>
    <w:tmpl w:val="7E3E97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1810868"/>
    <w:multiLevelType w:val="hybridMultilevel"/>
    <w:tmpl w:val="7D1AA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3D30596"/>
    <w:multiLevelType w:val="hybridMultilevel"/>
    <w:tmpl w:val="A7DAE960"/>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54882302"/>
    <w:multiLevelType w:val="singleLevel"/>
    <w:tmpl w:val="32D6B708"/>
    <w:lvl w:ilvl="0">
      <w:start w:val="1"/>
      <w:numFmt w:val="upperLetter"/>
      <w:pStyle w:val="Appendix"/>
      <w:lvlText w:val="Appendix %1.- "/>
      <w:lvlJc w:val="left"/>
      <w:pPr>
        <w:tabs>
          <w:tab w:val="num" w:pos="1440"/>
        </w:tabs>
        <w:ind w:left="0" w:firstLine="0"/>
      </w:pPr>
    </w:lvl>
  </w:abstractNum>
  <w:abstractNum w:abstractNumId="52" w15:restartNumberingAfterBreak="0">
    <w:nsid w:val="55671A27"/>
    <w:multiLevelType w:val="hybridMultilevel"/>
    <w:tmpl w:val="E65C01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5834FA6"/>
    <w:multiLevelType w:val="hybridMultilevel"/>
    <w:tmpl w:val="D3FE5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743786E"/>
    <w:multiLevelType w:val="hybridMultilevel"/>
    <w:tmpl w:val="BFCC6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75C28FE"/>
    <w:multiLevelType w:val="hybridMultilevel"/>
    <w:tmpl w:val="80C6958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CCF4306"/>
    <w:multiLevelType w:val="hybridMultilevel"/>
    <w:tmpl w:val="50F8B9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D654118"/>
    <w:multiLevelType w:val="hybridMultilevel"/>
    <w:tmpl w:val="FB02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DDB5D83"/>
    <w:multiLevelType w:val="hybridMultilevel"/>
    <w:tmpl w:val="CB562168"/>
    <w:lvl w:ilvl="0" w:tplc="22405586">
      <w:start w:val="1"/>
      <w:numFmt w:val="none"/>
      <w:pStyle w:val="Numbering2"/>
      <w:lvlText w:val="-"/>
      <w:lvlJc w:val="left"/>
      <w:pPr>
        <w:tabs>
          <w:tab w:val="num" w:pos="644"/>
        </w:tabs>
        <w:ind w:left="567" w:hanging="283"/>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5F3D0368"/>
    <w:multiLevelType w:val="hybridMultilevel"/>
    <w:tmpl w:val="B4361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F807C34"/>
    <w:multiLevelType w:val="hybridMultilevel"/>
    <w:tmpl w:val="52121006"/>
    <w:lvl w:ilvl="0" w:tplc="04090001">
      <w:start w:val="1"/>
      <w:numFmt w:val="bullet"/>
      <w:pStyle w:val="Bullets"/>
      <w:lvlText w:val=""/>
      <w:lvlJc w:val="left"/>
      <w:pPr>
        <w:tabs>
          <w:tab w:val="num" w:pos="1400"/>
        </w:tabs>
        <w:ind w:left="1400" w:hanging="360"/>
      </w:pPr>
      <w:rPr>
        <w:rFonts w:ascii="Symbol" w:hAnsi="Symbol" w:hint="default"/>
      </w:rPr>
    </w:lvl>
    <w:lvl w:ilvl="1" w:tplc="04090003" w:tentative="1">
      <w:start w:val="1"/>
      <w:numFmt w:val="bullet"/>
      <w:lvlText w:val="o"/>
      <w:lvlJc w:val="left"/>
      <w:pPr>
        <w:tabs>
          <w:tab w:val="num" w:pos="2120"/>
        </w:tabs>
        <w:ind w:left="2120" w:hanging="360"/>
      </w:pPr>
      <w:rPr>
        <w:rFonts w:ascii="Courier New" w:hAnsi="Courier New" w:hint="default"/>
      </w:rPr>
    </w:lvl>
    <w:lvl w:ilvl="2" w:tplc="04090005" w:tentative="1">
      <w:start w:val="1"/>
      <w:numFmt w:val="bullet"/>
      <w:lvlText w:val=""/>
      <w:lvlJc w:val="left"/>
      <w:pPr>
        <w:tabs>
          <w:tab w:val="num" w:pos="2840"/>
        </w:tabs>
        <w:ind w:left="2840" w:hanging="360"/>
      </w:pPr>
      <w:rPr>
        <w:rFonts w:ascii="Wingdings" w:hAnsi="Wingdings" w:hint="default"/>
      </w:rPr>
    </w:lvl>
    <w:lvl w:ilvl="3" w:tplc="04090001" w:tentative="1">
      <w:start w:val="1"/>
      <w:numFmt w:val="bullet"/>
      <w:lvlText w:val=""/>
      <w:lvlJc w:val="left"/>
      <w:pPr>
        <w:tabs>
          <w:tab w:val="num" w:pos="3560"/>
        </w:tabs>
        <w:ind w:left="3560" w:hanging="360"/>
      </w:pPr>
      <w:rPr>
        <w:rFonts w:ascii="Symbol" w:hAnsi="Symbol" w:hint="default"/>
      </w:rPr>
    </w:lvl>
    <w:lvl w:ilvl="4" w:tplc="04090003" w:tentative="1">
      <w:start w:val="1"/>
      <w:numFmt w:val="bullet"/>
      <w:lvlText w:val="o"/>
      <w:lvlJc w:val="left"/>
      <w:pPr>
        <w:tabs>
          <w:tab w:val="num" w:pos="4280"/>
        </w:tabs>
        <w:ind w:left="4280" w:hanging="360"/>
      </w:pPr>
      <w:rPr>
        <w:rFonts w:ascii="Courier New" w:hAnsi="Courier New" w:hint="default"/>
      </w:rPr>
    </w:lvl>
    <w:lvl w:ilvl="5" w:tplc="04090005" w:tentative="1">
      <w:start w:val="1"/>
      <w:numFmt w:val="bullet"/>
      <w:lvlText w:val=""/>
      <w:lvlJc w:val="left"/>
      <w:pPr>
        <w:tabs>
          <w:tab w:val="num" w:pos="5000"/>
        </w:tabs>
        <w:ind w:left="5000" w:hanging="360"/>
      </w:pPr>
      <w:rPr>
        <w:rFonts w:ascii="Wingdings" w:hAnsi="Wingdings" w:hint="default"/>
      </w:rPr>
    </w:lvl>
    <w:lvl w:ilvl="6" w:tplc="04090001" w:tentative="1">
      <w:start w:val="1"/>
      <w:numFmt w:val="bullet"/>
      <w:lvlText w:val=""/>
      <w:lvlJc w:val="left"/>
      <w:pPr>
        <w:tabs>
          <w:tab w:val="num" w:pos="5720"/>
        </w:tabs>
        <w:ind w:left="5720" w:hanging="360"/>
      </w:pPr>
      <w:rPr>
        <w:rFonts w:ascii="Symbol" w:hAnsi="Symbol" w:hint="default"/>
      </w:rPr>
    </w:lvl>
    <w:lvl w:ilvl="7" w:tplc="04090003" w:tentative="1">
      <w:start w:val="1"/>
      <w:numFmt w:val="bullet"/>
      <w:lvlText w:val="o"/>
      <w:lvlJc w:val="left"/>
      <w:pPr>
        <w:tabs>
          <w:tab w:val="num" w:pos="6440"/>
        </w:tabs>
        <w:ind w:left="6440" w:hanging="360"/>
      </w:pPr>
      <w:rPr>
        <w:rFonts w:ascii="Courier New" w:hAnsi="Courier New" w:hint="default"/>
      </w:rPr>
    </w:lvl>
    <w:lvl w:ilvl="8" w:tplc="04090005" w:tentative="1">
      <w:start w:val="1"/>
      <w:numFmt w:val="bullet"/>
      <w:lvlText w:val=""/>
      <w:lvlJc w:val="left"/>
      <w:pPr>
        <w:tabs>
          <w:tab w:val="num" w:pos="7160"/>
        </w:tabs>
        <w:ind w:left="7160" w:hanging="360"/>
      </w:pPr>
      <w:rPr>
        <w:rFonts w:ascii="Wingdings" w:hAnsi="Wingdings" w:hint="default"/>
      </w:rPr>
    </w:lvl>
  </w:abstractNum>
  <w:abstractNum w:abstractNumId="61" w15:restartNumberingAfterBreak="0">
    <w:nsid w:val="5F911953"/>
    <w:multiLevelType w:val="hybridMultilevel"/>
    <w:tmpl w:val="6A860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17D51DE"/>
    <w:multiLevelType w:val="hybridMultilevel"/>
    <w:tmpl w:val="8A0ED5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62104737"/>
    <w:multiLevelType w:val="hybridMultilevel"/>
    <w:tmpl w:val="78FA70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637E2F44"/>
    <w:multiLevelType w:val="hybridMultilevel"/>
    <w:tmpl w:val="1D50F39A"/>
    <w:lvl w:ilvl="0" w:tplc="640A5B32">
      <w:start w:val="1"/>
      <w:numFmt w:val="bullet"/>
      <w:pStyle w:val="BulletLevel1"/>
      <w:lvlText w:val=""/>
      <w:lvlJc w:val="left"/>
      <w:pPr>
        <w:tabs>
          <w:tab w:val="num" w:pos="284"/>
        </w:tabs>
        <w:ind w:left="284" w:hanging="284"/>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5A4048E"/>
    <w:multiLevelType w:val="hybridMultilevel"/>
    <w:tmpl w:val="F20C614E"/>
    <w:lvl w:ilvl="0" w:tplc="66F092C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7305DD1"/>
    <w:multiLevelType w:val="hybridMultilevel"/>
    <w:tmpl w:val="BFC2E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9C143D"/>
    <w:multiLevelType w:val="hybridMultilevel"/>
    <w:tmpl w:val="3D14A388"/>
    <w:lvl w:ilvl="0" w:tplc="60C83DE6">
      <w:start w:val="1"/>
      <w:numFmt w:val="bullet"/>
      <w:pStyle w:val="ListBulletIndent"/>
      <w:lvlText w:val=""/>
      <w:lvlJc w:val="left"/>
      <w:pPr>
        <w:ind w:left="1636" w:hanging="360"/>
      </w:pPr>
      <w:rPr>
        <w:rFonts w:ascii="Symbol" w:hAnsi="Symbol" w:hint="default"/>
      </w:rPr>
    </w:lvl>
    <w:lvl w:ilvl="1" w:tplc="F5F43B0C" w:tentative="1">
      <w:start w:val="1"/>
      <w:numFmt w:val="bullet"/>
      <w:lvlText w:val="o"/>
      <w:lvlJc w:val="left"/>
      <w:pPr>
        <w:ind w:left="2575" w:hanging="360"/>
      </w:pPr>
      <w:rPr>
        <w:rFonts w:ascii="Courier New" w:hAnsi="Courier New" w:cs="Courier New" w:hint="default"/>
      </w:rPr>
    </w:lvl>
    <w:lvl w:ilvl="2" w:tplc="9C2CAED2" w:tentative="1">
      <w:start w:val="1"/>
      <w:numFmt w:val="bullet"/>
      <w:lvlText w:val=""/>
      <w:lvlJc w:val="left"/>
      <w:pPr>
        <w:ind w:left="3295" w:hanging="360"/>
      </w:pPr>
      <w:rPr>
        <w:rFonts w:ascii="Wingdings" w:hAnsi="Wingdings" w:hint="default"/>
      </w:rPr>
    </w:lvl>
    <w:lvl w:ilvl="3" w:tplc="2A36C552" w:tentative="1">
      <w:start w:val="1"/>
      <w:numFmt w:val="bullet"/>
      <w:lvlText w:val=""/>
      <w:lvlJc w:val="left"/>
      <w:pPr>
        <w:ind w:left="4015" w:hanging="360"/>
      </w:pPr>
      <w:rPr>
        <w:rFonts w:ascii="Symbol" w:hAnsi="Symbol" w:hint="default"/>
      </w:rPr>
    </w:lvl>
    <w:lvl w:ilvl="4" w:tplc="7F1E2136" w:tentative="1">
      <w:start w:val="1"/>
      <w:numFmt w:val="bullet"/>
      <w:lvlText w:val="o"/>
      <w:lvlJc w:val="left"/>
      <w:pPr>
        <w:ind w:left="4735" w:hanging="360"/>
      </w:pPr>
      <w:rPr>
        <w:rFonts w:ascii="Courier New" w:hAnsi="Courier New" w:cs="Courier New" w:hint="default"/>
      </w:rPr>
    </w:lvl>
    <w:lvl w:ilvl="5" w:tplc="8F9AA762" w:tentative="1">
      <w:start w:val="1"/>
      <w:numFmt w:val="bullet"/>
      <w:lvlText w:val=""/>
      <w:lvlJc w:val="left"/>
      <w:pPr>
        <w:ind w:left="5455" w:hanging="360"/>
      </w:pPr>
      <w:rPr>
        <w:rFonts w:ascii="Wingdings" w:hAnsi="Wingdings" w:hint="default"/>
      </w:rPr>
    </w:lvl>
    <w:lvl w:ilvl="6" w:tplc="D3723C7C" w:tentative="1">
      <w:start w:val="1"/>
      <w:numFmt w:val="bullet"/>
      <w:lvlText w:val=""/>
      <w:lvlJc w:val="left"/>
      <w:pPr>
        <w:ind w:left="6175" w:hanging="360"/>
      </w:pPr>
      <w:rPr>
        <w:rFonts w:ascii="Symbol" w:hAnsi="Symbol" w:hint="default"/>
      </w:rPr>
    </w:lvl>
    <w:lvl w:ilvl="7" w:tplc="ABEC2980" w:tentative="1">
      <w:start w:val="1"/>
      <w:numFmt w:val="bullet"/>
      <w:lvlText w:val="o"/>
      <w:lvlJc w:val="left"/>
      <w:pPr>
        <w:ind w:left="6895" w:hanging="360"/>
      </w:pPr>
      <w:rPr>
        <w:rFonts w:ascii="Courier New" w:hAnsi="Courier New" w:cs="Courier New" w:hint="default"/>
      </w:rPr>
    </w:lvl>
    <w:lvl w:ilvl="8" w:tplc="84D0A35E" w:tentative="1">
      <w:start w:val="1"/>
      <w:numFmt w:val="bullet"/>
      <w:lvlText w:val=""/>
      <w:lvlJc w:val="left"/>
      <w:pPr>
        <w:ind w:left="7615" w:hanging="360"/>
      </w:pPr>
      <w:rPr>
        <w:rFonts w:ascii="Wingdings" w:hAnsi="Wingdings" w:hint="default"/>
      </w:rPr>
    </w:lvl>
  </w:abstractNum>
  <w:abstractNum w:abstractNumId="68" w15:restartNumberingAfterBreak="0">
    <w:nsid w:val="6D744725"/>
    <w:multiLevelType w:val="hybridMultilevel"/>
    <w:tmpl w:val="E026AF38"/>
    <w:lvl w:ilvl="0" w:tplc="6116F5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DFB0CE9"/>
    <w:multiLevelType w:val="hybridMultilevel"/>
    <w:tmpl w:val="D3F01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E2A0DDD"/>
    <w:multiLevelType w:val="hybridMultilevel"/>
    <w:tmpl w:val="0D9437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E7D0E7B"/>
    <w:multiLevelType w:val="hybridMultilevel"/>
    <w:tmpl w:val="8EC24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F736689"/>
    <w:multiLevelType w:val="hybridMultilevel"/>
    <w:tmpl w:val="E0B03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F8F22E4"/>
    <w:multiLevelType w:val="hybridMultilevel"/>
    <w:tmpl w:val="0FAA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BC52DF"/>
    <w:multiLevelType w:val="hybridMultilevel"/>
    <w:tmpl w:val="0E16B82C"/>
    <w:lvl w:ilvl="0" w:tplc="66E27E3A">
      <w:start w:val="1"/>
      <w:numFmt w:val="decimal"/>
      <w:pStyle w:val="IntroParties"/>
      <w:lvlText w:val="%1."/>
      <w:lvlJc w:val="left"/>
      <w:pPr>
        <w:tabs>
          <w:tab w:val="num" w:pos="1368"/>
        </w:tabs>
        <w:ind w:left="1368"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5" w15:restartNumberingAfterBreak="0">
    <w:nsid w:val="702A48B5"/>
    <w:multiLevelType w:val="hybridMultilevel"/>
    <w:tmpl w:val="C6DC7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BB62D0"/>
    <w:multiLevelType w:val="multilevel"/>
    <w:tmpl w:val="730E5AE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402878"/>
    <w:multiLevelType w:val="hybridMultilevel"/>
    <w:tmpl w:val="93303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4D4326D"/>
    <w:multiLevelType w:val="hybridMultilevel"/>
    <w:tmpl w:val="9446E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81A4A6F"/>
    <w:multiLevelType w:val="hybridMultilevel"/>
    <w:tmpl w:val="AF06F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C941752"/>
    <w:multiLevelType w:val="hybridMultilevel"/>
    <w:tmpl w:val="D1B83828"/>
    <w:lvl w:ilvl="0" w:tplc="40090001">
      <w:start w:val="1"/>
      <w:numFmt w:val="bullet"/>
      <w:lvlText w:val=""/>
      <w:lvlJc w:val="left"/>
      <w:pPr>
        <w:ind w:left="1457" w:hanging="360"/>
      </w:pPr>
      <w:rPr>
        <w:rFonts w:ascii="Symbol" w:hAnsi="Symbol" w:hint="default"/>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81" w15:restartNumberingAfterBreak="0">
    <w:nsid w:val="7C9F3B4E"/>
    <w:multiLevelType w:val="hybridMultilevel"/>
    <w:tmpl w:val="C100D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0888342">
    <w:abstractNumId w:val="0"/>
  </w:num>
  <w:num w:numId="2" w16cid:durableId="491871912">
    <w:abstractNumId w:val="51"/>
  </w:num>
  <w:num w:numId="3" w16cid:durableId="1617902854">
    <w:abstractNumId w:val="60"/>
  </w:num>
  <w:num w:numId="4" w16cid:durableId="85736247">
    <w:abstractNumId w:val="40"/>
  </w:num>
  <w:num w:numId="5" w16cid:durableId="1332951221">
    <w:abstractNumId w:val="2"/>
  </w:num>
  <w:num w:numId="6" w16cid:durableId="1107769523">
    <w:abstractNumId w:val="58"/>
  </w:num>
  <w:num w:numId="7" w16cid:durableId="728000389">
    <w:abstractNumId w:val="74"/>
  </w:num>
  <w:num w:numId="8" w16cid:durableId="888804491">
    <w:abstractNumId w:val="67"/>
  </w:num>
  <w:num w:numId="9" w16cid:durableId="1468358978">
    <w:abstractNumId w:val="36"/>
  </w:num>
  <w:num w:numId="10" w16cid:durableId="619798736">
    <w:abstractNumId w:val="12"/>
  </w:num>
  <w:num w:numId="11" w16cid:durableId="1282151016">
    <w:abstractNumId w:val="64"/>
  </w:num>
  <w:num w:numId="12" w16cid:durableId="234318577">
    <w:abstractNumId w:val="73"/>
  </w:num>
  <w:num w:numId="13" w16cid:durableId="1966503601">
    <w:abstractNumId w:val="65"/>
  </w:num>
  <w:num w:numId="14" w16cid:durableId="349573599">
    <w:abstractNumId w:val="47"/>
  </w:num>
  <w:num w:numId="15" w16cid:durableId="803156914">
    <w:abstractNumId w:val="63"/>
  </w:num>
  <w:num w:numId="16" w16cid:durableId="1873028314">
    <w:abstractNumId w:val="70"/>
  </w:num>
  <w:num w:numId="17" w16cid:durableId="1540556210">
    <w:abstractNumId w:val="26"/>
  </w:num>
  <w:num w:numId="18" w16cid:durableId="1363088761">
    <w:abstractNumId w:val="23"/>
  </w:num>
  <w:num w:numId="19" w16cid:durableId="1888953674">
    <w:abstractNumId w:val="32"/>
  </w:num>
  <w:num w:numId="20" w16cid:durableId="1508322943">
    <w:abstractNumId w:val="8"/>
  </w:num>
  <w:num w:numId="21" w16cid:durableId="225728977">
    <w:abstractNumId w:val="69"/>
  </w:num>
  <w:num w:numId="22" w16cid:durableId="1504324353">
    <w:abstractNumId w:val="80"/>
  </w:num>
  <w:num w:numId="23" w16cid:durableId="353462497">
    <w:abstractNumId w:val="57"/>
  </w:num>
  <w:num w:numId="24" w16cid:durableId="1829973570">
    <w:abstractNumId w:val="43"/>
  </w:num>
  <w:num w:numId="25" w16cid:durableId="514853948">
    <w:abstractNumId w:val="5"/>
  </w:num>
  <w:num w:numId="26" w16cid:durableId="948775229">
    <w:abstractNumId w:val="46"/>
  </w:num>
  <w:num w:numId="27" w16cid:durableId="1973052906">
    <w:abstractNumId w:val="21"/>
  </w:num>
  <w:num w:numId="28" w16cid:durableId="579604982">
    <w:abstractNumId w:val="39"/>
  </w:num>
  <w:num w:numId="29" w16cid:durableId="20672565">
    <w:abstractNumId w:val="81"/>
  </w:num>
  <w:num w:numId="30" w16cid:durableId="2141802457">
    <w:abstractNumId w:val="71"/>
  </w:num>
  <w:num w:numId="31" w16cid:durableId="1407607314">
    <w:abstractNumId w:val="17"/>
  </w:num>
  <w:num w:numId="32" w16cid:durableId="1610434190">
    <w:abstractNumId w:val="66"/>
  </w:num>
  <w:num w:numId="33" w16cid:durableId="1279920287">
    <w:abstractNumId w:val="77"/>
  </w:num>
  <w:num w:numId="34" w16cid:durableId="2052917391">
    <w:abstractNumId w:val="9"/>
  </w:num>
  <w:num w:numId="35" w16cid:durableId="1937903052">
    <w:abstractNumId w:val="7"/>
  </w:num>
  <w:num w:numId="36" w16cid:durableId="1084767158">
    <w:abstractNumId w:val="38"/>
  </w:num>
  <w:num w:numId="37" w16cid:durableId="1530027978">
    <w:abstractNumId w:val="13"/>
  </w:num>
  <w:num w:numId="38" w16cid:durableId="1904560523">
    <w:abstractNumId w:val="20"/>
  </w:num>
  <w:num w:numId="39" w16cid:durableId="1303846218">
    <w:abstractNumId w:val="44"/>
  </w:num>
  <w:num w:numId="40" w16cid:durableId="130908088">
    <w:abstractNumId w:val="31"/>
  </w:num>
  <w:num w:numId="41" w16cid:durableId="1013652608">
    <w:abstractNumId w:val="14"/>
  </w:num>
  <w:num w:numId="42" w16cid:durableId="362288670">
    <w:abstractNumId w:val="48"/>
  </w:num>
  <w:num w:numId="43" w16cid:durableId="1258782482">
    <w:abstractNumId w:val="30"/>
  </w:num>
  <w:num w:numId="44" w16cid:durableId="1280721299">
    <w:abstractNumId w:val="61"/>
  </w:num>
  <w:num w:numId="45" w16cid:durableId="904225702">
    <w:abstractNumId w:val="28"/>
  </w:num>
  <w:num w:numId="46" w16cid:durableId="1896812177">
    <w:abstractNumId w:val="3"/>
  </w:num>
  <w:num w:numId="47" w16cid:durableId="397096188">
    <w:abstractNumId w:val="34"/>
  </w:num>
  <w:num w:numId="48" w16cid:durableId="1019964044">
    <w:abstractNumId w:val="54"/>
  </w:num>
  <w:num w:numId="49" w16cid:durableId="1542747109">
    <w:abstractNumId w:val="29"/>
  </w:num>
  <w:num w:numId="50" w16cid:durableId="1864248177">
    <w:abstractNumId w:val="50"/>
  </w:num>
  <w:num w:numId="51" w16cid:durableId="296843346">
    <w:abstractNumId w:val="41"/>
  </w:num>
  <w:num w:numId="52" w16cid:durableId="930040331">
    <w:abstractNumId w:val="55"/>
  </w:num>
  <w:num w:numId="53" w16cid:durableId="1876497560">
    <w:abstractNumId w:val="27"/>
  </w:num>
  <w:num w:numId="54" w16cid:durableId="1743134489">
    <w:abstractNumId w:val="37"/>
  </w:num>
  <w:num w:numId="55" w16cid:durableId="958613014">
    <w:abstractNumId w:val="35"/>
  </w:num>
  <w:num w:numId="56" w16cid:durableId="1857572070">
    <w:abstractNumId w:val="42"/>
  </w:num>
  <w:num w:numId="57" w16cid:durableId="1312903184">
    <w:abstractNumId w:val="4"/>
  </w:num>
  <w:num w:numId="58" w16cid:durableId="1478104799">
    <w:abstractNumId w:val="22"/>
  </w:num>
  <w:num w:numId="59" w16cid:durableId="328171214">
    <w:abstractNumId w:val="78"/>
  </w:num>
  <w:num w:numId="60" w16cid:durableId="99107432">
    <w:abstractNumId w:val="59"/>
  </w:num>
  <w:num w:numId="61" w16cid:durableId="548806661">
    <w:abstractNumId w:val="15"/>
  </w:num>
  <w:num w:numId="62" w16cid:durableId="1741054526">
    <w:abstractNumId w:val="25"/>
  </w:num>
  <w:num w:numId="63" w16cid:durableId="1284196039">
    <w:abstractNumId w:val="79"/>
  </w:num>
  <w:num w:numId="64" w16cid:durableId="1813059820">
    <w:abstractNumId w:val="53"/>
  </w:num>
  <w:num w:numId="65" w16cid:durableId="1596402488">
    <w:abstractNumId w:val="49"/>
  </w:num>
  <w:num w:numId="66" w16cid:durableId="235014178">
    <w:abstractNumId w:val="33"/>
  </w:num>
  <w:num w:numId="67" w16cid:durableId="2111780340">
    <w:abstractNumId w:val="10"/>
  </w:num>
  <w:num w:numId="68" w16cid:durableId="324863881">
    <w:abstractNumId w:val="68"/>
  </w:num>
  <w:num w:numId="69" w16cid:durableId="492837587">
    <w:abstractNumId w:val="76"/>
  </w:num>
  <w:num w:numId="70" w16cid:durableId="1659650928">
    <w:abstractNumId w:val="75"/>
  </w:num>
  <w:num w:numId="71" w16cid:durableId="1656377949">
    <w:abstractNumId w:val="6"/>
  </w:num>
  <w:num w:numId="72" w16cid:durableId="1541235821">
    <w:abstractNumId w:val="52"/>
  </w:num>
  <w:num w:numId="73" w16cid:durableId="726954333">
    <w:abstractNumId w:val="56"/>
  </w:num>
  <w:num w:numId="74" w16cid:durableId="1855222518">
    <w:abstractNumId w:val="18"/>
  </w:num>
  <w:num w:numId="75" w16cid:durableId="1481846446">
    <w:abstractNumId w:val="24"/>
  </w:num>
  <w:num w:numId="76" w16cid:durableId="1824812996">
    <w:abstractNumId w:val="1"/>
  </w:num>
  <w:num w:numId="77" w16cid:durableId="350910336">
    <w:abstractNumId w:val="45"/>
  </w:num>
  <w:num w:numId="78" w16cid:durableId="5329929">
    <w:abstractNumId w:val="19"/>
  </w:num>
  <w:num w:numId="79" w16cid:durableId="1848206064">
    <w:abstractNumId w:val="72"/>
  </w:num>
  <w:num w:numId="80" w16cid:durableId="2146970957">
    <w:abstractNumId w:val="16"/>
  </w:num>
  <w:num w:numId="81" w16cid:durableId="1076242049">
    <w:abstractNumId w:val="62"/>
  </w:num>
  <w:num w:numId="82" w16cid:durableId="702484903">
    <w:abstractNumId w:val="11"/>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SHUTOSH">
    <w15:presenceInfo w15:providerId="AD" w15:userId="S::AA20230089@wipro.com::f3da91c1-bd7b-4006-8046-56a662c17c63"/>
  </w15:person>
  <w15:person w15:author="Inger Pilgaard Hay">
    <w15:presenceInfo w15:providerId="AD" w15:userId="S::IPHAY@orsted.com::6603ade4-34cd-435e-94c2-060784ee29e7"/>
  </w15:person>
  <w15:person w15:author="Susanne Nielsen">
    <w15:presenceInfo w15:providerId="AD" w15:userId="S::SUSNI@orsted.com::28a1cb16-7972-4638-8536-0f79b360ed10"/>
  </w15:person>
  <w15:person w15:author="Manuel Proietti">
    <w15:presenceInfo w15:providerId="AD" w15:userId="S::manuel.proietti@ifs-italia.it::e1e383ae-fd81-454d-90b9-1448212011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oNotTrackFormatting/>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E06"/>
    <w:rsid w:val="0000027D"/>
    <w:rsid w:val="0000127D"/>
    <w:rsid w:val="000029C3"/>
    <w:rsid w:val="00003201"/>
    <w:rsid w:val="00003421"/>
    <w:rsid w:val="000038E2"/>
    <w:rsid w:val="00003C9F"/>
    <w:rsid w:val="00004A6E"/>
    <w:rsid w:val="0000513C"/>
    <w:rsid w:val="000055C8"/>
    <w:rsid w:val="000056FC"/>
    <w:rsid w:val="00005F3D"/>
    <w:rsid w:val="00005F4C"/>
    <w:rsid w:val="000066DF"/>
    <w:rsid w:val="00006B87"/>
    <w:rsid w:val="00007436"/>
    <w:rsid w:val="000075D4"/>
    <w:rsid w:val="00007667"/>
    <w:rsid w:val="00007A92"/>
    <w:rsid w:val="00007DC3"/>
    <w:rsid w:val="0001089F"/>
    <w:rsid w:val="00011009"/>
    <w:rsid w:val="00011490"/>
    <w:rsid w:val="000120D9"/>
    <w:rsid w:val="00012237"/>
    <w:rsid w:val="00012FF1"/>
    <w:rsid w:val="000139B5"/>
    <w:rsid w:val="00013DB4"/>
    <w:rsid w:val="00014332"/>
    <w:rsid w:val="000144E5"/>
    <w:rsid w:val="00014A1C"/>
    <w:rsid w:val="00014B17"/>
    <w:rsid w:val="00015115"/>
    <w:rsid w:val="000151CE"/>
    <w:rsid w:val="00015235"/>
    <w:rsid w:val="000173D8"/>
    <w:rsid w:val="00017416"/>
    <w:rsid w:val="00017636"/>
    <w:rsid w:val="0001798C"/>
    <w:rsid w:val="00017E3E"/>
    <w:rsid w:val="00020161"/>
    <w:rsid w:val="0002080A"/>
    <w:rsid w:val="00020C7D"/>
    <w:rsid w:val="00020D14"/>
    <w:rsid w:val="0002114E"/>
    <w:rsid w:val="00021692"/>
    <w:rsid w:val="000217CE"/>
    <w:rsid w:val="000219D6"/>
    <w:rsid w:val="00021AFC"/>
    <w:rsid w:val="00021DFC"/>
    <w:rsid w:val="000223D4"/>
    <w:rsid w:val="00022A51"/>
    <w:rsid w:val="00023690"/>
    <w:rsid w:val="00023E19"/>
    <w:rsid w:val="0002414E"/>
    <w:rsid w:val="0002429F"/>
    <w:rsid w:val="00024E65"/>
    <w:rsid w:val="000255A2"/>
    <w:rsid w:val="00026270"/>
    <w:rsid w:val="000264F3"/>
    <w:rsid w:val="000265DB"/>
    <w:rsid w:val="0002731A"/>
    <w:rsid w:val="00027822"/>
    <w:rsid w:val="00027855"/>
    <w:rsid w:val="000279A0"/>
    <w:rsid w:val="000312E1"/>
    <w:rsid w:val="00031547"/>
    <w:rsid w:val="00031EF5"/>
    <w:rsid w:val="00032F80"/>
    <w:rsid w:val="000335B1"/>
    <w:rsid w:val="00033F27"/>
    <w:rsid w:val="000345EF"/>
    <w:rsid w:val="00034D91"/>
    <w:rsid w:val="000355C4"/>
    <w:rsid w:val="000355DB"/>
    <w:rsid w:val="00036967"/>
    <w:rsid w:val="00036C8D"/>
    <w:rsid w:val="000373E0"/>
    <w:rsid w:val="000400FD"/>
    <w:rsid w:val="0004060A"/>
    <w:rsid w:val="00040A88"/>
    <w:rsid w:val="00040D84"/>
    <w:rsid w:val="000415F2"/>
    <w:rsid w:val="0004192B"/>
    <w:rsid w:val="00041CC9"/>
    <w:rsid w:val="00041E61"/>
    <w:rsid w:val="00043B4F"/>
    <w:rsid w:val="00044634"/>
    <w:rsid w:val="000459C5"/>
    <w:rsid w:val="00046977"/>
    <w:rsid w:val="00046B98"/>
    <w:rsid w:val="00047A80"/>
    <w:rsid w:val="00047E2E"/>
    <w:rsid w:val="00050FBE"/>
    <w:rsid w:val="000518FD"/>
    <w:rsid w:val="00051925"/>
    <w:rsid w:val="00051AEE"/>
    <w:rsid w:val="00051B37"/>
    <w:rsid w:val="00051DF7"/>
    <w:rsid w:val="00051F36"/>
    <w:rsid w:val="00052170"/>
    <w:rsid w:val="000523B7"/>
    <w:rsid w:val="000530DE"/>
    <w:rsid w:val="00053561"/>
    <w:rsid w:val="00053BDD"/>
    <w:rsid w:val="000545C4"/>
    <w:rsid w:val="00054E3D"/>
    <w:rsid w:val="00055466"/>
    <w:rsid w:val="0005559B"/>
    <w:rsid w:val="000556F3"/>
    <w:rsid w:val="00056022"/>
    <w:rsid w:val="00056E48"/>
    <w:rsid w:val="00057131"/>
    <w:rsid w:val="00057236"/>
    <w:rsid w:val="0005728F"/>
    <w:rsid w:val="0006007E"/>
    <w:rsid w:val="00060085"/>
    <w:rsid w:val="0006036E"/>
    <w:rsid w:val="00061710"/>
    <w:rsid w:val="00062260"/>
    <w:rsid w:val="00062726"/>
    <w:rsid w:val="000634E2"/>
    <w:rsid w:val="00063C8E"/>
    <w:rsid w:val="00064AAD"/>
    <w:rsid w:val="000653F9"/>
    <w:rsid w:val="00065E1B"/>
    <w:rsid w:val="00065ED3"/>
    <w:rsid w:val="00065F6D"/>
    <w:rsid w:val="00066152"/>
    <w:rsid w:val="00066964"/>
    <w:rsid w:val="00066FB2"/>
    <w:rsid w:val="000671A2"/>
    <w:rsid w:val="000674B0"/>
    <w:rsid w:val="00067866"/>
    <w:rsid w:val="00070DBA"/>
    <w:rsid w:val="0007122E"/>
    <w:rsid w:val="00071599"/>
    <w:rsid w:val="00071B25"/>
    <w:rsid w:val="00072767"/>
    <w:rsid w:val="00072DFC"/>
    <w:rsid w:val="00073711"/>
    <w:rsid w:val="00073817"/>
    <w:rsid w:val="00073B46"/>
    <w:rsid w:val="00073D41"/>
    <w:rsid w:val="00073F46"/>
    <w:rsid w:val="00075B93"/>
    <w:rsid w:val="00076490"/>
    <w:rsid w:val="000768B5"/>
    <w:rsid w:val="00076D09"/>
    <w:rsid w:val="00077B9E"/>
    <w:rsid w:val="00077E8B"/>
    <w:rsid w:val="0008097D"/>
    <w:rsid w:val="00081015"/>
    <w:rsid w:val="0008128C"/>
    <w:rsid w:val="000825F2"/>
    <w:rsid w:val="00083729"/>
    <w:rsid w:val="00083821"/>
    <w:rsid w:val="00083C1E"/>
    <w:rsid w:val="000840FD"/>
    <w:rsid w:val="00084394"/>
    <w:rsid w:val="00084B83"/>
    <w:rsid w:val="00084D4E"/>
    <w:rsid w:val="00084DAE"/>
    <w:rsid w:val="000850A4"/>
    <w:rsid w:val="00085DBC"/>
    <w:rsid w:val="00085F11"/>
    <w:rsid w:val="00085F40"/>
    <w:rsid w:val="0008611B"/>
    <w:rsid w:val="00086344"/>
    <w:rsid w:val="00087272"/>
    <w:rsid w:val="00087B40"/>
    <w:rsid w:val="00087BFA"/>
    <w:rsid w:val="00087E6E"/>
    <w:rsid w:val="000902DE"/>
    <w:rsid w:val="000904DB"/>
    <w:rsid w:val="00090CCD"/>
    <w:rsid w:val="00091075"/>
    <w:rsid w:val="000916CB"/>
    <w:rsid w:val="00091815"/>
    <w:rsid w:val="00091A52"/>
    <w:rsid w:val="00091C04"/>
    <w:rsid w:val="00091F89"/>
    <w:rsid w:val="00092051"/>
    <w:rsid w:val="000923BF"/>
    <w:rsid w:val="00092448"/>
    <w:rsid w:val="00092D32"/>
    <w:rsid w:val="00092EA1"/>
    <w:rsid w:val="00092FFB"/>
    <w:rsid w:val="00093293"/>
    <w:rsid w:val="000932A9"/>
    <w:rsid w:val="0009333A"/>
    <w:rsid w:val="000937AB"/>
    <w:rsid w:val="000939B7"/>
    <w:rsid w:val="00094480"/>
    <w:rsid w:val="00095446"/>
    <w:rsid w:val="000955EF"/>
    <w:rsid w:val="00095924"/>
    <w:rsid w:val="00095D46"/>
    <w:rsid w:val="00095EF6"/>
    <w:rsid w:val="0009629A"/>
    <w:rsid w:val="00096334"/>
    <w:rsid w:val="0009693C"/>
    <w:rsid w:val="000971E5"/>
    <w:rsid w:val="00097479"/>
    <w:rsid w:val="00097681"/>
    <w:rsid w:val="00097745"/>
    <w:rsid w:val="00097A2D"/>
    <w:rsid w:val="000A0021"/>
    <w:rsid w:val="000A03F2"/>
    <w:rsid w:val="000A0525"/>
    <w:rsid w:val="000A0726"/>
    <w:rsid w:val="000A088A"/>
    <w:rsid w:val="000A13DB"/>
    <w:rsid w:val="000A1B91"/>
    <w:rsid w:val="000A274C"/>
    <w:rsid w:val="000A325A"/>
    <w:rsid w:val="000A34E7"/>
    <w:rsid w:val="000A39B7"/>
    <w:rsid w:val="000A3C0E"/>
    <w:rsid w:val="000A4585"/>
    <w:rsid w:val="000A5387"/>
    <w:rsid w:val="000A5917"/>
    <w:rsid w:val="000A5E99"/>
    <w:rsid w:val="000A6021"/>
    <w:rsid w:val="000A6E46"/>
    <w:rsid w:val="000A6F60"/>
    <w:rsid w:val="000A7087"/>
    <w:rsid w:val="000A71E3"/>
    <w:rsid w:val="000A74F1"/>
    <w:rsid w:val="000A7F86"/>
    <w:rsid w:val="000B05CE"/>
    <w:rsid w:val="000B06E4"/>
    <w:rsid w:val="000B1112"/>
    <w:rsid w:val="000B248A"/>
    <w:rsid w:val="000B27A9"/>
    <w:rsid w:val="000B3267"/>
    <w:rsid w:val="000B4C0E"/>
    <w:rsid w:val="000B4FBA"/>
    <w:rsid w:val="000B51AC"/>
    <w:rsid w:val="000B624A"/>
    <w:rsid w:val="000B6646"/>
    <w:rsid w:val="000B6728"/>
    <w:rsid w:val="000B6839"/>
    <w:rsid w:val="000B7316"/>
    <w:rsid w:val="000B740A"/>
    <w:rsid w:val="000B740F"/>
    <w:rsid w:val="000C0E5F"/>
    <w:rsid w:val="000C118A"/>
    <w:rsid w:val="000C1A5F"/>
    <w:rsid w:val="000C27ED"/>
    <w:rsid w:val="000C3105"/>
    <w:rsid w:val="000C32B4"/>
    <w:rsid w:val="000C32FB"/>
    <w:rsid w:val="000C3E64"/>
    <w:rsid w:val="000C3F42"/>
    <w:rsid w:val="000C44DF"/>
    <w:rsid w:val="000C47F1"/>
    <w:rsid w:val="000C51A5"/>
    <w:rsid w:val="000C5E33"/>
    <w:rsid w:val="000C6B43"/>
    <w:rsid w:val="000C70A0"/>
    <w:rsid w:val="000C71A0"/>
    <w:rsid w:val="000C7839"/>
    <w:rsid w:val="000D00DC"/>
    <w:rsid w:val="000D0A66"/>
    <w:rsid w:val="000D0FC0"/>
    <w:rsid w:val="000D1877"/>
    <w:rsid w:val="000D222A"/>
    <w:rsid w:val="000D4551"/>
    <w:rsid w:val="000D4B5B"/>
    <w:rsid w:val="000D4CAF"/>
    <w:rsid w:val="000D5AAC"/>
    <w:rsid w:val="000D5ACF"/>
    <w:rsid w:val="000D5E99"/>
    <w:rsid w:val="000D6C66"/>
    <w:rsid w:val="000D6E72"/>
    <w:rsid w:val="000D7010"/>
    <w:rsid w:val="000D73CD"/>
    <w:rsid w:val="000D7C32"/>
    <w:rsid w:val="000D7C80"/>
    <w:rsid w:val="000E01B5"/>
    <w:rsid w:val="000E07CA"/>
    <w:rsid w:val="000E3017"/>
    <w:rsid w:val="000E3F22"/>
    <w:rsid w:val="000E4CE0"/>
    <w:rsid w:val="000E53D0"/>
    <w:rsid w:val="000E5514"/>
    <w:rsid w:val="000E57C9"/>
    <w:rsid w:val="000E5D04"/>
    <w:rsid w:val="000E5EDD"/>
    <w:rsid w:val="000E6947"/>
    <w:rsid w:val="000E6BD5"/>
    <w:rsid w:val="000E6CC3"/>
    <w:rsid w:val="000E763D"/>
    <w:rsid w:val="000E7926"/>
    <w:rsid w:val="000E7B78"/>
    <w:rsid w:val="000F01DC"/>
    <w:rsid w:val="000F178A"/>
    <w:rsid w:val="000F23B6"/>
    <w:rsid w:val="000F3564"/>
    <w:rsid w:val="000F3C19"/>
    <w:rsid w:val="000F4D95"/>
    <w:rsid w:val="000F52F2"/>
    <w:rsid w:val="000F58BF"/>
    <w:rsid w:val="000F6708"/>
    <w:rsid w:val="000F6EAD"/>
    <w:rsid w:val="000F79BE"/>
    <w:rsid w:val="001006BA"/>
    <w:rsid w:val="00100CF3"/>
    <w:rsid w:val="001015DF"/>
    <w:rsid w:val="001016F7"/>
    <w:rsid w:val="00102D89"/>
    <w:rsid w:val="0010351F"/>
    <w:rsid w:val="00103608"/>
    <w:rsid w:val="00104A9F"/>
    <w:rsid w:val="00105D04"/>
    <w:rsid w:val="00105FF3"/>
    <w:rsid w:val="00106190"/>
    <w:rsid w:val="0010679C"/>
    <w:rsid w:val="00106A4A"/>
    <w:rsid w:val="00107D84"/>
    <w:rsid w:val="001102CD"/>
    <w:rsid w:val="0011046E"/>
    <w:rsid w:val="00110576"/>
    <w:rsid w:val="001106C4"/>
    <w:rsid w:val="00110AAA"/>
    <w:rsid w:val="00110CA2"/>
    <w:rsid w:val="001113C3"/>
    <w:rsid w:val="00111709"/>
    <w:rsid w:val="00111F1D"/>
    <w:rsid w:val="00112168"/>
    <w:rsid w:val="00112619"/>
    <w:rsid w:val="001138EB"/>
    <w:rsid w:val="00113999"/>
    <w:rsid w:val="00113A3D"/>
    <w:rsid w:val="00113EF9"/>
    <w:rsid w:val="00114C36"/>
    <w:rsid w:val="00115903"/>
    <w:rsid w:val="001159F3"/>
    <w:rsid w:val="00115BA5"/>
    <w:rsid w:val="00115E0A"/>
    <w:rsid w:val="0011608E"/>
    <w:rsid w:val="00116842"/>
    <w:rsid w:val="001169E1"/>
    <w:rsid w:val="00116BB6"/>
    <w:rsid w:val="00117005"/>
    <w:rsid w:val="00117E22"/>
    <w:rsid w:val="001202C0"/>
    <w:rsid w:val="001203DF"/>
    <w:rsid w:val="001203E3"/>
    <w:rsid w:val="00121075"/>
    <w:rsid w:val="00121295"/>
    <w:rsid w:val="00122107"/>
    <w:rsid w:val="00122595"/>
    <w:rsid w:val="001239E4"/>
    <w:rsid w:val="00123F2F"/>
    <w:rsid w:val="00124285"/>
    <w:rsid w:val="001249C0"/>
    <w:rsid w:val="00124A4C"/>
    <w:rsid w:val="00124E8C"/>
    <w:rsid w:val="0012517B"/>
    <w:rsid w:val="001254B0"/>
    <w:rsid w:val="0012577D"/>
    <w:rsid w:val="001258D4"/>
    <w:rsid w:val="00126165"/>
    <w:rsid w:val="001268BD"/>
    <w:rsid w:val="00126E25"/>
    <w:rsid w:val="00130581"/>
    <w:rsid w:val="00130C81"/>
    <w:rsid w:val="00131369"/>
    <w:rsid w:val="001315F0"/>
    <w:rsid w:val="0013189C"/>
    <w:rsid w:val="00131D45"/>
    <w:rsid w:val="001320FF"/>
    <w:rsid w:val="001324FA"/>
    <w:rsid w:val="00132D06"/>
    <w:rsid w:val="001339F8"/>
    <w:rsid w:val="00133AE3"/>
    <w:rsid w:val="00134415"/>
    <w:rsid w:val="00134B4C"/>
    <w:rsid w:val="00134CEA"/>
    <w:rsid w:val="00136EB4"/>
    <w:rsid w:val="001374D3"/>
    <w:rsid w:val="001374EB"/>
    <w:rsid w:val="001374FD"/>
    <w:rsid w:val="001378B1"/>
    <w:rsid w:val="00140298"/>
    <w:rsid w:val="0014057C"/>
    <w:rsid w:val="00140692"/>
    <w:rsid w:val="00141700"/>
    <w:rsid w:val="0014174D"/>
    <w:rsid w:val="00141ACF"/>
    <w:rsid w:val="00142624"/>
    <w:rsid w:val="001427B6"/>
    <w:rsid w:val="001433AF"/>
    <w:rsid w:val="001439FE"/>
    <w:rsid w:val="00143D71"/>
    <w:rsid w:val="00143DBB"/>
    <w:rsid w:val="00143E39"/>
    <w:rsid w:val="0014487F"/>
    <w:rsid w:val="00144BDA"/>
    <w:rsid w:val="001452BE"/>
    <w:rsid w:val="0014546B"/>
    <w:rsid w:val="00145DE2"/>
    <w:rsid w:val="00146FB1"/>
    <w:rsid w:val="001474CD"/>
    <w:rsid w:val="001477B2"/>
    <w:rsid w:val="00151AA6"/>
    <w:rsid w:val="0015241D"/>
    <w:rsid w:val="001524B3"/>
    <w:rsid w:val="00152681"/>
    <w:rsid w:val="00152B16"/>
    <w:rsid w:val="00152BFC"/>
    <w:rsid w:val="00152E4F"/>
    <w:rsid w:val="00152FC5"/>
    <w:rsid w:val="00153013"/>
    <w:rsid w:val="0015318F"/>
    <w:rsid w:val="001534D2"/>
    <w:rsid w:val="001538E4"/>
    <w:rsid w:val="00153E57"/>
    <w:rsid w:val="001549C2"/>
    <w:rsid w:val="00154BA0"/>
    <w:rsid w:val="001550AB"/>
    <w:rsid w:val="00155EE2"/>
    <w:rsid w:val="00155F91"/>
    <w:rsid w:val="001565FC"/>
    <w:rsid w:val="00156F48"/>
    <w:rsid w:val="00157572"/>
    <w:rsid w:val="0015798C"/>
    <w:rsid w:val="00157BEF"/>
    <w:rsid w:val="00160D27"/>
    <w:rsid w:val="00160D55"/>
    <w:rsid w:val="00160DAF"/>
    <w:rsid w:val="001611B1"/>
    <w:rsid w:val="001611D7"/>
    <w:rsid w:val="00161EC6"/>
    <w:rsid w:val="001620C2"/>
    <w:rsid w:val="00162638"/>
    <w:rsid w:val="001629AA"/>
    <w:rsid w:val="00162E57"/>
    <w:rsid w:val="00163622"/>
    <w:rsid w:val="001636F8"/>
    <w:rsid w:val="00163871"/>
    <w:rsid w:val="00163B3B"/>
    <w:rsid w:val="00164156"/>
    <w:rsid w:val="00164438"/>
    <w:rsid w:val="001650F9"/>
    <w:rsid w:val="00165746"/>
    <w:rsid w:val="00165BEB"/>
    <w:rsid w:val="00166827"/>
    <w:rsid w:val="001668E1"/>
    <w:rsid w:val="00166D3D"/>
    <w:rsid w:val="001672B3"/>
    <w:rsid w:val="00167726"/>
    <w:rsid w:val="00167DFD"/>
    <w:rsid w:val="00167E2B"/>
    <w:rsid w:val="00171A13"/>
    <w:rsid w:val="00171FA7"/>
    <w:rsid w:val="001724A1"/>
    <w:rsid w:val="00173126"/>
    <w:rsid w:val="0017344F"/>
    <w:rsid w:val="0017352B"/>
    <w:rsid w:val="00175172"/>
    <w:rsid w:val="001755FE"/>
    <w:rsid w:val="001756B4"/>
    <w:rsid w:val="00175F20"/>
    <w:rsid w:val="0017606D"/>
    <w:rsid w:val="0017652A"/>
    <w:rsid w:val="00176A37"/>
    <w:rsid w:val="0017705F"/>
    <w:rsid w:val="0018040F"/>
    <w:rsid w:val="00180BC3"/>
    <w:rsid w:val="00181734"/>
    <w:rsid w:val="00181DB8"/>
    <w:rsid w:val="001828E3"/>
    <w:rsid w:val="00182B6C"/>
    <w:rsid w:val="00182DAF"/>
    <w:rsid w:val="00182E75"/>
    <w:rsid w:val="0018354B"/>
    <w:rsid w:val="00183612"/>
    <w:rsid w:val="001838B2"/>
    <w:rsid w:val="00183DE7"/>
    <w:rsid w:val="00183F95"/>
    <w:rsid w:val="001840AD"/>
    <w:rsid w:val="00184263"/>
    <w:rsid w:val="001849E1"/>
    <w:rsid w:val="00184C12"/>
    <w:rsid w:val="00184F8C"/>
    <w:rsid w:val="00184F9D"/>
    <w:rsid w:val="00185A1C"/>
    <w:rsid w:val="00185E72"/>
    <w:rsid w:val="0018626E"/>
    <w:rsid w:val="00186E4F"/>
    <w:rsid w:val="00186E7E"/>
    <w:rsid w:val="00187086"/>
    <w:rsid w:val="00187260"/>
    <w:rsid w:val="00187B05"/>
    <w:rsid w:val="00190121"/>
    <w:rsid w:val="00190B2E"/>
    <w:rsid w:val="00190C46"/>
    <w:rsid w:val="0019111F"/>
    <w:rsid w:val="0019122A"/>
    <w:rsid w:val="00191432"/>
    <w:rsid w:val="001921F7"/>
    <w:rsid w:val="00193535"/>
    <w:rsid w:val="001937BB"/>
    <w:rsid w:val="00193BB2"/>
    <w:rsid w:val="0019440D"/>
    <w:rsid w:val="00194429"/>
    <w:rsid w:val="00194BA2"/>
    <w:rsid w:val="00195391"/>
    <w:rsid w:val="00196FDA"/>
    <w:rsid w:val="00197308"/>
    <w:rsid w:val="001974A0"/>
    <w:rsid w:val="001979AD"/>
    <w:rsid w:val="001A0E38"/>
    <w:rsid w:val="001A139C"/>
    <w:rsid w:val="001A1CBF"/>
    <w:rsid w:val="001A2469"/>
    <w:rsid w:val="001A2B49"/>
    <w:rsid w:val="001A2E50"/>
    <w:rsid w:val="001A3DE4"/>
    <w:rsid w:val="001A452A"/>
    <w:rsid w:val="001A458A"/>
    <w:rsid w:val="001A5341"/>
    <w:rsid w:val="001A5BA3"/>
    <w:rsid w:val="001A6D54"/>
    <w:rsid w:val="001A754B"/>
    <w:rsid w:val="001A776F"/>
    <w:rsid w:val="001A7864"/>
    <w:rsid w:val="001B00C8"/>
    <w:rsid w:val="001B0529"/>
    <w:rsid w:val="001B05ED"/>
    <w:rsid w:val="001B07BF"/>
    <w:rsid w:val="001B09A2"/>
    <w:rsid w:val="001B0B7C"/>
    <w:rsid w:val="001B0BD7"/>
    <w:rsid w:val="001B0F7C"/>
    <w:rsid w:val="001B2193"/>
    <w:rsid w:val="001B2621"/>
    <w:rsid w:val="001B2B2D"/>
    <w:rsid w:val="001B39B0"/>
    <w:rsid w:val="001B4514"/>
    <w:rsid w:val="001B4D0E"/>
    <w:rsid w:val="001B5913"/>
    <w:rsid w:val="001B5926"/>
    <w:rsid w:val="001B6114"/>
    <w:rsid w:val="001B64D8"/>
    <w:rsid w:val="001B65BA"/>
    <w:rsid w:val="001B67A6"/>
    <w:rsid w:val="001B6C61"/>
    <w:rsid w:val="001B6D0B"/>
    <w:rsid w:val="001B6F59"/>
    <w:rsid w:val="001B70F9"/>
    <w:rsid w:val="001B7500"/>
    <w:rsid w:val="001B759C"/>
    <w:rsid w:val="001B7634"/>
    <w:rsid w:val="001B7664"/>
    <w:rsid w:val="001B77C2"/>
    <w:rsid w:val="001B78CF"/>
    <w:rsid w:val="001C05DC"/>
    <w:rsid w:val="001C05E7"/>
    <w:rsid w:val="001C09B2"/>
    <w:rsid w:val="001C0C4F"/>
    <w:rsid w:val="001C0DD8"/>
    <w:rsid w:val="001C11A8"/>
    <w:rsid w:val="001C1280"/>
    <w:rsid w:val="001C14FC"/>
    <w:rsid w:val="001C24C3"/>
    <w:rsid w:val="001C2815"/>
    <w:rsid w:val="001C2C07"/>
    <w:rsid w:val="001C2C44"/>
    <w:rsid w:val="001C30C4"/>
    <w:rsid w:val="001C314F"/>
    <w:rsid w:val="001C4277"/>
    <w:rsid w:val="001C4B05"/>
    <w:rsid w:val="001C4B9F"/>
    <w:rsid w:val="001C4C5C"/>
    <w:rsid w:val="001C50F3"/>
    <w:rsid w:val="001C5291"/>
    <w:rsid w:val="001C5A84"/>
    <w:rsid w:val="001C5AA5"/>
    <w:rsid w:val="001C5D99"/>
    <w:rsid w:val="001C6205"/>
    <w:rsid w:val="001C6448"/>
    <w:rsid w:val="001C64B1"/>
    <w:rsid w:val="001C6BD7"/>
    <w:rsid w:val="001C6E3C"/>
    <w:rsid w:val="001C6E41"/>
    <w:rsid w:val="001C6E45"/>
    <w:rsid w:val="001C7E83"/>
    <w:rsid w:val="001D02CB"/>
    <w:rsid w:val="001D04CD"/>
    <w:rsid w:val="001D088A"/>
    <w:rsid w:val="001D098C"/>
    <w:rsid w:val="001D1013"/>
    <w:rsid w:val="001D1ADB"/>
    <w:rsid w:val="001D1F1F"/>
    <w:rsid w:val="001D2016"/>
    <w:rsid w:val="001D201C"/>
    <w:rsid w:val="001D316C"/>
    <w:rsid w:val="001D31E8"/>
    <w:rsid w:val="001D3FB3"/>
    <w:rsid w:val="001D477A"/>
    <w:rsid w:val="001D57E5"/>
    <w:rsid w:val="001D5C71"/>
    <w:rsid w:val="001D5D97"/>
    <w:rsid w:val="001D6DB5"/>
    <w:rsid w:val="001E096A"/>
    <w:rsid w:val="001E13B5"/>
    <w:rsid w:val="001E15A2"/>
    <w:rsid w:val="001E1E00"/>
    <w:rsid w:val="001E34B6"/>
    <w:rsid w:val="001E376C"/>
    <w:rsid w:val="001E3F12"/>
    <w:rsid w:val="001E3F35"/>
    <w:rsid w:val="001E43AB"/>
    <w:rsid w:val="001E4B10"/>
    <w:rsid w:val="001E4D34"/>
    <w:rsid w:val="001E5874"/>
    <w:rsid w:val="001E58E9"/>
    <w:rsid w:val="001E59C9"/>
    <w:rsid w:val="001E7982"/>
    <w:rsid w:val="001E7EFD"/>
    <w:rsid w:val="001F00F2"/>
    <w:rsid w:val="001F01A3"/>
    <w:rsid w:val="001F0D5B"/>
    <w:rsid w:val="001F11FF"/>
    <w:rsid w:val="001F2A6C"/>
    <w:rsid w:val="001F2BE0"/>
    <w:rsid w:val="001F315A"/>
    <w:rsid w:val="001F363F"/>
    <w:rsid w:val="001F3D1D"/>
    <w:rsid w:val="001F3DED"/>
    <w:rsid w:val="001F424B"/>
    <w:rsid w:val="001F4614"/>
    <w:rsid w:val="001F5132"/>
    <w:rsid w:val="001F5327"/>
    <w:rsid w:val="001F5A91"/>
    <w:rsid w:val="001F5B07"/>
    <w:rsid w:val="001F5EBF"/>
    <w:rsid w:val="001F5EC4"/>
    <w:rsid w:val="001F5F0C"/>
    <w:rsid w:val="001F6176"/>
    <w:rsid w:val="001F6A7B"/>
    <w:rsid w:val="001F6B43"/>
    <w:rsid w:val="001F7586"/>
    <w:rsid w:val="001F7776"/>
    <w:rsid w:val="001F7860"/>
    <w:rsid w:val="001F7A8A"/>
    <w:rsid w:val="001F7C87"/>
    <w:rsid w:val="00200452"/>
    <w:rsid w:val="00200CE3"/>
    <w:rsid w:val="002018A4"/>
    <w:rsid w:val="00201C19"/>
    <w:rsid w:val="00202A77"/>
    <w:rsid w:val="00202ABA"/>
    <w:rsid w:val="00203155"/>
    <w:rsid w:val="002037F0"/>
    <w:rsid w:val="0020397E"/>
    <w:rsid w:val="00204379"/>
    <w:rsid w:val="00205137"/>
    <w:rsid w:val="0020534C"/>
    <w:rsid w:val="0020562C"/>
    <w:rsid w:val="0020668D"/>
    <w:rsid w:val="002068EC"/>
    <w:rsid w:val="002069FA"/>
    <w:rsid w:val="002071FD"/>
    <w:rsid w:val="002076F7"/>
    <w:rsid w:val="00207963"/>
    <w:rsid w:val="00207D25"/>
    <w:rsid w:val="0021017C"/>
    <w:rsid w:val="00210BFC"/>
    <w:rsid w:val="00211034"/>
    <w:rsid w:val="0021149F"/>
    <w:rsid w:val="00211934"/>
    <w:rsid w:val="002119C5"/>
    <w:rsid w:val="00212182"/>
    <w:rsid w:val="0021295E"/>
    <w:rsid w:val="00213302"/>
    <w:rsid w:val="002139AF"/>
    <w:rsid w:val="00213B83"/>
    <w:rsid w:val="00214955"/>
    <w:rsid w:val="00215723"/>
    <w:rsid w:val="00215AE7"/>
    <w:rsid w:val="00216538"/>
    <w:rsid w:val="00217538"/>
    <w:rsid w:val="00217E0F"/>
    <w:rsid w:val="0022004F"/>
    <w:rsid w:val="0022046A"/>
    <w:rsid w:val="00220ED6"/>
    <w:rsid w:val="0022101D"/>
    <w:rsid w:val="002216DF"/>
    <w:rsid w:val="00221A0B"/>
    <w:rsid w:val="00221CB5"/>
    <w:rsid w:val="00221DC8"/>
    <w:rsid w:val="00223142"/>
    <w:rsid w:val="002237E0"/>
    <w:rsid w:val="00223A2B"/>
    <w:rsid w:val="00223D9E"/>
    <w:rsid w:val="00223E9A"/>
    <w:rsid w:val="002244E2"/>
    <w:rsid w:val="00224671"/>
    <w:rsid w:val="002248D8"/>
    <w:rsid w:val="00224C74"/>
    <w:rsid w:val="00224DDA"/>
    <w:rsid w:val="00224F56"/>
    <w:rsid w:val="00225467"/>
    <w:rsid w:val="00225B41"/>
    <w:rsid w:val="002274BD"/>
    <w:rsid w:val="002308A8"/>
    <w:rsid w:val="002309EA"/>
    <w:rsid w:val="00230A64"/>
    <w:rsid w:val="00231043"/>
    <w:rsid w:val="0023116C"/>
    <w:rsid w:val="0023133A"/>
    <w:rsid w:val="002314DA"/>
    <w:rsid w:val="00231D6A"/>
    <w:rsid w:val="0023221F"/>
    <w:rsid w:val="00232738"/>
    <w:rsid w:val="00232837"/>
    <w:rsid w:val="00232BC5"/>
    <w:rsid w:val="0023396F"/>
    <w:rsid w:val="00234479"/>
    <w:rsid w:val="00234488"/>
    <w:rsid w:val="00234805"/>
    <w:rsid w:val="00234A0A"/>
    <w:rsid w:val="00235417"/>
    <w:rsid w:val="002357B3"/>
    <w:rsid w:val="00235B2A"/>
    <w:rsid w:val="00236064"/>
    <w:rsid w:val="0023659B"/>
    <w:rsid w:val="00240014"/>
    <w:rsid w:val="002400A8"/>
    <w:rsid w:val="00241665"/>
    <w:rsid w:val="00241B29"/>
    <w:rsid w:val="00241D97"/>
    <w:rsid w:val="00242032"/>
    <w:rsid w:val="00242A25"/>
    <w:rsid w:val="00242C14"/>
    <w:rsid w:val="00243E37"/>
    <w:rsid w:val="00244AB0"/>
    <w:rsid w:val="00244D55"/>
    <w:rsid w:val="002460BB"/>
    <w:rsid w:val="00246756"/>
    <w:rsid w:val="00246AB4"/>
    <w:rsid w:val="00247491"/>
    <w:rsid w:val="00247710"/>
    <w:rsid w:val="00247DAD"/>
    <w:rsid w:val="00247DE4"/>
    <w:rsid w:val="00250441"/>
    <w:rsid w:val="0025083A"/>
    <w:rsid w:val="002514A5"/>
    <w:rsid w:val="002514B2"/>
    <w:rsid w:val="00251929"/>
    <w:rsid w:val="00251FBF"/>
    <w:rsid w:val="002521C5"/>
    <w:rsid w:val="002526AE"/>
    <w:rsid w:val="00253054"/>
    <w:rsid w:val="00253E6E"/>
    <w:rsid w:val="002543A1"/>
    <w:rsid w:val="00254807"/>
    <w:rsid w:val="00254D09"/>
    <w:rsid w:val="00256D8C"/>
    <w:rsid w:val="002578E4"/>
    <w:rsid w:val="00257CDD"/>
    <w:rsid w:val="00257F1D"/>
    <w:rsid w:val="00260062"/>
    <w:rsid w:val="00261593"/>
    <w:rsid w:val="00261699"/>
    <w:rsid w:val="002619F0"/>
    <w:rsid w:val="002620BE"/>
    <w:rsid w:val="002622E9"/>
    <w:rsid w:val="002629B3"/>
    <w:rsid w:val="00263BF5"/>
    <w:rsid w:val="00264BBD"/>
    <w:rsid w:val="00264FA7"/>
    <w:rsid w:val="00265911"/>
    <w:rsid w:val="00265E5F"/>
    <w:rsid w:val="00266123"/>
    <w:rsid w:val="002663BF"/>
    <w:rsid w:val="0026651D"/>
    <w:rsid w:val="00266BF4"/>
    <w:rsid w:val="00266DC0"/>
    <w:rsid w:val="00266F67"/>
    <w:rsid w:val="002673A0"/>
    <w:rsid w:val="00267960"/>
    <w:rsid w:val="00267D31"/>
    <w:rsid w:val="0027019A"/>
    <w:rsid w:val="0027122D"/>
    <w:rsid w:val="00271582"/>
    <w:rsid w:val="00271687"/>
    <w:rsid w:val="002719E2"/>
    <w:rsid w:val="00271B41"/>
    <w:rsid w:val="00273B58"/>
    <w:rsid w:val="00273D82"/>
    <w:rsid w:val="002741EA"/>
    <w:rsid w:val="00274C63"/>
    <w:rsid w:val="00275A4E"/>
    <w:rsid w:val="00275DB0"/>
    <w:rsid w:val="00275FFE"/>
    <w:rsid w:val="00276009"/>
    <w:rsid w:val="002760FF"/>
    <w:rsid w:val="0027658B"/>
    <w:rsid w:val="0027734B"/>
    <w:rsid w:val="002775C8"/>
    <w:rsid w:val="002776A9"/>
    <w:rsid w:val="00277B71"/>
    <w:rsid w:val="00280B0A"/>
    <w:rsid w:val="002811DE"/>
    <w:rsid w:val="00281890"/>
    <w:rsid w:val="00281EE6"/>
    <w:rsid w:val="0028210F"/>
    <w:rsid w:val="002821A7"/>
    <w:rsid w:val="00282554"/>
    <w:rsid w:val="0028271B"/>
    <w:rsid w:val="00282D5B"/>
    <w:rsid w:val="0028477D"/>
    <w:rsid w:val="00284B3A"/>
    <w:rsid w:val="002854C1"/>
    <w:rsid w:val="00285522"/>
    <w:rsid w:val="002857F5"/>
    <w:rsid w:val="00286576"/>
    <w:rsid w:val="00287593"/>
    <w:rsid w:val="00290660"/>
    <w:rsid w:val="00290FF5"/>
    <w:rsid w:val="00291094"/>
    <w:rsid w:val="0029159C"/>
    <w:rsid w:val="00291CF1"/>
    <w:rsid w:val="00292652"/>
    <w:rsid w:val="00292723"/>
    <w:rsid w:val="00292740"/>
    <w:rsid w:val="00292760"/>
    <w:rsid w:val="00292853"/>
    <w:rsid w:val="002938AC"/>
    <w:rsid w:val="0029392B"/>
    <w:rsid w:val="00293C52"/>
    <w:rsid w:val="00293EBF"/>
    <w:rsid w:val="0029539C"/>
    <w:rsid w:val="002967A6"/>
    <w:rsid w:val="00296821"/>
    <w:rsid w:val="002975BA"/>
    <w:rsid w:val="002A01EE"/>
    <w:rsid w:val="002A0423"/>
    <w:rsid w:val="002A062E"/>
    <w:rsid w:val="002A1252"/>
    <w:rsid w:val="002A193B"/>
    <w:rsid w:val="002A1E5B"/>
    <w:rsid w:val="002A2E03"/>
    <w:rsid w:val="002A3AA4"/>
    <w:rsid w:val="002A4448"/>
    <w:rsid w:val="002A4971"/>
    <w:rsid w:val="002A4D08"/>
    <w:rsid w:val="002A6555"/>
    <w:rsid w:val="002A66D4"/>
    <w:rsid w:val="002B10CA"/>
    <w:rsid w:val="002B1354"/>
    <w:rsid w:val="002B15DD"/>
    <w:rsid w:val="002B19DC"/>
    <w:rsid w:val="002B2157"/>
    <w:rsid w:val="002B2A1D"/>
    <w:rsid w:val="002B2C12"/>
    <w:rsid w:val="002B358B"/>
    <w:rsid w:val="002B3997"/>
    <w:rsid w:val="002B4B06"/>
    <w:rsid w:val="002B4D5D"/>
    <w:rsid w:val="002B5622"/>
    <w:rsid w:val="002B5B8D"/>
    <w:rsid w:val="002B5CDD"/>
    <w:rsid w:val="002B5DD0"/>
    <w:rsid w:val="002B61B1"/>
    <w:rsid w:val="002B6226"/>
    <w:rsid w:val="002B6DAA"/>
    <w:rsid w:val="002B7663"/>
    <w:rsid w:val="002B78B2"/>
    <w:rsid w:val="002B79AE"/>
    <w:rsid w:val="002B7AAA"/>
    <w:rsid w:val="002B7C46"/>
    <w:rsid w:val="002B7EE2"/>
    <w:rsid w:val="002B7FE6"/>
    <w:rsid w:val="002C080A"/>
    <w:rsid w:val="002C0A8B"/>
    <w:rsid w:val="002C0FD4"/>
    <w:rsid w:val="002C17EF"/>
    <w:rsid w:val="002C1830"/>
    <w:rsid w:val="002C1BAA"/>
    <w:rsid w:val="002C2005"/>
    <w:rsid w:val="002C3087"/>
    <w:rsid w:val="002C363C"/>
    <w:rsid w:val="002C3D9F"/>
    <w:rsid w:val="002C45DA"/>
    <w:rsid w:val="002C4FA9"/>
    <w:rsid w:val="002C5429"/>
    <w:rsid w:val="002C543E"/>
    <w:rsid w:val="002C5501"/>
    <w:rsid w:val="002C554D"/>
    <w:rsid w:val="002C55C8"/>
    <w:rsid w:val="002C6698"/>
    <w:rsid w:val="002C6B79"/>
    <w:rsid w:val="002C6BC1"/>
    <w:rsid w:val="002C70EC"/>
    <w:rsid w:val="002C71E5"/>
    <w:rsid w:val="002C7239"/>
    <w:rsid w:val="002C7462"/>
    <w:rsid w:val="002C765F"/>
    <w:rsid w:val="002C7752"/>
    <w:rsid w:val="002C7A19"/>
    <w:rsid w:val="002C7BB2"/>
    <w:rsid w:val="002C7E1C"/>
    <w:rsid w:val="002D04A4"/>
    <w:rsid w:val="002D0BD3"/>
    <w:rsid w:val="002D0CF7"/>
    <w:rsid w:val="002D10F2"/>
    <w:rsid w:val="002D20CD"/>
    <w:rsid w:val="002D2AE5"/>
    <w:rsid w:val="002D3065"/>
    <w:rsid w:val="002D3724"/>
    <w:rsid w:val="002D384F"/>
    <w:rsid w:val="002D3AE7"/>
    <w:rsid w:val="002D5809"/>
    <w:rsid w:val="002D5BF3"/>
    <w:rsid w:val="002D5C33"/>
    <w:rsid w:val="002D6245"/>
    <w:rsid w:val="002D6505"/>
    <w:rsid w:val="002D6899"/>
    <w:rsid w:val="002D6AF8"/>
    <w:rsid w:val="002D7008"/>
    <w:rsid w:val="002D70E9"/>
    <w:rsid w:val="002D74BD"/>
    <w:rsid w:val="002D7513"/>
    <w:rsid w:val="002D7A69"/>
    <w:rsid w:val="002E027A"/>
    <w:rsid w:val="002E106A"/>
    <w:rsid w:val="002E16EE"/>
    <w:rsid w:val="002E1C97"/>
    <w:rsid w:val="002E261E"/>
    <w:rsid w:val="002E2FB1"/>
    <w:rsid w:val="002E33F1"/>
    <w:rsid w:val="002E3601"/>
    <w:rsid w:val="002E3D29"/>
    <w:rsid w:val="002E4269"/>
    <w:rsid w:val="002E4534"/>
    <w:rsid w:val="002E474B"/>
    <w:rsid w:val="002E51D0"/>
    <w:rsid w:val="002E5408"/>
    <w:rsid w:val="002E5890"/>
    <w:rsid w:val="002E58CA"/>
    <w:rsid w:val="002E5B00"/>
    <w:rsid w:val="002E5BE3"/>
    <w:rsid w:val="002E5CC3"/>
    <w:rsid w:val="002E5E06"/>
    <w:rsid w:val="002E6A26"/>
    <w:rsid w:val="002E6B56"/>
    <w:rsid w:val="002E6C82"/>
    <w:rsid w:val="002E7147"/>
    <w:rsid w:val="002F01A6"/>
    <w:rsid w:val="002F05C7"/>
    <w:rsid w:val="002F0FED"/>
    <w:rsid w:val="002F1244"/>
    <w:rsid w:val="002F1708"/>
    <w:rsid w:val="002F197E"/>
    <w:rsid w:val="002F1BCD"/>
    <w:rsid w:val="002F265D"/>
    <w:rsid w:val="002F2FC1"/>
    <w:rsid w:val="002F313F"/>
    <w:rsid w:val="002F3320"/>
    <w:rsid w:val="002F3687"/>
    <w:rsid w:val="002F36F5"/>
    <w:rsid w:val="002F37DA"/>
    <w:rsid w:val="002F3897"/>
    <w:rsid w:val="002F3A65"/>
    <w:rsid w:val="002F4A75"/>
    <w:rsid w:val="002F4C22"/>
    <w:rsid w:val="002F54EF"/>
    <w:rsid w:val="002F573A"/>
    <w:rsid w:val="002F5B49"/>
    <w:rsid w:val="002F5B6B"/>
    <w:rsid w:val="002F5C53"/>
    <w:rsid w:val="002F611C"/>
    <w:rsid w:val="002F6CBF"/>
    <w:rsid w:val="002F76AA"/>
    <w:rsid w:val="002F77A0"/>
    <w:rsid w:val="002F7863"/>
    <w:rsid w:val="002F7C46"/>
    <w:rsid w:val="003002B2"/>
    <w:rsid w:val="00300D3D"/>
    <w:rsid w:val="003010E7"/>
    <w:rsid w:val="003014EB"/>
    <w:rsid w:val="003015EB"/>
    <w:rsid w:val="00301631"/>
    <w:rsid w:val="0030302E"/>
    <w:rsid w:val="00303915"/>
    <w:rsid w:val="00303A9B"/>
    <w:rsid w:val="00303D14"/>
    <w:rsid w:val="00304537"/>
    <w:rsid w:val="00304608"/>
    <w:rsid w:val="003047F8"/>
    <w:rsid w:val="00304890"/>
    <w:rsid w:val="00304A23"/>
    <w:rsid w:val="00305533"/>
    <w:rsid w:val="00305E27"/>
    <w:rsid w:val="003062BB"/>
    <w:rsid w:val="0030765F"/>
    <w:rsid w:val="0031003D"/>
    <w:rsid w:val="00310079"/>
    <w:rsid w:val="003105BD"/>
    <w:rsid w:val="00310945"/>
    <w:rsid w:val="00310D22"/>
    <w:rsid w:val="00310DD1"/>
    <w:rsid w:val="00311239"/>
    <w:rsid w:val="0031224A"/>
    <w:rsid w:val="00313681"/>
    <w:rsid w:val="00313865"/>
    <w:rsid w:val="00313E62"/>
    <w:rsid w:val="00313F34"/>
    <w:rsid w:val="00314046"/>
    <w:rsid w:val="003149E9"/>
    <w:rsid w:val="00314C5B"/>
    <w:rsid w:val="00315EA0"/>
    <w:rsid w:val="003163B1"/>
    <w:rsid w:val="0031646A"/>
    <w:rsid w:val="0031744F"/>
    <w:rsid w:val="00317DED"/>
    <w:rsid w:val="00320156"/>
    <w:rsid w:val="00320678"/>
    <w:rsid w:val="00320DDD"/>
    <w:rsid w:val="00321454"/>
    <w:rsid w:val="00321839"/>
    <w:rsid w:val="00321BB5"/>
    <w:rsid w:val="00321E2D"/>
    <w:rsid w:val="0032298D"/>
    <w:rsid w:val="0032359E"/>
    <w:rsid w:val="00323BA6"/>
    <w:rsid w:val="00324015"/>
    <w:rsid w:val="003253D9"/>
    <w:rsid w:val="003256E6"/>
    <w:rsid w:val="00325BF3"/>
    <w:rsid w:val="0032729A"/>
    <w:rsid w:val="00330875"/>
    <w:rsid w:val="00330D23"/>
    <w:rsid w:val="00331067"/>
    <w:rsid w:val="00331184"/>
    <w:rsid w:val="00331549"/>
    <w:rsid w:val="0033196F"/>
    <w:rsid w:val="00331F48"/>
    <w:rsid w:val="00332455"/>
    <w:rsid w:val="003329A8"/>
    <w:rsid w:val="00332CE4"/>
    <w:rsid w:val="00332E7F"/>
    <w:rsid w:val="0033391B"/>
    <w:rsid w:val="003339AA"/>
    <w:rsid w:val="00333B83"/>
    <w:rsid w:val="00333DFC"/>
    <w:rsid w:val="00335A98"/>
    <w:rsid w:val="00335D03"/>
    <w:rsid w:val="00336091"/>
    <w:rsid w:val="00336407"/>
    <w:rsid w:val="00336BE6"/>
    <w:rsid w:val="00336C51"/>
    <w:rsid w:val="0033715B"/>
    <w:rsid w:val="00340075"/>
    <w:rsid w:val="00340A2E"/>
    <w:rsid w:val="00340A52"/>
    <w:rsid w:val="00340C33"/>
    <w:rsid w:val="00340F23"/>
    <w:rsid w:val="00341611"/>
    <w:rsid w:val="00341806"/>
    <w:rsid w:val="00342538"/>
    <w:rsid w:val="00342E74"/>
    <w:rsid w:val="00343097"/>
    <w:rsid w:val="0034315C"/>
    <w:rsid w:val="00344C6F"/>
    <w:rsid w:val="00344F39"/>
    <w:rsid w:val="003458B1"/>
    <w:rsid w:val="00345B15"/>
    <w:rsid w:val="00345EAF"/>
    <w:rsid w:val="003468FD"/>
    <w:rsid w:val="00346FE5"/>
    <w:rsid w:val="00347214"/>
    <w:rsid w:val="00347D18"/>
    <w:rsid w:val="00347EC1"/>
    <w:rsid w:val="00350B04"/>
    <w:rsid w:val="00351207"/>
    <w:rsid w:val="003519FD"/>
    <w:rsid w:val="00352518"/>
    <w:rsid w:val="003535E3"/>
    <w:rsid w:val="00354ABF"/>
    <w:rsid w:val="00354AD5"/>
    <w:rsid w:val="00354EDE"/>
    <w:rsid w:val="0035513E"/>
    <w:rsid w:val="0035556F"/>
    <w:rsid w:val="0035579A"/>
    <w:rsid w:val="00355E2E"/>
    <w:rsid w:val="00355E83"/>
    <w:rsid w:val="00356194"/>
    <w:rsid w:val="003564C3"/>
    <w:rsid w:val="00357155"/>
    <w:rsid w:val="003571BF"/>
    <w:rsid w:val="003577C5"/>
    <w:rsid w:val="00357F48"/>
    <w:rsid w:val="00360303"/>
    <w:rsid w:val="00360580"/>
    <w:rsid w:val="0036147E"/>
    <w:rsid w:val="00361E59"/>
    <w:rsid w:val="00362FE4"/>
    <w:rsid w:val="003631E7"/>
    <w:rsid w:val="00363D14"/>
    <w:rsid w:val="00364345"/>
    <w:rsid w:val="00365537"/>
    <w:rsid w:val="0036597B"/>
    <w:rsid w:val="00365B1A"/>
    <w:rsid w:val="00365C76"/>
    <w:rsid w:val="00366599"/>
    <w:rsid w:val="003666F5"/>
    <w:rsid w:val="003706F7"/>
    <w:rsid w:val="00370A88"/>
    <w:rsid w:val="00370C41"/>
    <w:rsid w:val="003714BA"/>
    <w:rsid w:val="0037190F"/>
    <w:rsid w:val="00372120"/>
    <w:rsid w:val="00372DFC"/>
    <w:rsid w:val="00373315"/>
    <w:rsid w:val="0037334E"/>
    <w:rsid w:val="0037365A"/>
    <w:rsid w:val="00373BF9"/>
    <w:rsid w:val="00373C09"/>
    <w:rsid w:val="00374646"/>
    <w:rsid w:val="00374ED5"/>
    <w:rsid w:val="00375870"/>
    <w:rsid w:val="00375A0E"/>
    <w:rsid w:val="00375FBD"/>
    <w:rsid w:val="00376DDF"/>
    <w:rsid w:val="00376E41"/>
    <w:rsid w:val="00376FDA"/>
    <w:rsid w:val="00377213"/>
    <w:rsid w:val="00377510"/>
    <w:rsid w:val="003802B5"/>
    <w:rsid w:val="003803B0"/>
    <w:rsid w:val="003805D7"/>
    <w:rsid w:val="00380DC8"/>
    <w:rsid w:val="00381530"/>
    <w:rsid w:val="00381748"/>
    <w:rsid w:val="003817BA"/>
    <w:rsid w:val="00381F56"/>
    <w:rsid w:val="003822E5"/>
    <w:rsid w:val="003824E9"/>
    <w:rsid w:val="00382848"/>
    <w:rsid w:val="00383400"/>
    <w:rsid w:val="00383EA3"/>
    <w:rsid w:val="00384000"/>
    <w:rsid w:val="0038413A"/>
    <w:rsid w:val="00384DC1"/>
    <w:rsid w:val="00385709"/>
    <w:rsid w:val="00386762"/>
    <w:rsid w:val="00386886"/>
    <w:rsid w:val="00386DAF"/>
    <w:rsid w:val="003879C6"/>
    <w:rsid w:val="00387C96"/>
    <w:rsid w:val="003905DF"/>
    <w:rsid w:val="00390D6F"/>
    <w:rsid w:val="00390FD3"/>
    <w:rsid w:val="0039105A"/>
    <w:rsid w:val="0039117E"/>
    <w:rsid w:val="003913D1"/>
    <w:rsid w:val="00391A03"/>
    <w:rsid w:val="00393E33"/>
    <w:rsid w:val="00394959"/>
    <w:rsid w:val="00394FBD"/>
    <w:rsid w:val="00395702"/>
    <w:rsid w:val="00395A28"/>
    <w:rsid w:val="003968F5"/>
    <w:rsid w:val="003969BD"/>
    <w:rsid w:val="00396D5C"/>
    <w:rsid w:val="00396DDB"/>
    <w:rsid w:val="0039763D"/>
    <w:rsid w:val="00397E2E"/>
    <w:rsid w:val="003A0259"/>
    <w:rsid w:val="003A0820"/>
    <w:rsid w:val="003A0916"/>
    <w:rsid w:val="003A0AFB"/>
    <w:rsid w:val="003A1341"/>
    <w:rsid w:val="003A13C0"/>
    <w:rsid w:val="003A15E9"/>
    <w:rsid w:val="003A2375"/>
    <w:rsid w:val="003A2440"/>
    <w:rsid w:val="003A258B"/>
    <w:rsid w:val="003A27F4"/>
    <w:rsid w:val="003A31AD"/>
    <w:rsid w:val="003A332D"/>
    <w:rsid w:val="003A38CC"/>
    <w:rsid w:val="003A4703"/>
    <w:rsid w:val="003A48F4"/>
    <w:rsid w:val="003A5457"/>
    <w:rsid w:val="003A6228"/>
    <w:rsid w:val="003A654C"/>
    <w:rsid w:val="003A6D3F"/>
    <w:rsid w:val="003A7014"/>
    <w:rsid w:val="003A7C7B"/>
    <w:rsid w:val="003B0330"/>
    <w:rsid w:val="003B04AB"/>
    <w:rsid w:val="003B0875"/>
    <w:rsid w:val="003B0986"/>
    <w:rsid w:val="003B1176"/>
    <w:rsid w:val="003B1C45"/>
    <w:rsid w:val="003B24E9"/>
    <w:rsid w:val="003B2DFC"/>
    <w:rsid w:val="003B3D11"/>
    <w:rsid w:val="003B437A"/>
    <w:rsid w:val="003B44AC"/>
    <w:rsid w:val="003B51F6"/>
    <w:rsid w:val="003B5C4C"/>
    <w:rsid w:val="003B5DFD"/>
    <w:rsid w:val="003B671E"/>
    <w:rsid w:val="003B6B4B"/>
    <w:rsid w:val="003B7E98"/>
    <w:rsid w:val="003C0899"/>
    <w:rsid w:val="003C0C6A"/>
    <w:rsid w:val="003C1368"/>
    <w:rsid w:val="003C1897"/>
    <w:rsid w:val="003C18CF"/>
    <w:rsid w:val="003C1AED"/>
    <w:rsid w:val="003C379F"/>
    <w:rsid w:val="003C4F98"/>
    <w:rsid w:val="003C59E6"/>
    <w:rsid w:val="003C61B5"/>
    <w:rsid w:val="003C620A"/>
    <w:rsid w:val="003C6679"/>
    <w:rsid w:val="003C67D6"/>
    <w:rsid w:val="003C6E86"/>
    <w:rsid w:val="003C70D3"/>
    <w:rsid w:val="003C745E"/>
    <w:rsid w:val="003C7568"/>
    <w:rsid w:val="003C7AB1"/>
    <w:rsid w:val="003C7D83"/>
    <w:rsid w:val="003D01A2"/>
    <w:rsid w:val="003D0663"/>
    <w:rsid w:val="003D1335"/>
    <w:rsid w:val="003D196A"/>
    <w:rsid w:val="003D19B2"/>
    <w:rsid w:val="003D2749"/>
    <w:rsid w:val="003D27AB"/>
    <w:rsid w:val="003D44CD"/>
    <w:rsid w:val="003D4B0B"/>
    <w:rsid w:val="003D4B56"/>
    <w:rsid w:val="003D5408"/>
    <w:rsid w:val="003D54D6"/>
    <w:rsid w:val="003D558A"/>
    <w:rsid w:val="003D6042"/>
    <w:rsid w:val="003D656C"/>
    <w:rsid w:val="003D7859"/>
    <w:rsid w:val="003D7A81"/>
    <w:rsid w:val="003D7AD7"/>
    <w:rsid w:val="003E08B6"/>
    <w:rsid w:val="003E0C53"/>
    <w:rsid w:val="003E0FF1"/>
    <w:rsid w:val="003E1893"/>
    <w:rsid w:val="003E2777"/>
    <w:rsid w:val="003E2E91"/>
    <w:rsid w:val="003E396D"/>
    <w:rsid w:val="003E3EFB"/>
    <w:rsid w:val="003E3F75"/>
    <w:rsid w:val="003E40B2"/>
    <w:rsid w:val="003E47DF"/>
    <w:rsid w:val="003E53EE"/>
    <w:rsid w:val="003E5433"/>
    <w:rsid w:val="003E57DA"/>
    <w:rsid w:val="003E5800"/>
    <w:rsid w:val="003E5AF5"/>
    <w:rsid w:val="003E5B65"/>
    <w:rsid w:val="003E5E70"/>
    <w:rsid w:val="003E648E"/>
    <w:rsid w:val="003E6E3C"/>
    <w:rsid w:val="003E7260"/>
    <w:rsid w:val="003E7A27"/>
    <w:rsid w:val="003E7C16"/>
    <w:rsid w:val="003F0C2B"/>
    <w:rsid w:val="003F16DC"/>
    <w:rsid w:val="003F199D"/>
    <w:rsid w:val="003F1B7C"/>
    <w:rsid w:val="003F21F6"/>
    <w:rsid w:val="003F243B"/>
    <w:rsid w:val="003F3754"/>
    <w:rsid w:val="003F44E4"/>
    <w:rsid w:val="003F46D4"/>
    <w:rsid w:val="003F5290"/>
    <w:rsid w:val="003F551A"/>
    <w:rsid w:val="003F6149"/>
    <w:rsid w:val="003F7167"/>
    <w:rsid w:val="003F7CCE"/>
    <w:rsid w:val="003F7F39"/>
    <w:rsid w:val="004005EF"/>
    <w:rsid w:val="0040079C"/>
    <w:rsid w:val="00400FC7"/>
    <w:rsid w:val="00401AC8"/>
    <w:rsid w:val="00401B1B"/>
    <w:rsid w:val="004021D1"/>
    <w:rsid w:val="004048FC"/>
    <w:rsid w:val="00404AEB"/>
    <w:rsid w:val="00404E79"/>
    <w:rsid w:val="0040571A"/>
    <w:rsid w:val="004065F2"/>
    <w:rsid w:val="00406AB3"/>
    <w:rsid w:val="004074CC"/>
    <w:rsid w:val="0040796C"/>
    <w:rsid w:val="00407A82"/>
    <w:rsid w:val="00407D33"/>
    <w:rsid w:val="00410754"/>
    <w:rsid w:val="00410901"/>
    <w:rsid w:val="00410B90"/>
    <w:rsid w:val="00410BFE"/>
    <w:rsid w:val="00411A11"/>
    <w:rsid w:val="00412085"/>
    <w:rsid w:val="00412332"/>
    <w:rsid w:val="0041295F"/>
    <w:rsid w:val="00413194"/>
    <w:rsid w:val="00414BB2"/>
    <w:rsid w:val="00414FAE"/>
    <w:rsid w:val="004154FD"/>
    <w:rsid w:val="00416BFF"/>
    <w:rsid w:val="0041714C"/>
    <w:rsid w:val="00417B22"/>
    <w:rsid w:val="00420D62"/>
    <w:rsid w:val="0042149E"/>
    <w:rsid w:val="004216C7"/>
    <w:rsid w:val="004222CB"/>
    <w:rsid w:val="004228B7"/>
    <w:rsid w:val="004228FF"/>
    <w:rsid w:val="00422A1E"/>
    <w:rsid w:val="00424046"/>
    <w:rsid w:val="00424681"/>
    <w:rsid w:val="00424AEF"/>
    <w:rsid w:val="00424C69"/>
    <w:rsid w:val="004253A2"/>
    <w:rsid w:val="004255D3"/>
    <w:rsid w:val="00425D0B"/>
    <w:rsid w:val="00425E37"/>
    <w:rsid w:val="004270B3"/>
    <w:rsid w:val="004274BA"/>
    <w:rsid w:val="00430DB9"/>
    <w:rsid w:val="00431203"/>
    <w:rsid w:val="00431C7D"/>
    <w:rsid w:val="0043290F"/>
    <w:rsid w:val="00432BE0"/>
    <w:rsid w:val="004331BD"/>
    <w:rsid w:val="004336DD"/>
    <w:rsid w:val="00433837"/>
    <w:rsid w:val="00433A09"/>
    <w:rsid w:val="004340F9"/>
    <w:rsid w:val="00434B55"/>
    <w:rsid w:val="0043508A"/>
    <w:rsid w:val="0043577F"/>
    <w:rsid w:val="00435B95"/>
    <w:rsid w:val="00435D81"/>
    <w:rsid w:val="00435DCE"/>
    <w:rsid w:val="004361E1"/>
    <w:rsid w:val="00437394"/>
    <w:rsid w:val="00437769"/>
    <w:rsid w:val="004400ED"/>
    <w:rsid w:val="0044081A"/>
    <w:rsid w:val="00440B80"/>
    <w:rsid w:val="00440DD3"/>
    <w:rsid w:val="00442076"/>
    <w:rsid w:val="004424E2"/>
    <w:rsid w:val="00442599"/>
    <w:rsid w:val="00442F07"/>
    <w:rsid w:val="00443326"/>
    <w:rsid w:val="00443432"/>
    <w:rsid w:val="0044377B"/>
    <w:rsid w:val="00443AF2"/>
    <w:rsid w:val="004442B3"/>
    <w:rsid w:val="00444608"/>
    <w:rsid w:val="00444FBA"/>
    <w:rsid w:val="00445C89"/>
    <w:rsid w:val="00445EBB"/>
    <w:rsid w:val="0044658C"/>
    <w:rsid w:val="00446B8A"/>
    <w:rsid w:val="004470F3"/>
    <w:rsid w:val="00447B7A"/>
    <w:rsid w:val="00447CE4"/>
    <w:rsid w:val="00447F20"/>
    <w:rsid w:val="00450388"/>
    <w:rsid w:val="0045042F"/>
    <w:rsid w:val="00450524"/>
    <w:rsid w:val="004515D2"/>
    <w:rsid w:val="004523C2"/>
    <w:rsid w:val="004524B2"/>
    <w:rsid w:val="004525CA"/>
    <w:rsid w:val="004529E5"/>
    <w:rsid w:val="00452F5B"/>
    <w:rsid w:val="0045339D"/>
    <w:rsid w:val="00453866"/>
    <w:rsid w:val="00453B4C"/>
    <w:rsid w:val="004540C8"/>
    <w:rsid w:val="00454131"/>
    <w:rsid w:val="00454BF1"/>
    <w:rsid w:val="004553F6"/>
    <w:rsid w:val="00455557"/>
    <w:rsid w:val="0045668D"/>
    <w:rsid w:val="004567F5"/>
    <w:rsid w:val="00456951"/>
    <w:rsid w:val="00456AB8"/>
    <w:rsid w:val="00456D51"/>
    <w:rsid w:val="00456DA3"/>
    <w:rsid w:val="00457461"/>
    <w:rsid w:val="00457542"/>
    <w:rsid w:val="00457E12"/>
    <w:rsid w:val="004602EE"/>
    <w:rsid w:val="00460669"/>
    <w:rsid w:val="004608F0"/>
    <w:rsid w:val="004608F3"/>
    <w:rsid w:val="00460AAD"/>
    <w:rsid w:val="00460B66"/>
    <w:rsid w:val="00461229"/>
    <w:rsid w:val="00461BE4"/>
    <w:rsid w:val="00461F46"/>
    <w:rsid w:val="00462605"/>
    <w:rsid w:val="00462617"/>
    <w:rsid w:val="004626AE"/>
    <w:rsid w:val="0046294D"/>
    <w:rsid w:val="0046360C"/>
    <w:rsid w:val="004648FF"/>
    <w:rsid w:val="00464F14"/>
    <w:rsid w:val="00465EDD"/>
    <w:rsid w:val="004660F5"/>
    <w:rsid w:val="004666B0"/>
    <w:rsid w:val="004668C1"/>
    <w:rsid w:val="004675A3"/>
    <w:rsid w:val="004700DE"/>
    <w:rsid w:val="0047231E"/>
    <w:rsid w:val="0047241C"/>
    <w:rsid w:val="004726E4"/>
    <w:rsid w:val="004730BA"/>
    <w:rsid w:val="00473229"/>
    <w:rsid w:val="004737F1"/>
    <w:rsid w:val="00473D69"/>
    <w:rsid w:val="00473F43"/>
    <w:rsid w:val="00474780"/>
    <w:rsid w:val="00474E99"/>
    <w:rsid w:val="00475704"/>
    <w:rsid w:val="004759ED"/>
    <w:rsid w:val="00475E20"/>
    <w:rsid w:val="004761BE"/>
    <w:rsid w:val="00476407"/>
    <w:rsid w:val="00476B09"/>
    <w:rsid w:val="00476D6A"/>
    <w:rsid w:val="0047739E"/>
    <w:rsid w:val="00477569"/>
    <w:rsid w:val="004803ED"/>
    <w:rsid w:val="00480B21"/>
    <w:rsid w:val="00480D9B"/>
    <w:rsid w:val="00481839"/>
    <w:rsid w:val="00481E3B"/>
    <w:rsid w:val="00481F27"/>
    <w:rsid w:val="0048297F"/>
    <w:rsid w:val="004829FF"/>
    <w:rsid w:val="004832E1"/>
    <w:rsid w:val="00483871"/>
    <w:rsid w:val="004841F3"/>
    <w:rsid w:val="00484539"/>
    <w:rsid w:val="004848EF"/>
    <w:rsid w:val="00484C49"/>
    <w:rsid w:val="00484DFD"/>
    <w:rsid w:val="00484FD7"/>
    <w:rsid w:val="00485D2F"/>
    <w:rsid w:val="00486366"/>
    <w:rsid w:val="00486863"/>
    <w:rsid w:val="004868AE"/>
    <w:rsid w:val="00487072"/>
    <w:rsid w:val="00487299"/>
    <w:rsid w:val="004872CD"/>
    <w:rsid w:val="004872F0"/>
    <w:rsid w:val="0048765A"/>
    <w:rsid w:val="004878CC"/>
    <w:rsid w:val="004901CA"/>
    <w:rsid w:val="004904A2"/>
    <w:rsid w:val="00491CAD"/>
    <w:rsid w:val="00491D41"/>
    <w:rsid w:val="00492FCD"/>
    <w:rsid w:val="00493226"/>
    <w:rsid w:val="004935E1"/>
    <w:rsid w:val="004938B2"/>
    <w:rsid w:val="00493C41"/>
    <w:rsid w:val="00494133"/>
    <w:rsid w:val="00494210"/>
    <w:rsid w:val="00494B13"/>
    <w:rsid w:val="00494D73"/>
    <w:rsid w:val="0049588F"/>
    <w:rsid w:val="00496531"/>
    <w:rsid w:val="004966C4"/>
    <w:rsid w:val="00496CB1"/>
    <w:rsid w:val="00496F76"/>
    <w:rsid w:val="004971E4"/>
    <w:rsid w:val="00497239"/>
    <w:rsid w:val="0049764B"/>
    <w:rsid w:val="0049799A"/>
    <w:rsid w:val="004A0515"/>
    <w:rsid w:val="004A1205"/>
    <w:rsid w:val="004A14B6"/>
    <w:rsid w:val="004A1857"/>
    <w:rsid w:val="004A18EF"/>
    <w:rsid w:val="004A1F96"/>
    <w:rsid w:val="004A5382"/>
    <w:rsid w:val="004A5A60"/>
    <w:rsid w:val="004A5F73"/>
    <w:rsid w:val="004A6550"/>
    <w:rsid w:val="004A6A0C"/>
    <w:rsid w:val="004A7722"/>
    <w:rsid w:val="004A7CBA"/>
    <w:rsid w:val="004B014B"/>
    <w:rsid w:val="004B09DF"/>
    <w:rsid w:val="004B0EDF"/>
    <w:rsid w:val="004B15A4"/>
    <w:rsid w:val="004B1781"/>
    <w:rsid w:val="004B2027"/>
    <w:rsid w:val="004B261D"/>
    <w:rsid w:val="004B35E6"/>
    <w:rsid w:val="004B453D"/>
    <w:rsid w:val="004B5710"/>
    <w:rsid w:val="004B6018"/>
    <w:rsid w:val="004B681B"/>
    <w:rsid w:val="004B6CF5"/>
    <w:rsid w:val="004B7BD3"/>
    <w:rsid w:val="004B7E3E"/>
    <w:rsid w:val="004B7EB0"/>
    <w:rsid w:val="004C01D3"/>
    <w:rsid w:val="004C04E7"/>
    <w:rsid w:val="004C12D5"/>
    <w:rsid w:val="004C14B9"/>
    <w:rsid w:val="004C172B"/>
    <w:rsid w:val="004C1BEB"/>
    <w:rsid w:val="004C1F6F"/>
    <w:rsid w:val="004C2C36"/>
    <w:rsid w:val="004C37B0"/>
    <w:rsid w:val="004C4804"/>
    <w:rsid w:val="004C4C23"/>
    <w:rsid w:val="004C5147"/>
    <w:rsid w:val="004C6013"/>
    <w:rsid w:val="004C613E"/>
    <w:rsid w:val="004C688A"/>
    <w:rsid w:val="004C6DAB"/>
    <w:rsid w:val="004C70DA"/>
    <w:rsid w:val="004C7C4A"/>
    <w:rsid w:val="004C7CCE"/>
    <w:rsid w:val="004D03CD"/>
    <w:rsid w:val="004D0939"/>
    <w:rsid w:val="004D0A7B"/>
    <w:rsid w:val="004D0DCF"/>
    <w:rsid w:val="004D1D75"/>
    <w:rsid w:val="004D2D73"/>
    <w:rsid w:val="004D46FB"/>
    <w:rsid w:val="004D49B1"/>
    <w:rsid w:val="004D4A55"/>
    <w:rsid w:val="004D4C81"/>
    <w:rsid w:val="004D5D87"/>
    <w:rsid w:val="004D6775"/>
    <w:rsid w:val="004D6A5B"/>
    <w:rsid w:val="004D6DD3"/>
    <w:rsid w:val="004D70C3"/>
    <w:rsid w:val="004D7C2C"/>
    <w:rsid w:val="004E0549"/>
    <w:rsid w:val="004E08C8"/>
    <w:rsid w:val="004E0F18"/>
    <w:rsid w:val="004E1356"/>
    <w:rsid w:val="004E15C6"/>
    <w:rsid w:val="004E15F4"/>
    <w:rsid w:val="004E1FC6"/>
    <w:rsid w:val="004E20CD"/>
    <w:rsid w:val="004E2546"/>
    <w:rsid w:val="004E3131"/>
    <w:rsid w:val="004E4216"/>
    <w:rsid w:val="004E456F"/>
    <w:rsid w:val="004E4638"/>
    <w:rsid w:val="004E498D"/>
    <w:rsid w:val="004E4B69"/>
    <w:rsid w:val="004E4C17"/>
    <w:rsid w:val="004E5067"/>
    <w:rsid w:val="004E52CD"/>
    <w:rsid w:val="004E5B78"/>
    <w:rsid w:val="004E5DDD"/>
    <w:rsid w:val="004E6151"/>
    <w:rsid w:val="004E68A0"/>
    <w:rsid w:val="004E68D5"/>
    <w:rsid w:val="004E7217"/>
    <w:rsid w:val="004E7483"/>
    <w:rsid w:val="004E781E"/>
    <w:rsid w:val="004E7964"/>
    <w:rsid w:val="004E7A08"/>
    <w:rsid w:val="004F0237"/>
    <w:rsid w:val="004F0799"/>
    <w:rsid w:val="004F11C1"/>
    <w:rsid w:val="004F13AE"/>
    <w:rsid w:val="004F16D7"/>
    <w:rsid w:val="004F195A"/>
    <w:rsid w:val="004F1CA0"/>
    <w:rsid w:val="004F1E0D"/>
    <w:rsid w:val="004F1F73"/>
    <w:rsid w:val="004F253D"/>
    <w:rsid w:val="004F2901"/>
    <w:rsid w:val="004F2F70"/>
    <w:rsid w:val="004F36C1"/>
    <w:rsid w:val="004F3C2C"/>
    <w:rsid w:val="004F3D42"/>
    <w:rsid w:val="004F3FE5"/>
    <w:rsid w:val="004F4012"/>
    <w:rsid w:val="004F4206"/>
    <w:rsid w:val="004F42FF"/>
    <w:rsid w:val="004F459E"/>
    <w:rsid w:val="004F4918"/>
    <w:rsid w:val="004F4F09"/>
    <w:rsid w:val="004F5E78"/>
    <w:rsid w:val="004F6904"/>
    <w:rsid w:val="004F7257"/>
    <w:rsid w:val="005000FC"/>
    <w:rsid w:val="00500349"/>
    <w:rsid w:val="0050166A"/>
    <w:rsid w:val="00501B1C"/>
    <w:rsid w:val="00501B95"/>
    <w:rsid w:val="00502310"/>
    <w:rsid w:val="0050256F"/>
    <w:rsid w:val="00503379"/>
    <w:rsid w:val="00503673"/>
    <w:rsid w:val="005047C9"/>
    <w:rsid w:val="00504965"/>
    <w:rsid w:val="00505442"/>
    <w:rsid w:val="00506AEF"/>
    <w:rsid w:val="00506C26"/>
    <w:rsid w:val="00507076"/>
    <w:rsid w:val="0050772B"/>
    <w:rsid w:val="00507B7A"/>
    <w:rsid w:val="005111F1"/>
    <w:rsid w:val="005121F8"/>
    <w:rsid w:val="00512BE5"/>
    <w:rsid w:val="0051341B"/>
    <w:rsid w:val="005139D8"/>
    <w:rsid w:val="00513D0B"/>
    <w:rsid w:val="00514D05"/>
    <w:rsid w:val="00515819"/>
    <w:rsid w:val="00515C63"/>
    <w:rsid w:val="00515C89"/>
    <w:rsid w:val="00515EF9"/>
    <w:rsid w:val="005172B8"/>
    <w:rsid w:val="005175B6"/>
    <w:rsid w:val="00520396"/>
    <w:rsid w:val="00520501"/>
    <w:rsid w:val="00520D3B"/>
    <w:rsid w:val="00523900"/>
    <w:rsid w:val="005240F3"/>
    <w:rsid w:val="005247B7"/>
    <w:rsid w:val="005247E5"/>
    <w:rsid w:val="00524D7C"/>
    <w:rsid w:val="005251B8"/>
    <w:rsid w:val="005251BC"/>
    <w:rsid w:val="00525546"/>
    <w:rsid w:val="00525BB6"/>
    <w:rsid w:val="00526044"/>
    <w:rsid w:val="0052665E"/>
    <w:rsid w:val="00530063"/>
    <w:rsid w:val="0053177A"/>
    <w:rsid w:val="00531C06"/>
    <w:rsid w:val="00532DA7"/>
    <w:rsid w:val="00532F92"/>
    <w:rsid w:val="0053313F"/>
    <w:rsid w:val="0053351C"/>
    <w:rsid w:val="005337CE"/>
    <w:rsid w:val="00534887"/>
    <w:rsid w:val="00535385"/>
    <w:rsid w:val="0053590E"/>
    <w:rsid w:val="00535E09"/>
    <w:rsid w:val="0053615D"/>
    <w:rsid w:val="0053657E"/>
    <w:rsid w:val="005379D4"/>
    <w:rsid w:val="00537BDB"/>
    <w:rsid w:val="00540348"/>
    <w:rsid w:val="00540423"/>
    <w:rsid w:val="00540AF2"/>
    <w:rsid w:val="00540F51"/>
    <w:rsid w:val="00541364"/>
    <w:rsid w:val="0054144D"/>
    <w:rsid w:val="00541688"/>
    <w:rsid w:val="00541D4F"/>
    <w:rsid w:val="00542F8F"/>
    <w:rsid w:val="005435A9"/>
    <w:rsid w:val="005436FB"/>
    <w:rsid w:val="00543EDF"/>
    <w:rsid w:val="0054496B"/>
    <w:rsid w:val="00544A4B"/>
    <w:rsid w:val="00544DC2"/>
    <w:rsid w:val="00545340"/>
    <w:rsid w:val="00545549"/>
    <w:rsid w:val="00545664"/>
    <w:rsid w:val="00545FDD"/>
    <w:rsid w:val="00546125"/>
    <w:rsid w:val="00546F68"/>
    <w:rsid w:val="005471B0"/>
    <w:rsid w:val="00547491"/>
    <w:rsid w:val="00547843"/>
    <w:rsid w:val="00547D7C"/>
    <w:rsid w:val="00550805"/>
    <w:rsid w:val="00550B94"/>
    <w:rsid w:val="00551621"/>
    <w:rsid w:val="00552CAC"/>
    <w:rsid w:val="00553406"/>
    <w:rsid w:val="00553FEF"/>
    <w:rsid w:val="00555E0D"/>
    <w:rsid w:val="005567D5"/>
    <w:rsid w:val="005600A9"/>
    <w:rsid w:val="0056067B"/>
    <w:rsid w:val="005606DD"/>
    <w:rsid w:val="00560714"/>
    <w:rsid w:val="00560FD8"/>
    <w:rsid w:val="0056107C"/>
    <w:rsid w:val="005611DC"/>
    <w:rsid w:val="005611FA"/>
    <w:rsid w:val="00562620"/>
    <w:rsid w:val="0056289F"/>
    <w:rsid w:val="00562C98"/>
    <w:rsid w:val="00563EBF"/>
    <w:rsid w:val="00564305"/>
    <w:rsid w:val="00564937"/>
    <w:rsid w:val="00564D45"/>
    <w:rsid w:val="005654E9"/>
    <w:rsid w:val="0056565D"/>
    <w:rsid w:val="005670B1"/>
    <w:rsid w:val="00567B32"/>
    <w:rsid w:val="00567B80"/>
    <w:rsid w:val="00567C21"/>
    <w:rsid w:val="00570303"/>
    <w:rsid w:val="005707CC"/>
    <w:rsid w:val="00570BED"/>
    <w:rsid w:val="0057108C"/>
    <w:rsid w:val="00571142"/>
    <w:rsid w:val="00571752"/>
    <w:rsid w:val="00571F4B"/>
    <w:rsid w:val="005728E8"/>
    <w:rsid w:val="00572B6F"/>
    <w:rsid w:val="00572F9D"/>
    <w:rsid w:val="0057307F"/>
    <w:rsid w:val="00573561"/>
    <w:rsid w:val="005737B2"/>
    <w:rsid w:val="00573A32"/>
    <w:rsid w:val="00573D57"/>
    <w:rsid w:val="00573FBE"/>
    <w:rsid w:val="00574059"/>
    <w:rsid w:val="005746F3"/>
    <w:rsid w:val="00574C07"/>
    <w:rsid w:val="0057506D"/>
    <w:rsid w:val="005758DC"/>
    <w:rsid w:val="00575A09"/>
    <w:rsid w:val="00575C24"/>
    <w:rsid w:val="0057652C"/>
    <w:rsid w:val="00576E2D"/>
    <w:rsid w:val="00577000"/>
    <w:rsid w:val="0057710B"/>
    <w:rsid w:val="00577191"/>
    <w:rsid w:val="005772B7"/>
    <w:rsid w:val="0057760C"/>
    <w:rsid w:val="00577636"/>
    <w:rsid w:val="00580224"/>
    <w:rsid w:val="00580381"/>
    <w:rsid w:val="00581053"/>
    <w:rsid w:val="0058197F"/>
    <w:rsid w:val="00581AB4"/>
    <w:rsid w:val="00581F6B"/>
    <w:rsid w:val="0058226E"/>
    <w:rsid w:val="0058252C"/>
    <w:rsid w:val="00582C88"/>
    <w:rsid w:val="00583A69"/>
    <w:rsid w:val="00583D1F"/>
    <w:rsid w:val="0058430A"/>
    <w:rsid w:val="0058457A"/>
    <w:rsid w:val="00584856"/>
    <w:rsid w:val="0058527F"/>
    <w:rsid w:val="0058561F"/>
    <w:rsid w:val="0058572C"/>
    <w:rsid w:val="00585971"/>
    <w:rsid w:val="00585BCF"/>
    <w:rsid w:val="005865B3"/>
    <w:rsid w:val="005867F5"/>
    <w:rsid w:val="00586C90"/>
    <w:rsid w:val="0058748E"/>
    <w:rsid w:val="00590D03"/>
    <w:rsid w:val="0059122A"/>
    <w:rsid w:val="005913FB"/>
    <w:rsid w:val="005914CE"/>
    <w:rsid w:val="00591620"/>
    <w:rsid w:val="0059182C"/>
    <w:rsid w:val="005922B4"/>
    <w:rsid w:val="005926F8"/>
    <w:rsid w:val="00593003"/>
    <w:rsid w:val="005936E4"/>
    <w:rsid w:val="0059385E"/>
    <w:rsid w:val="00593F39"/>
    <w:rsid w:val="00594966"/>
    <w:rsid w:val="00595308"/>
    <w:rsid w:val="005954E5"/>
    <w:rsid w:val="005957C2"/>
    <w:rsid w:val="00595959"/>
    <w:rsid w:val="0059664E"/>
    <w:rsid w:val="005969CB"/>
    <w:rsid w:val="00596A14"/>
    <w:rsid w:val="00597439"/>
    <w:rsid w:val="00597A40"/>
    <w:rsid w:val="00597A58"/>
    <w:rsid w:val="005A06E5"/>
    <w:rsid w:val="005A0B1E"/>
    <w:rsid w:val="005A1CC0"/>
    <w:rsid w:val="005A2A34"/>
    <w:rsid w:val="005A2ACB"/>
    <w:rsid w:val="005A307F"/>
    <w:rsid w:val="005A316D"/>
    <w:rsid w:val="005A35D7"/>
    <w:rsid w:val="005A5240"/>
    <w:rsid w:val="005A79F6"/>
    <w:rsid w:val="005A7B3B"/>
    <w:rsid w:val="005A7F19"/>
    <w:rsid w:val="005B086F"/>
    <w:rsid w:val="005B09B9"/>
    <w:rsid w:val="005B0BD9"/>
    <w:rsid w:val="005B1FA1"/>
    <w:rsid w:val="005B20C8"/>
    <w:rsid w:val="005B214F"/>
    <w:rsid w:val="005B26B2"/>
    <w:rsid w:val="005B2B0F"/>
    <w:rsid w:val="005B37EC"/>
    <w:rsid w:val="005B39EF"/>
    <w:rsid w:val="005B41CC"/>
    <w:rsid w:val="005B42E0"/>
    <w:rsid w:val="005B45AD"/>
    <w:rsid w:val="005B4E53"/>
    <w:rsid w:val="005B5255"/>
    <w:rsid w:val="005B54CB"/>
    <w:rsid w:val="005B631A"/>
    <w:rsid w:val="005B68BB"/>
    <w:rsid w:val="005B78B8"/>
    <w:rsid w:val="005B7A11"/>
    <w:rsid w:val="005C1721"/>
    <w:rsid w:val="005C178A"/>
    <w:rsid w:val="005C17E5"/>
    <w:rsid w:val="005C18EE"/>
    <w:rsid w:val="005C1A24"/>
    <w:rsid w:val="005C2083"/>
    <w:rsid w:val="005C25B2"/>
    <w:rsid w:val="005C2768"/>
    <w:rsid w:val="005C2F87"/>
    <w:rsid w:val="005C32CA"/>
    <w:rsid w:val="005C3ADB"/>
    <w:rsid w:val="005C3EB6"/>
    <w:rsid w:val="005C406B"/>
    <w:rsid w:val="005C49DF"/>
    <w:rsid w:val="005C510E"/>
    <w:rsid w:val="005C625B"/>
    <w:rsid w:val="005C713F"/>
    <w:rsid w:val="005D06D8"/>
    <w:rsid w:val="005D1503"/>
    <w:rsid w:val="005D19F8"/>
    <w:rsid w:val="005D1AD7"/>
    <w:rsid w:val="005D296D"/>
    <w:rsid w:val="005D30F1"/>
    <w:rsid w:val="005D3640"/>
    <w:rsid w:val="005D3D9E"/>
    <w:rsid w:val="005D3FE0"/>
    <w:rsid w:val="005D4C5F"/>
    <w:rsid w:val="005D4D91"/>
    <w:rsid w:val="005D5669"/>
    <w:rsid w:val="005D5EE6"/>
    <w:rsid w:val="005D740D"/>
    <w:rsid w:val="005E0398"/>
    <w:rsid w:val="005E0B97"/>
    <w:rsid w:val="005E0CAC"/>
    <w:rsid w:val="005E1385"/>
    <w:rsid w:val="005E1B30"/>
    <w:rsid w:val="005E1E25"/>
    <w:rsid w:val="005E22F2"/>
    <w:rsid w:val="005E2B57"/>
    <w:rsid w:val="005E2CC8"/>
    <w:rsid w:val="005E32B1"/>
    <w:rsid w:val="005E32CF"/>
    <w:rsid w:val="005E347E"/>
    <w:rsid w:val="005E34DF"/>
    <w:rsid w:val="005E3C18"/>
    <w:rsid w:val="005E3D92"/>
    <w:rsid w:val="005E3F32"/>
    <w:rsid w:val="005E41A4"/>
    <w:rsid w:val="005E43EA"/>
    <w:rsid w:val="005E49C0"/>
    <w:rsid w:val="005E4BC3"/>
    <w:rsid w:val="005E5CF0"/>
    <w:rsid w:val="005E60B9"/>
    <w:rsid w:val="005E6961"/>
    <w:rsid w:val="005E70D9"/>
    <w:rsid w:val="005E747C"/>
    <w:rsid w:val="005E7AE7"/>
    <w:rsid w:val="005F042B"/>
    <w:rsid w:val="005F0485"/>
    <w:rsid w:val="005F0B0F"/>
    <w:rsid w:val="005F0FEA"/>
    <w:rsid w:val="005F106C"/>
    <w:rsid w:val="005F21BB"/>
    <w:rsid w:val="005F469C"/>
    <w:rsid w:val="005F4703"/>
    <w:rsid w:val="005F4E84"/>
    <w:rsid w:val="005F5170"/>
    <w:rsid w:val="005F5641"/>
    <w:rsid w:val="005F5C35"/>
    <w:rsid w:val="005F5EFB"/>
    <w:rsid w:val="005F6917"/>
    <w:rsid w:val="005F75EA"/>
    <w:rsid w:val="005F7CCD"/>
    <w:rsid w:val="0060048A"/>
    <w:rsid w:val="006010B0"/>
    <w:rsid w:val="0060129B"/>
    <w:rsid w:val="00601731"/>
    <w:rsid w:val="00601ADA"/>
    <w:rsid w:val="00602168"/>
    <w:rsid w:val="00602698"/>
    <w:rsid w:val="006029D2"/>
    <w:rsid w:val="0060388B"/>
    <w:rsid w:val="00603EA1"/>
    <w:rsid w:val="00605844"/>
    <w:rsid w:val="00605DBA"/>
    <w:rsid w:val="00606516"/>
    <w:rsid w:val="006069E4"/>
    <w:rsid w:val="00607113"/>
    <w:rsid w:val="006074A6"/>
    <w:rsid w:val="00607ADC"/>
    <w:rsid w:val="0061016D"/>
    <w:rsid w:val="006104BA"/>
    <w:rsid w:val="00611251"/>
    <w:rsid w:val="00611449"/>
    <w:rsid w:val="00611846"/>
    <w:rsid w:val="006126DD"/>
    <w:rsid w:val="0061281D"/>
    <w:rsid w:val="00612D88"/>
    <w:rsid w:val="00613550"/>
    <w:rsid w:val="00613724"/>
    <w:rsid w:val="00613C00"/>
    <w:rsid w:val="00614016"/>
    <w:rsid w:val="00614F58"/>
    <w:rsid w:val="00615A7C"/>
    <w:rsid w:val="00615A8B"/>
    <w:rsid w:val="0061614D"/>
    <w:rsid w:val="00616B9C"/>
    <w:rsid w:val="00616D21"/>
    <w:rsid w:val="00616E71"/>
    <w:rsid w:val="00617FCB"/>
    <w:rsid w:val="006207AA"/>
    <w:rsid w:val="0062085B"/>
    <w:rsid w:val="00622770"/>
    <w:rsid w:val="006235B4"/>
    <w:rsid w:val="006235F9"/>
    <w:rsid w:val="00623607"/>
    <w:rsid w:val="00623C6E"/>
    <w:rsid w:val="0062403A"/>
    <w:rsid w:val="00625E3A"/>
    <w:rsid w:val="00625E41"/>
    <w:rsid w:val="00626BA1"/>
    <w:rsid w:val="00630057"/>
    <w:rsid w:val="00630DA5"/>
    <w:rsid w:val="0063129D"/>
    <w:rsid w:val="006315FE"/>
    <w:rsid w:val="00631714"/>
    <w:rsid w:val="006319A2"/>
    <w:rsid w:val="00632073"/>
    <w:rsid w:val="0063259C"/>
    <w:rsid w:val="00632CFD"/>
    <w:rsid w:val="006335C6"/>
    <w:rsid w:val="0063511C"/>
    <w:rsid w:val="00635173"/>
    <w:rsid w:val="006353BB"/>
    <w:rsid w:val="00636C78"/>
    <w:rsid w:val="00636D1C"/>
    <w:rsid w:val="00637740"/>
    <w:rsid w:val="00637DEF"/>
    <w:rsid w:val="0064029A"/>
    <w:rsid w:val="00640456"/>
    <w:rsid w:val="00640B31"/>
    <w:rsid w:val="00640DE6"/>
    <w:rsid w:val="00640F69"/>
    <w:rsid w:val="00641331"/>
    <w:rsid w:val="0064171F"/>
    <w:rsid w:val="00641850"/>
    <w:rsid w:val="00641954"/>
    <w:rsid w:val="00641BD2"/>
    <w:rsid w:val="00641FEB"/>
    <w:rsid w:val="006424B7"/>
    <w:rsid w:val="0064282A"/>
    <w:rsid w:val="00642B93"/>
    <w:rsid w:val="00642BD1"/>
    <w:rsid w:val="00643600"/>
    <w:rsid w:val="0064383B"/>
    <w:rsid w:val="00644857"/>
    <w:rsid w:val="00644DA5"/>
    <w:rsid w:val="006458E4"/>
    <w:rsid w:val="00645F16"/>
    <w:rsid w:val="006461F5"/>
    <w:rsid w:val="00650BEE"/>
    <w:rsid w:val="0065119F"/>
    <w:rsid w:val="00651585"/>
    <w:rsid w:val="00651EB6"/>
    <w:rsid w:val="00652E21"/>
    <w:rsid w:val="0065531B"/>
    <w:rsid w:val="00655678"/>
    <w:rsid w:val="00655837"/>
    <w:rsid w:val="00655FDE"/>
    <w:rsid w:val="0065644C"/>
    <w:rsid w:val="0065687F"/>
    <w:rsid w:val="0066055D"/>
    <w:rsid w:val="0066070C"/>
    <w:rsid w:val="0066092C"/>
    <w:rsid w:val="00660B49"/>
    <w:rsid w:val="00660C14"/>
    <w:rsid w:val="00660C8F"/>
    <w:rsid w:val="00660FE3"/>
    <w:rsid w:val="0066180E"/>
    <w:rsid w:val="006619A4"/>
    <w:rsid w:val="00662C17"/>
    <w:rsid w:val="006631BA"/>
    <w:rsid w:val="0066329C"/>
    <w:rsid w:val="00663E62"/>
    <w:rsid w:val="006642E2"/>
    <w:rsid w:val="006652F6"/>
    <w:rsid w:val="00666166"/>
    <w:rsid w:val="006662CF"/>
    <w:rsid w:val="00666AD6"/>
    <w:rsid w:val="006673FC"/>
    <w:rsid w:val="00667B71"/>
    <w:rsid w:val="00667E59"/>
    <w:rsid w:val="00670A4E"/>
    <w:rsid w:val="00670CA0"/>
    <w:rsid w:val="00670CE6"/>
    <w:rsid w:val="00670DD3"/>
    <w:rsid w:val="00670FC6"/>
    <w:rsid w:val="0067221D"/>
    <w:rsid w:val="00672A01"/>
    <w:rsid w:val="00674ADC"/>
    <w:rsid w:val="00675603"/>
    <w:rsid w:val="00677052"/>
    <w:rsid w:val="00677C97"/>
    <w:rsid w:val="00680061"/>
    <w:rsid w:val="00680966"/>
    <w:rsid w:val="00681314"/>
    <w:rsid w:val="0068149F"/>
    <w:rsid w:val="0068162E"/>
    <w:rsid w:val="006822C5"/>
    <w:rsid w:val="00682B26"/>
    <w:rsid w:val="00683218"/>
    <w:rsid w:val="00683A9B"/>
    <w:rsid w:val="00683AF1"/>
    <w:rsid w:val="00684461"/>
    <w:rsid w:val="0068451C"/>
    <w:rsid w:val="006848F3"/>
    <w:rsid w:val="00684957"/>
    <w:rsid w:val="0068496E"/>
    <w:rsid w:val="00684D22"/>
    <w:rsid w:val="0068562B"/>
    <w:rsid w:val="00685874"/>
    <w:rsid w:val="00685F35"/>
    <w:rsid w:val="006867D3"/>
    <w:rsid w:val="0068761F"/>
    <w:rsid w:val="00687B5A"/>
    <w:rsid w:val="00687F67"/>
    <w:rsid w:val="00690032"/>
    <w:rsid w:val="006909A7"/>
    <w:rsid w:val="00691812"/>
    <w:rsid w:val="00692090"/>
    <w:rsid w:val="00692732"/>
    <w:rsid w:val="00694264"/>
    <w:rsid w:val="006943AD"/>
    <w:rsid w:val="0069452F"/>
    <w:rsid w:val="00694A63"/>
    <w:rsid w:val="00694A6D"/>
    <w:rsid w:val="006952ED"/>
    <w:rsid w:val="0069631A"/>
    <w:rsid w:val="00696684"/>
    <w:rsid w:val="00696942"/>
    <w:rsid w:val="006973DC"/>
    <w:rsid w:val="00697988"/>
    <w:rsid w:val="006A01AE"/>
    <w:rsid w:val="006A0C79"/>
    <w:rsid w:val="006A0C94"/>
    <w:rsid w:val="006A15DD"/>
    <w:rsid w:val="006A1A47"/>
    <w:rsid w:val="006A1D64"/>
    <w:rsid w:val="006A26CC"/>
    <w:rsid w:val="006A3A36"/>
    <w:rsid w:val="006A3ABA"/>
    <w:rsid w:val="006A3C93"/>
    <w:rsid w:val="006A3F9D"/>
    <w:rsid w:val="006A40CA"/>
    <w:rsid w:val="006A4169"/>
    <w:rsid w:val="006A43DF"/>
    <w:rsid w:val="006A4B8D"/>
    <w:rsid w:val="006A5030"/>
    <w:rsid w:val="006A5232"/>
    <w:rsid w:val="006A69B9"/>
    <w:rsid w:val="006A6F73"/>
    <w:rsid w:val="006A72B3"/>
    <w:rsid w:val="006A75E6"/>
    <w:rsid w:val="006A7A60"/>
    <w:rsid w:val="006B0112"/>
    <w:rsid w:val="006B0AD0"/>
    <w:rsid w:val="006B0FC4"/>
    <w:rsid w:val="006B11B4"/>
    <w:rsid w:val="006B1281"/>
    <w:rsid w:val="006B1E66"/>
    <w:rsid w:val="006B242A"/>
    <w:rsid w:val="006B2E5E"/>
    <w:rsid w:val="006B2EF3"/>
    <w:rsid w:val="006B3291"/>
    <w:rsid w:val="006B343F"/>
    <w:rsid w:val="006B3484"/>
    <w:rsid w:val="006B357F"/>
    <w:rsid w:val="006B35D2"/>
    <w:rsid w:val="006B3705"/>
    <w:rsid w:val="006B37D0"/>
    <w:rsid w:val="006B4296"/>
    <w:rsid w:val="006B4426"/>
    <w:rsid w:val="006B4563"/>
    <w:rsid w:val="006B48B8"/>
    <w:rsid w:val="006B5AEA"/>
    <w:rsid w:val="006B5EB2"/>
    <w:rsid w:val="006B7A75"/>
    <w:rsid w:val="006C01D3"/>
    <w:rsid w:val="006C0563"/>
    <w:rsid w:val="006C0D84"/>
    <w:rsid w:val="006C0D94"/>
    <w:rsid w:val="006C1E06"/>
    <w:rsid w:val="006C1FEA"/>
    <w:rsid w:val="006C282E"/>
    <w:rsid w:val="006C28BE"/>
    <w:rsid w:val="006C29A1"/>
    <w:rsid w:val="006C29E5"/>
    <w:rsid w:val="006C2F1F"/>
    <w:rsid w:val="006C31C0"/>
    <w:rsid w:val="006C370A"/>
    <w:rsid w:val="006C3947"/>
    <w:rsid w:val="006C45E9"/>
    <w:rsid w:val="006C4620"/>
    <w:rsid w:val="006C4690"/>
    <w:rsid w:val="006C5209"/>
    <w:rsid w:val="006C5368"/>
    <w:rsid w:val="006C602B"/>
    <w:rsid w:val="006C6AAE"/>
    <w:rsid w:val="006C6BAA"/>
    <w:rsid w:val="006C7C50"/>
    <w:rsid w:val="006C7EC6"/>
    <w:rsid w:val="006D1267"/>
    <w:rsid w:val="006D1A6C"/>
    <w:rsid w:val="006D2772"/>
    <w:rsid w:val="006D2ABC"/>
    <w:rsid w:val="006D2D15"/>
    <w:rsid w:val="006D2F7B"/>
    <w:rsid w:val="006D431A"/>
    <w:rsid w:val="006D461F"/>
    <w:rsid w:val="006D46B8"/>
    <w:rsid w:val="006D4DE8"/>
    <w:rsid w:val="006D5E91"/>
    <w:rsid w:val="006D6ACA"/>
    <w:rsid w:val="006D6B55"/>
    <w:rsid w:val="006D6E72"/>
    <w:rsid w:val="006D7963"/>
    <w:rsid w:val="006D797F"/>
    <w:rsid w:val="006E0B25"/>
    <w:rsid w:val="006E0DBE"/>
    <w:rsid w:val="006E1658"/>
    <w:rsid w:val="006E20DC"/>
    <w:rsid w:val="006E36F6"/>
    <w:rsid w:val="006E415F"/>
    <w:rsid w:val="006E4E14"/>
    <w:rsid w:val="006E645E"/>
    <w:rsid w:val="006E7FC1"/>
    <w:rsid w:val="006F0002"/>
    <w:rsid w:val="006F0115"/>
    <w:rsid w:val="006F053A"/>
    <w:rsid w:val="006F0F1C"/>
    <w:rsid w:val="006F1D30"/>
    <w:rsid w:val="006F26E4"/>
    <w:rsid w:val="006F40DA"/>
    <w:rsid w:val="006F4819"/>
    <w:rsid w:val="006F67C4"/>
    <w:rsid w:val="006F760F"/>
    <w:rsid w:val="006F7B27"/>
    <w:rsid w:val="006F7E81"/>
    <w:rsid w:val="00700073"/>
    <w:rsid w:val="007004BD"/>
    <w:rsid w:val="007008B9"/>
    <w:rsid w:val="00700A71"/>
    <w:rsid w:val="00700AC9"/>
    <w:rsid w:val="00700CB1"/>
    <w:rsid w:val="00700D1E"/>
    <w:rsid w:val="00700E72"/>
    <w:rsid w:val="00700EF6"/>
    <w:rsid w:val="00701799"/>
    <w:rsid w:val="00701A49"/>
    <w:rsid w:val="0070287A"/>
    <w:rsid w:val="00703321"/>
    <w:rsid w:val="00703BA4"/>
    <w:rsid w:val="00704C2D"/>
    <w:rsid w:val="00704C86"/>
    <w:rsid w:val="00705C4A"/>
    <w:rsid w:val="00707442"/>
    <w:rsid w:val="007074E1"/>
    <w:rsid w:val="007074F7"/>
    <w:rsid w:val="00710317"/>
    <w:rsid w:val="007115BD"/>
    <w:rsid w:val="0071164B"/>
    <w:rsid w:val="007116B9"/>
    <w:rsid w:val="00712D6B"/>
    <w:rsid w:val="00713F53"/>
    <w:rsid w:val="0071469D"/>
    <w:rsid w:val="007154E9"/>
    <w:rsid w:val="00716860"/>
    <w:rsid w:val="00716B11"/>
    <w:rsid w:val="00717B57"/>
    <w:rsid w:val="00720412"/>
    <w:rsid w:val="00720603"/>
    <w:rsid w:val="00720619"/>
    <w:rsid w:val="007210D6"/>
    <w:rsid w:val="0072218B"/>
    <w:rsid w:val="0072255C"/>
    <w:rsid w:val="007227E1"/>
    <w:rsid w:val="007228EB"/>
    <w:rsid w:val="00722934"/>
    <w:rsid w:val="00723E11"/>
    <w:rsid w:val="00725019"/>
    <w:rsid w:val="007250EA"/>
    <w:rsid w:val="00726841"/>
    <w:rsid w:val="00726E70"/>
    <w:rsid w:val="00727408"/>
    <w:rsid w:val="0072787C"/>
    <w:rsid w:val="00727A70"/>
    <w:rsid w:val="00727F25"/>
    <w:rsid w:val="00730526"/>
    <w:rsid w:val="0073091B"/>
    <w:rsid w:val="00730D58"/>
    <w:rsid w:val="00731114"/>
    <w:rsid w:val="00731A3F"/>
    <w:rsid w:val="00731C10"/>
    <w:rsid w:val="00731F92"/>
    <w:rsid w:val="00732E48"/>
    <w:rsid w:val="007331D8"/>
    <w:rsid w:val="0073374A"/>
    <w:rsid w:val="00733786"/>
    <w:rsid w:val="00736BB3"/>
    <w:rsid w:val="00736C33"/>
    <w:rsid w:val="00736ED4"/>
    <w:rsid w:val="00736FCC"/>
    <w:rsid w:val="007373F5"/>
    <w:rsid w:val="00737E6A"/>
    <w:rsid w:val="0074049B"/>
    <w:rsid w:val="00740645"/>
    <w:rsid w:val="00740D72"/>
    <w:rsid w:val="00741464"/>
    <w:rsid w:val="00742053"/>
    <w:rsid w:val="0074374C"/>
    <w:rsid w:val="00743773"/>
    <w:rsid w:val="00743C56"/>
    <w:rsid w:val="007444FC"/>
    <w:rsid w:val="00744874"/>
    <w:rsid w:val="00745415"/>
    <w:rsid w:val="00745426"/>
    <w:rsid w:val="00746DAA"/>
    <w:rsid w:val="00750950"/>
    <w:rsid w:val="00750D12"/>
    <w:rsid w:val="007520FC"/>
    <w:rsid w:val="00752505"/>
    <w:rsid w:val="007527AA"/>
    <w:rsid w:val="00753194"/>
    <w:rsid w:val="00753C43"/>
    <w:rsid w:val="007544D8"/>
    <w:rsid w:val="0075503F"/>
    <w:rsid w:val="00755374"/>
    <w:rsid w:val="007559D5"/>
    <w:rsid w:val="00756E33"/>
    <w:rsid w:val="007573A6"/>
    <w:rsid w:val="00757517"/>
    <w:rsid w:val="00757AF4"/>
    <w:rsid w:val="00757CD0"/>
    <w:rsid w:val="007605B9"/>
    <w:rsid w:val="007608AB"/>
    <w:rsid w:val="00760BA2"/>
    <w:rsid w:val="00760C0C"/>
    <w:rsid w:val="00760CAA"/>
    <w:rsid w:val="00761060"/>
    <w:rsid w:val="00761D62"/>
    <w:rsid w:val="0076229A"/>
    <w:rsid w:val="0076313D"/>
    <w:rsid w:val="00763188"/>
    <w:rsid w:val="00765D73"/>
    <w:rsid w:val="00766162"/>
    <w:rsid w:val="00766AE3"/>
    <w:rsid w:val="007671C2"/>
    <w:rsid w:val="00770073"/>
    <w:rsid w:val="0077007A"/>
    <w:rsid w:val="007700C4"/>
    <w:rsid w:val="00770510"/>
    <w:rsid w:val="00770BE8"/>
    <w:rsid w:val="00770C0F"/>
    <w:rsid w:val="00771323"/>
    <w:rsid w:val="00771904"/>
    <w:rsid w:val="007720CA"/>
    <w:rsid w:val="00772324"/>
    <w:rsid w:val="0077268C"/>
    <w:rsid w:val="007732B9"/>
    <w:rsid w:val="007733BC"/>
    <w:rsid w:val="007739B0"/>
    <w:rsid w:val="00773B3D"/>
    <w:rsid w:val="007742F0"/>
    <w:rsid w:val="00774BCD"/>
    <w:rsid w:val="0077522E"/>
    <w:rsid w:val="00775549"/>
    <w:rsid w:val="00775AD3"/>
    <w:rsid w:val="00775DE3"/>
    <w:rsid w:val="00775FA7"/>
    <w:rsid w:val="00775FB1"/>
    <w:rsid w:val="007771B8"/>
    <w:rsid w:val="007802A0"/>
    <w:rsid w:val="0078079D"/>
    <w:rsid w:val="007808A3"/>
    <w:rsid w:val="00781255"/>
    <w:rsid w:val="007817AE"/>
    <w:rsid w:val="00782764"/>
    <w:rsid w:val="007827F8"/>
    <w:rsid w:val="007829DE"/>
    <w:rsid w:val="00782A35"/>
    <w:rsid w:val="00782AE7"/>
    <w:rsid w:val="00783351"/>
    <w:rsid w:val="0078336E"/>
    <w:rsid w:val="00783B96"/>
    <w:rsid w:val="00783EC8"/>
    <w:rsid w:val="00784419"/>
    <w:rsid w:val="00784B24"/>
    <w:rsid w:val="00784E44"/>
    <w:rsid w:val="00785D2A"/>
    <w:rsid w:val="00785FB4"/>
    <w:rsid w:val="007865D0"/>
    <w:rsid w:val="0078663C"/>
    <w:rsid w:val="00786B9A"/>
    <w:rsid w:val="00787175"/>
    <w:rsid w:val="007909C7"/>
    <w:rsid w:val="00790E42"/>
    <w:rsid w:val="0079105D"/>
    <w:rsid w:val="00791866"/>
    <w:rsid w:val="00791970"/>
    <w:rsid w:val="00791CEA"/>
    <w:rsid w:val="0079233E"/>
    <w:rsid w:val="00792783"/>
    <w:rsid w:val="00792C6A"/>
    <w:rsid w:val="007943B8"/>
    <w:rsid w:val="00794430"/>
    <w:rsid w:val="00794667"/>
    <w:rsid w:val="0079518C"/>
    <w:rsid w:val="007953AF"/>
    <w:rsid w:val="007966E1"/>
    <w:rsid w:val="00797438"/>
    <w:rsid w:val="007976FD"/>
    <w:rsid w:val="00797899"/>
    <w:rsid w:val="00797A14"/>
    <w:rsid w:val="00797F84"/>
    <w:rsid w:val="00797FEE"/>
    <w:rsid w:val="007A0017"/>
    <w:rsid w:val="007A041F"/>
    <w:rsid w:val="007A07A4"/>
    <w:rsid w:val="007A091D"/>
    <w:rsid w:val="007A1087"/>
    <w:rsid w:val="007A1CB2"/>
    <w:rsid w:val="007A21B3"/>
    <w:rsid w:val="007A2802"/>
    <w:rsid w:val="007A34A8"/>
    <w:rsid w:val="007A3E83"/>
    <w:rsid w:val="007A4C55"/>
    <w:rsid w:val="007A4F21"/>
    <w:rsid w:val="007A5592"/>
    <w:rsid w:val="007A580B"/>
    <w:rsid w:val="007A6370"/>
    <w:rsid w:val="007A69EB"/>
    <w:rsid w:val="007A6AFD"/>
    <w:rsid w:val="007A7403"/>
    <w:rsid w:val="007A77E0"/>
    <w:rsid w:val="007A7AC8"/>
    <w:rsid w:val="007A7FC8"/>
    <w:rsid w:val="007B0271"/>
    <w:rsid w:val="007B04D5"/>
    <w:rsid w:val="007B0539"/>
    <w:rsid w:val="007B08C6"/>
    <w:rsid w:val="007B0EBF"/>
    <w:rsid w:val="007B118D"/>
    <w:rsid w:val="007B13F1"/>
    <w:rsid w:val="007B1784"/>
    <w:rsid w:val="007B1D7B"/>
    <w:rsid w:val="007B1EA1"/>
    <w:rsid w:val="007B27D0"/>
    <w:rsid w:val="007B2B1A"/>
    <w:rsid w:val="007B3667"/>
    <w:rsid w:val="007B36D0"/>
    <w:rsid w:val="007B37A8"/>
    <w:rsid w:val="007B3880"/>
    <w:rsid w:val="007B3927"/>
    <w:rsid w:val="007B3B44"/>
    <w:rsid w:val="007B3D7E"/>
    <w:rsid w:val="007B4224"/>
    <w:rsid w:val="007B5438"/>
    <w:rsid w:val="007B5A35"/>
    <w:rsid w:val="007B5C96"/>
    <w:rsid w:val="007B6400"/>
    <w:rsid w:val="007B658B"/>
    <w:rsid w:val="007B6768"/>
    <w:rsid w:val="007B6F3B"/>
    <w:rsid w:val="007B7232"/>
    <w:rsid w:val="007B734A"/>
    <w:rsid w:val="007C0528"/>
    <w:rsid w:val="007C1151"/>
    <w:rsid w:val="007C1A2C"/>
    <w:rsid w:val="007C2414"/>
    <w:rsid w:val="007C255A"/>
    <w:rsid w:val="007C2608"/>
    <w:rsid w:val="007C3DD4"/>
    <w:rsid w:val="007C4312"/>
    <w:rsid w:val="007C4AFD"/>
    <w:rsid w:val="007C4CC2"/>
    <w:rsid w:val="007C4CCA"/>
    <w:rsid w:val="007C4F03"/>
    <w:rsid w:val="007C563D"/>
    <w:rsid w:val="007C6665"/>
    <w:rsid w:val="007C6A9F"/>
    <w:rsid w:val="007C70F3"/>
    <w:rsid w:val="007C7BAD"/>
    <w:rsid w:val="007C7D1E"/>
    <w:rsid w:val="007D08A2"/>
    <w:rsid w:val="007D0964"/>
    <w:rsid w:val="007D0CD1"/>
    <w:rsid w:val="007D0D33"/>
    <w:rsid w:val="007D0E74"/>
    <w:rsid w:val="007D146E"/>
    <w:rsid w:val="007D1C65"/>
    <w:rsid w:val="007D2443"/>
    <w:rsid w:val="007D28D7"/>
    <w:rsid w:val="007D33CD"/>
    <w:rsid w:val="007D3F2D"/>
    <w:rsid w:val="007D4544"/>
    <w:rsid w:val="007D4818"/>
    <w:rsid w:val="007D4ABB"/>
    <w:rsid w:val="007D4DEB"/>
    <w:rsid w:val="007D56C8"/>
    <w:rsid w:val="007D6072"/>
    <w:rsid w:val="007D61D1"/>
    <w:rsid w:val="007D624E"/>
    <w:rsid w:val="007D77BB"/>
    <w:rsid w:val="007D7DFE"/>
    <w:rsid w:val="007D7F6A"/>
    <w:rsid w:val="007E0322"/>
    <w:rsid w:val="007E0BB3"/>
    <w:rsid w:val="007E115A"/>
    <w:rsid w:val="007E12CE"/>
    <w:rsid w:val="007E1F18"/>
    <w:rsid w:val="007E2C1A"/>
    <w:rsid w:val="007E3C06"/>
    <w:rsid w:val="007E42E3"/>
    <w:rsid w:val="007E4DE2"/>
    <w:rsid w:val="007E4E6A"/>
    <w:rsid w:val="007E5690"/>
    <w:rsid w:val="007E64C6"/>
    <w:rsid w:val="007E753E"/>
    <w:rsid w:val="007E7569"/>
    <w:rsid w:val="007E7991"/>
    <w:rsid w:val="007E7E15"/>
    <w:rsid w:val="007F01C3"/>
    <w:rsid w:val="007F095F"/>
    <w:rsid w:val="007F0EF0"/>
    <w:rsid w:val="007F1BD9"/>
    <w:rsid w:val="007F29A4"/>
    <w:rsid w:val="007F29CB"/>
    <w:rsid w:val="007F2B58"/>
    <w:rsid w:val="007F37C5"/>
    <w:rsid w:val="007F4914"/>
    <w:rsid w:val="007F4A5C"/>
    <w:rsid w:val="007F51C1"/>
    <w:rsid w:val="007F528D"/>
    <w:rsid w:val="007F52D9"/>
    <w:rsid w:val="007F626B"/>
    <w:rsid w:val="007F74A5"/>
    <w:rsid w:val="007F7B2E"/>
    <w:rsid w:val="007F7F16"/>
    <w:rsid w:val="0080113B"/>
    <w:rsid w:val="00801734"/>
    <w:rsid w:val="00801C56"/>
    <w:rsid w:val="00801DF7"/>
    <w:rsid w:val="008036CA"/>
    <w:rsid w:val="008039C7"/>
    <w:rsid w:val="008045B5"/>
    <w:rsid w:val="00804899"/>
    <w:rsid w:val="00804B01"/>
    <w:rsid w:val="00805146"/>
    <w:rsid w:val="0080557C"/>
    <w:rsid w:val="00805705"/>
    <w:rsid w:val="0080704C"/>
    <w:rsid w:val="008074E3"/>
    <w:rsid w:val="008108C2"/>
    <w:rsid w:val="00810975"/>
    <w:rsid w:val="00810FE4"/>
    <w:rsid w:val="00811021"/>
    <w:rsid w:val="008112A8"/>
    <w:rsid w:val="00811601"/>
    <w:rsid w:val="008122F6"/>
    <w:rsid w:val="00812416"/>
    <w:rsid w:val="008124C8"/>
    <w:rsid w:val="00812910"/>
    <w:rsid w:val="008131D7"/>
    <w:rsid w:val="00813C69"/>
    <w:rsid w:val="00814CDE"/>
    <w:rsid w:val="00814F6D"/>
    <w:rsid w:val="00815211"/>
    <w:rsid w:val="00815C23"/>
    <w:rsid w:val="0082033B"/>
    <w:rsid w:val="00820980"/>
    <w:rsid w:val="00820D08"/>
    <w:rsid w:val="00821203"/>
    <w:rsid w:val="00821D92"/>
    <w:rsid w:val="00821DE2"/>
    <w:rsid w:val="00821E79"/>
    <w:rsid w:val="00822235"/>
    <w:rsid w:val="00822E06"/>
    <w:rsid w:val="0082320E"/>
    <w:rsid w:val="008237AA"/>
    <w:rsid w:val="008241E4"/>
    <w:rsid w:val="00824457"/>
    <w:rsid w:val="00824469"/>
    <w:rsid w:val="008245D9"/>
    <w:rsid w:val="0082544E"/>
    <w:rsid w:val="00825789"/>
    <w:rsid w:val="00825C29"/>
    <w:rsid w:val="0082654C"/>
    <w:rsid w:val="00826785"/>
    <w:rsid w:val="008276BB"/>
    <w:rsid w:val="00827856"/>
    <w:rsid w:val="00827F64"/>
    <w:rsid w:val="00830D2B"/>
    <w:rsid w:val="00830DE9"/>
    <w:rsid w:val="00830E45"/>
    <w:rsid w:val="00830F47"/>
    <w:rsid w:val="00831DD2"/>
    <w:rsid w:val="008321E3"/>
    <w:rsid w:val="00832939"/>
    <w:rsid w:val="00832D15"/>
    <w:rsid w:val="00833436"/>
    <w:rsid w:val="008334F7"/>
    <w:rsid w:val="0083369A"/>
    <w:rsid w:val="008338BC"/>
    <w:rsid w:val="00833DA3"/>
    <w:rsid w:val="00834217"/>
    <w:rsid w:val="0083422D"/>
    <w:rsid w:val="00834C4A"/>
    <w:rsid w:val="00836277"/>
    <w:rsid w:val="00836E08"/>
    <w:rsid w:val="008370CF"/>
    <w:rsid w:val="00837424"/>
    <w:rsid w:val="008377E4"/>
    <w:rsid w:val="0084061D"/>
    <w:rsid w:val="00840EE4"/>
    <w:rsid w:val="00841A3E"/>
    <w:rsid w:val="00841EF9"/>
    <w:rsid w:val="00842130"/>
    <w:rsid w:val="00842715"/>
    <w:rsid w:val="00842C6C"/>
    <w:rsid w:val="00842C94"/>
    <w:rsid w:val="008431C3"/>
    <w:rsid w:val="0084366B"/>
    <w:rsid w:val="00843721"/>
    <w:rsid w:val="00843927"/>
    <w:rsid w:val="00843A3D"/>
    <w:rsid w:val="00843B51"/>
    <w:rsid w:val="00845439"/>
    <w:rsid w:val="00845950"/>
    <w:rsid w:val="00845CB8"/>
    <w:rsid w:val="00845DD6"/>
    <w:rsid w:val="00846930"/>
    <w:rsid w:val="00846A87"/>
    <w:rsid w:val="00847003"/>
    <w:rsid w:val="008477E4"/>
    <w:rsid w:val="00850604"/>
    <w:rsid w:val="008506EF"/>
    <w:rsid w:val="008509CE"/>
    <w:rsid w:val="00850FBA"/>
    <w:rsid w:val="00851122"/>
    <w:rsid w:val="008517B6"/>
    <w:rsid w:val="008518BF"/>
    <w:rsid w:val="00851992"/>
    <w:rsid w:val="008524B3"/>
    <w:rsid w:val="00852E1A"/>
    <w:rsid w:val="00853B60"/>
    <w:rsid w:val="00854385"/>
    <w:rsid w:val="00854C51"/>
    <w:rsid w:val="00854F44"/>
    <w:rsid w:val="00855204"/>
    <w:rsid w:val="0085553D"/>
    <w:rsid w:val="0085602C"/>
    <w:rsid w:val="008565A2"/>
    <w:rsid w:val="00856A2B"/>
    <w:rsid w:val="00856D6C"/>
    <w:rsid w:val="008576E0"/>
    <w:rsid w:val="00857A05"/>
    <w:rsid w:val="0086003E"/>
    <w:rsid w:val="00860CBF"/>
    <w:rsid w:val="00861158"/>
    <w:rsid w:val="008617E2"/>
    <w:rsid w:val="00862322"/>
    <w:rsid w:val="00862B87"/>
    <w:rsid w:val="0086322F"/>
    <w:rsid w:val="008634F4"/>
    <w:rsid w:val="00863926"/>
    <w:rsid w:val="008644DD"/>
    <w:rsid w:val="0086600E"/>
    <w:rsid w:val="00866C95"/>
    <w:rsid w:val="00866D12"/>
    <w:rsid w:val="0086706F"/>
    <w:rsid w:val="008670A9"/>
    <w:rsid w:val="00867531"/>
    <w:rsid w:val="0086758F"/>
    <w:rsid w:val="00867B52"/>
    <w:rsid w:val="00867C3B"/>
    <w:rsid w:val="00867E26"/>
    <w:rsid w:val="00870134"/>
    <w:rsid w:val="008703E7"/>
    <w:rsid w:val="00870582"/>
    <w:rsid w:val="00870CA0"/>
    <w:rsid w:val="008723D8"/>
    <w:rsid w:val="008729BB"/>
    <w:rsid w:val="008729CA"/>
    <w:rsid w:val="0087552C"/>
    <w:rsid w:val="00875E9F"/>
    <w:rsid w:val="008763DC"/>
    <w:rsid w:val="00876468"/>
    <w:rsid w:val="008766C3"/>
    <w:rsid w:val="00876895"/>
    <w:rsid w:val="00877859"/>
    <w:rsid w:val="00880907"/>
    <w:rsid w:val="00880BBF"/>
    <w:rsid w:val="00881528"/>
    <w:rsid w:val="00881FC6"/>
    <w:rsid w:val="00882229"/>
    <w:rsid w:val="0088268F"/>
    <w:rsid w:val="008826DC"/>
    <w:rsid w:val="00882A9E"/>
    <w:rsid w:val="008842FD"/>
    <w:rsid w:val="00884639"/>
    <w:rsid w:val="00884ACA"/>
    <w:rsid w:val="0088518C"/>
    <w:rsid w:val="00885A83"/>
    <w:rsid w:val="00885B5A"/>
    <w:rsid w:val="00886A60"/>
    <w:rsid w:val="00886EF8"/>
    <w:rsid w:val="00887E25"/>
    <w:rsid w:val="00887F24"/>
    <w:rsid w:val="00890582"/>
    <w:rsid w:val="00890874"/>
    <w:rsid w:val="008908AF"/>
    <w:rsid w:val="00890E76"/>
    <w:rsid w:val="008911D7"/>
    <w:rsid w:val="00891C29"/>
    <w:rsid w:val="00891F50"/>
    <w:rsid w:val="0089215B"/>
    <w:rsid w:val="00893A49"/>
    <w:rsid w:val="00893C32"/>
    <w:rsid w:val="00893C7F"/>
    <w:rsid w:val="00893FA5"/>
    <w:rsid w:val="008952A5"/>
    <w:rsid w:val="008955EE"/>
    <w:rsid w:val="00895A40"/>
    <w:rsid w:val="0089684C"/>
    <w:rsid w:val="00896EB1"/>
    <w:rsid w:val="00897543"/>
    <w:rsid w:val="00897570"/>
    <w:rsid w:val="00897B91"/>
    <w:rsid w:val="00897F88"/>
    <w:rsid w:val="008A02B5"/>
    <w:rsid w:val="008A03D3"/>
    <w:rsid w:val="008A05C6"/>
    <w:rsid w:val="008A1320"/>
    <w:rsid w:val="008A1ADE"/>
    <w:rsid w:val="008A1B16"/>
    <w:rsid w:val="008A1D73"/>
    <w:rsid w:val="008A227E"/>
    <w:rsid w:val="008A2464"/>
    <w:rsid w:val="008A2A02"/>
    <w:rsid w:val="008A2AA5"/>
    <w:rsid w:val="008A2F77"/>
    <w:rsid w:val="008A3841"/>
    <w:rsid w:val="008A3AD4"/>
    <w:rsid w:val="008A3F1D"/>
    <w:rsid w:val="008A5AB3"/>
    <w:rsid w:val="008A5C22"/>
    <w:rsid w:val="008A74F3"/>
    <w:rsid w:val="008B09FD"/>
    <w:rsid w:val="008B1205"/>
    <w:rsid w:val="008B1F17"/>
    <w:rsid w:val="008B2549"/>
    <w:rsid w:val="008B35DE"/>
    <w:rsid w:val="008B425E"/>
    <w:rsid w:val="008B51BE"/>
    <w:rsid w:val="008B588F"/>
    <w:rsid w:val="008B6059"/>
    <w:rsid w:val="008B6749"/>
    <w:rsid w:val="008B7D72"/>
    <w:rsid w:val="008C037F"/>
    <w:rsid w:val="008C0950"/>
    <w:rsid w:val="008C1426"/>
    <w:rsid w:val="008C1479"/>
    <w:rsid w:val="008C1E1A"/>
    <w:rsid w:val="008C214B"/>
    <w:rsid w:val="008C225E"/>
    <w:rsid w:val="008C2699"/>
    <w:rsid w:val="008C2714"/>
    <w:rsid w:val="008C2AF0"/>
    <w:rsid w:val="008C2F6F"/>
    <w:rsid w:val="008C2F9A"/>
    <w:rsid w:val="008C3F21"/>
    <w:rsid w:val="008C4B70"/>
    <w:rsid w:val="008C504C"/>
    <w:rsid w:val="008C586C"/>
    <w:rsid w:val="008C5E2E"/>
    <w:rsid w:val="008C5FA1"/>
    <w:rsid w:val="008C6083"/>
    <w:rsid w:val="008C64FA"/>
    <w:rsid w:val="008C661F"/>
    <w:rsid w:val="008C6692"/>
    <w:rsid w:val="008C69CC"/>
    <w:rsid w:val="008C722A"/>
    <w:rsid w:val="008D00FE"/>
    <w:rsid w:val="008D039D"/>
    <w:rsid w:val="008D0717"/>
    <w:rsid w:val="008D0985"/>
    <w:rsid w:val="008D0AC8"/>
    <w:rsid w:val="008D0CF3"/>
    <w:rsid w:val="008D0D93"/>
    <w:rsid w:val="008D1084"/>
    <w:rsid w:val="008D108E"/>
    <w:rsid w:val="008D13EA"/>
    <w:rsid w:val="008D1634"/>
    <w:rsid w:val="008D1AF3"/>
    <w:rsid w:val="008D1CD1"/>
    <w:rsid w:val="008D2967"/>
    <w:rsid w:val="008D2D0E"/>
    <w:rsid w:val="008D2EEC"/>
    <w:rsid w:val="008D35C0"/>
    <w:rsid w:val="008D3672"/>
    <w:rsid w:val="008D3FD0"/>
    <w:rsid w:val="008D45CD"/>
    <w:rsid w:val="008D4C50"/>
    <w:rsid w:val="008D4E58"/>
    <w:rsid w:val="008D4E66"/>
    <w:rsid w:val="008D55B8"/>
    <w:rsid w:val="008D5727"/>
    <w:rsid w:val="008D5C6F"/>
    <w:rsid w:val="008D5D28"/>
    <w:rsid w:val="008D6702"/>
    <w:rsid w:val="008D6739"/>
    <w:rsid w:val="008D6A05"/>
    <w:rsid w:val="008D6F04"/>
    <w:rsid w:val="008D72DE"/>
    <w:rsid w:val="008D735B"/>
    <w:rsid w:val="008D7E56"/>
    <w:rsid w:val="008E02D5"/>
    <w:rsid w:val="008E06AE"/>
    <w:rsid w:val="008E0B10"/>
    <w:rsid w:val="008E0D25"/>
    <w:rsid w:val="008E0DFC"/>
    <w:rsid w:val="008E0E7B"/>
    <w:rsid w:val="008E12AF"/>
    <w:rsid w:val="008E1444"/>
    <w:rsid w:val="008E1B75"/>
    <w:rsid w:val="008E2046"/>
    <w:rsid w:val="008E283B"/>
    <w:rsid w:val="008E2ACB"/>
    <w:rsid w:val="008E2DC4"/>
    <w:rsid w:val="008E2F9E"/>
    <w:rsid w:val="008E3DED"/>
    <w:rsid w:val="008E425F"/>
    <w:rsid w:val="008E4512"/>
    <w:rsid w:val="008E4CB5"/>
    <w:rsid w:val="008E4EC9"/>
    <w:rsid w:val="008E4F8E"/>
    <w:rsid w:val="008E52C9"/>
    <w:rsid w:val="008E5F0D"/>
    <w:rsid w:val="008E6067"/>
    <w:rsid w:val="008E607E"/>
    <w:rsid w:val="008E620B"/>
    <w:rsid w:val="008E6A72"/>
    <w:rsid w:val="008E6B5C"/>
    <w:rsid w:val="008E6F21"/>
    <w:rsid w:val="008E72F5"/>
    <w:rsid w:val="008F01AB"/>
    <w:rsid w:val="008F034E"/>
    <w:rsid w:val="008F038F"/>
    <w:rsid w:val="008F0B41"/>
    <w:rsid w:val="008F0CCA"/>
    <w:rsid w:val="008F0DBF"/>
    <w:rsid w:val="008F0F2D"/>
    <w:rsid w:val="008F11BC"/>
    <w:rsid w:val="008F16A6"/>
    <w:rsid w:val="008F1D69"/>
    <w:rsid w:val="008F2688"/>
    <w:rsid w:val="008F359D"/>
    <w:rsid w:val="008F3D2E"/>
    <w:rsid w:val="008F40C3"/>
    <w:rsid w:val="008F40DC"/>
    <w:rsid w:val="008F44FD"/>
    <w:rsid w:val="008F49B2"/>
    <w:rsid w:val="008F56E9"/>
    <w:rsid w:val="008F5730"/>
    <w:rsid w:val="008F5BF9"/>
    <w:rsid w:val="008F633E"/>
    <w:rsid w:val="008F70A0"/>
    <w:rsid w:val="008F7BF0"/>
    <w:rsid w:val="00900063"/>
    <w:rsid w:val="0090025B"/>
    <w:rsid w:val="009002C1"/>
    <w:rsid w:val="00900CEE"/>
    <w:rsid w:val="009014B3"/>
    <w:rsid w:val="00901785"/>
    <w:rsid w:val="009021D7"/>
    <w:rsid w:val="0090245E"/>
    <w:rsid w:val="009037B7"/>
    <w:rsid w:val="00903AE6"/>
    <w:rsid w:val="00904252"/>
    <w:rsid w:val="0090452F"/>
    <w:rsid w:val="0090493A"/>
    <w:rsid w:val="00904A8A"/>
    <w:rsid w:val="00904E6C"/>
    <w:rsid w:val="00905006"/>
    <w:rsid w:val="009055A0"/>
    <w:rsid w:val="009062EC"/>
    <w:rsid w:val="0090736A"/>
    <w:rsid w:val="009077E2"/>
    <w:rsid w:val="00907984"/>
    <w:rsid w:val="00910136"/>
    <w:rsid w:val="00910386"/>
    <w:rsid w:val="009107C8"/>
    <w:rsid w:val="00910946"/>
    <w:rsid w:val="009110CC"/>
    <w:rsid w:val="009116B6"/>
    <w:rsid w:val="009119EB"/>
    <w:rsid w:val="00911A68"/>
    <w:rsid w:val="009126AE"/>
    <w:rsid w:val="009126B4"/>
    <w:rsid w:val="00912AF4"/>
    <w:rsid w:val="00912E99"/>
    <w:rsid w:val="00913A63"/>
    <w:rsid w:val="00913E0E"/>
    <w:rsid w:val="00913E6A"/>
    <w:rsid w:val="00914433"/>
    <w:rsid w:val="00914F62"/>
    <w:rsid w:val="00915026"/>
    <w:rsid w:val="0091596E"/>
    <w:rsid w:val="00916298"/>
    <w:rsid w:val="0091643F"/>
    <w:rsid w:val="009166A8"/>
    <w:rsid w:val="00916D47"/>
    <w:rsid w:val="00917414"/>
    <w:rsid w:val="0091763C"/>
    <w:rsid w:val="00920388"/>
    <w:rsid w:val="00920800"/>
    <w:rsid w:val="00920BCD"/>
    <w:rsid w:val="00921053"/>
    <w:rsid w:val="009210B8"/>
    <w:rsid w:val="009211FE"/>
    <w:rsid w:val="00921816"/>
    <w:rsid w:val="00921B3A"/>
    <w:rsid w:val="009220EF"/>
    <w:rsid w:val="00922257"/>
    <w:rsid w:val="009223BF"/>
    <w:rsid w:val="009223F9"/>
    <w:rsid w:val="00922508"/>
    <w:rsid w:val="009236B3"/>
    <w:rsid w:val="00923ACB"/>
    <w:rsid w:val="0092438B"/>
    <w:rsid w:val="00924CED"/>
    <w:rsid w:val="00925290"/>
    <w:rsid w:val="0092543B"/>
    <w:rsid w:val="0092602E"/>
    <w:rsid w:val="009268DA"/>
    <w:rsid w:val="009269CE"/>
    <w:rsid w:val="00926EE4"/>
    <w:rsid w:val="00926F80"/>
    <w:rsid w:val="00927CF1"/>
    <w:rsid w:val="00930959"/>
    <w:rsid w:val="0093114B"/>
    <w:rsid w:val="00932308"/>
    <w:rsid w:val="00932B20"/>
    <w:rsid w:val="00933354"/>
    <w:rsid w:val="00933376"/>
    <w:rsid w:val="00933F48"/>
    <w:rsid w:val="00934411"/>
    <w:rsid w:val="0093442C"/>
    <w:rsid w:val="0093447B"/>
    <w:rsid w:val="009348D5"/>
    <w:rsid w:val="00934A4D"/>
    <w:rsid w:val="00935E40"/>
    <w:rsid w:val="00940797"/>
    <w:rsid w:val="009412A4"/>
    <w:rsid w:val="00941539"/>
    <w:rsid w:val="0094241E"/>
    <w:rsid w:val="009427D9"/>
    <w:rsid w:val="0094289D"/>
    <w:rsid w:val="00942AE4"/>
    <w:rsid w:val="0094409E"/>
    <w:rsid w:val="00944649"/>
    <w:rsid w:val="0094492F"/>
    <w:rsid w:val="00944A28"/>
    <w:rsid w:val="00944BA0"/>
    <w:rsid w:val="009450EA"/>
    <w:rsid w:val="00945C02"/>
    <w:rsid w:val="00945FD6"/>
    <w:rsid w:val="00946584"/>
    <w:rsid w:val="00946A9A"/>
    <w:rsid w:val="00946EB7"/>
    <w:rsid w:val="00946F8C"/>
    <w:rsid w:val="00947134"/>
    <w:rsid w:val="0094718D"/>
    <w:rsid w:val="00947305"/>
    <w:rsid w:val="00947734"/>
    <w:rsid w:val="00947AAC"/>
    <w:rsid w:val="00950352"/>
    <w:rsid w:val="009507D0"/>
    <w:rsid w:val="00950F09"/>
    <w:rsid w:val="00951040"/>
    <w:rsid w:val="00951E86"/>
    <w:rsid w:val="00951FA5"/>
    <w:rsid w:val="00952054"/>
    <w:rsid w:val="00952881"/>
    <w:rsid w:val="0095326E"/>
    <w:rsid w:val="009535B8"/>
    <w:rsid w:val="0095362B"/>
    <w:rsid w:val="00953E3C"/>
    <w:rsid w:val="00954004"/>
    <w:rsid w:val="0095419B"/>
    <w:rsid w:val="0095551F"/>
    <w:rsid w:val="00955C53"/>
    <w:rsid w:val="00956CB9"/>
    <w:rsid w:val="00956DD4"/>
    <w:rsid w:val="00956FEE"/>
    <w:rsid w:val="009572E9"/>
    <w:rsid w:val="00957931"/>
    <w:rsid w:val="00960F8A"/>
    <w:rsid w:val="00960FA2"/>
    <w:rsid w:val="009613EA"/>
    <w:rsid w:val="0096229F"/>
    <w:rsid w:val="0096233F"/>
    <w:rsid w:val="0096381C"/>
    <w:rsid w:val="00963F60"/>
    <w:rsid w:val="00964EC0"/>
    <w:rsid w:val="009650D4"/>
    <w:rsid w:val="00965639"/>
    <w:rsid w:val="0096618E"/>
    <w:rsid w:val="00967702"/>
    <w:rsid w:val="0096770D"/>
    <w:rsid w:val="0096773F"/>
    <w:rsid w:val="00970752"/>
    <w:rsid w:val="0097109C"/>
    <w:rsid w:val="009719FC"/>
    <w:rsid w:val="00971EEF"/>
    <w:rsid w:val="00971F24"/>
    <w:rsid w:val="009723E5"/>
    <w:rsid w:val="0097283D"/>
    <w:rsid w:val="0097334C"/>
    <w:rsid w:val="00973AEB"/>
    <w:rsid w:val="00973E43"/>
    <w:rsid w:val="009748BD"/>
    <w:rsid w:val="00974C4B"/>
    <w:rsid w:val="009757DF"/>
    <w:rsid w:val="00975AEA"/>
    <w:rsid w:val="00977068"/>
    <w:rsid w:val="009770F3"/>
    <w:rsid w:val="00977A90"/>
    <w:rsid w:val="0098009A"/>
    <w:rsid w:val="0098047B"/>
    <w:rsid w:val="009804EB"/>
    <w:rsid w:val="00980BA3"/>
    <w:rsid w:val="00980C79"/>
    <w:rsid w:val="009811B3"/>
    <w:rsid w:val="0098161B"/>
    <w:rsid w:val="009819AC"/>
    <w:rsid w:val="00981C59"/>
    <w:rsid w:val="0098227E"/>
    <w:rsid w:val="00982559"/>
    <w:rsid w:val="0098267F"/>
    <w:rsid w:val="00982830"/>
    <w:rsid w:val="00982CC1"/>
    <w:rsid w:val="00983397"/>
    <w:rsid w:val="00983500"/>
    <w:rsid w:val="00983847"/>
    <w:rsid w:val="00983EC2"/>
    <w:rsid w:val="00984EB8"/>
    <w:rsid w:val="00984F36"/>
    <w:rsid w:val="009859D5"/>
    <w:rsid w:val="00985BA6"/>
    <w:rsid w:val="00985EF0"/>
    <w:rsid w:val="00986C2E"/>
    <w:rsid w:val="00987A14"/>
    <w:rsid w:val="00987ECA"/>
    <w:rsid w:val="009903D8"/>
    <w:rsid w:val="00990497"/>
    <w:rsid w:val="00990618"/>
    <w:rsid w:val="0099067C"/>
    <w:rsid w:val="00990A6E"/>
    <w:rsid w:val="00990F3E"/>
    <w:rsid w:val="00992186"/>
    <w:rsid w:val="00992327"/>
    <w:rsid w:val="00992AA6"/>
    <w:rsid w:val="00993189"/>
    <w:rsid w:val="00994005"/>
    <w:rsid w:val="009941AE"/>
    <w:rsid w:val="00994A4B"/>
    <w:rsid w:val="0099520B"/>
    <w:rsid w:val="00995682"/>
    <w:rsid w:val="00995B36"/>
    <w:rsid w:val="009966E3"/>
    <w:rsid w:val="00996A39"/>
    <w:rsid w:val="00996B4B"/>
    <w:rsid w:val="0099771E"/>
    <w:rsid w:val="009A055A"/>
    <w:rsid w:val="009A0859"/>
    <w:rsid w:val="009A0B14"/>
    <w:rsid w:val="009A1F5F"/>
    <w:rsid w:val="009A1FEA"/>
    <w:rsid w:val="009A2C11"/>
    <w:rsid w:val="009A3107"/>
    <w:rsid w:val="009A3445"/>
    <w:rsid w:val="009A3451"/>
    <w:rsid w:val="009A3622"/>
    <w:rsid w:val="009A4EBC"/>
    <w:rsid w:val="009A52C3"/>
    <w:rsid w:val="009A54B5"/>
    <w:rsid w:val="009A5B04"/>
    <w:rsid w:val="009A6735"/>
    <w:rsid w:val="009A6A19"/>
    <w:rsid w:val="009A6E55"/>
    <w:rsid w:val="009B0446"/>
    <w:rsid w:val="009B0A64"/>
    <w:rsid w:val="009B1837"/>
    <w:rsid w:val="009B2230"/>
    <w:rsid w:val="009B241D"/>
    <w:rsid w:val="009B2A3E"/>
    <w:rsid w:val="009B2B88"/>
    <w:rsid w:val="009B2CAC"/>
    <w:rsid w:val="009B3419"/>
    <w:rsid w:val="009B3650"/>
    <w:rsid w:val="009B3CDB"/>
    <w:rsid w:val="009B46E1"/>
    <w:rsid w:val="009B49D1"/>
    <w:rsid w:val="009B517B"/>
    <w:rsid w:val="009B5B94"/>
    <w:rsid w:val="009B68D0"/>
    <w:rsid w:val="009B71F4"/>
    <w:rsid w:val="009B721C"/>
    <w:rsid w:val="009C003F"/>
    <w:rsid w:val="009C0516"/>
    <w:rsid w:val="009C0ED6"/>
    <w:rsid w:val="009C1EFC"/>
    <w:rsid w:val="009C2B9D"/>
    <w:rsid w:val="009C2C36"/>
    <w:rsid w:val="009C2CEA"/>
    <w:rsid w:val="009C3E33"/>
    <w:rsid w:val="009C41B3"/>
    <w:rsid w:val="009C43B7"/>
    <w:rsid w:val="009C4494"/>
    <w:rsid w:val="009C5013"/>
    <w:rsid w:val="009C5693"/>
    <w:rsid w:val="009C5834"/>
    <w:rsid w:val="009C5E8C"/>
    <w:rsid w:val="009C6259"/>
    <w:rsid w:val="009C6395"/>
    <w:rsid w:val="009C6490"/>
    <w:rsid w:val="009C66FA"/>
    <w:rsid w:val="009C692F"/>
    <w:rsid w:val="009C6B45"/>
    <w:rsid w:val="009C6BD5"/>
    <w:rsid w:val="009C6FF7"/>
    <w:rsid w:val="009C71BD"/>
    <w:rsid w:val="009D08F7"/>
    <w:rsid w:val="009D0B81"/>
    <w:rsid w:val="009D11A2"/>
    <w:rsid w:val="009D1C7A"/>
    <w:rsid w:val="009D1E98"/>
    <w:rsid w:val="009D21C6"/>
    <w:rsid w:val="009D2B70"/>
    <w:rsid w:val="009D2E0E"/>
    <w:rsid w:val="009D3CB4"/>
    <w:rsid w:val="009D3D87"/>
    <w:rsid w:val="009D4195"/>
    <w:rsid w:val="009D456F"/>
    <w:rsid w:val="009D4709"/>
    <w:rsid w:val="009D5100"/>
    <w:rsid w:val="009D5B58"/>
    <w:rsid w:val="009D62D6"/>
    <w:rsid w:val="009D6AFC"/>
    <w:rsid w:val="009D7292"/>
    <w:rsid w:val="009D7A2D"/>
    <w:rsid w:val="009D7C4B"/>
    <w:rsid w:val="009D7D89"/>
    <w:rsid w:val="009D7F55"/>
    <w:rsid w:val="009E06FD"/>
    <w:rsid w:val="009E0CDD"/>
    <w:rsid w:val="009E1A9B"/>
    <w:rsid w:val="009E1C5B"/>
    <w:rsid w:val="009E2B62"/>
    <w:rsid w:val="009E3FA9"/>
    <w:rsid w:val="009E4292"/>
    <w:rsid w:val="009E451D"/>
    <w:rsid w:val="009E5132"/>
    <w:rsid w:val="009E5201"/>
    <w:rsid w:val="009E5EBF"/>
    <w:rsid w:val="009E5F87"/>
    <w:rsid w:val="009E6C17"/>
    <w:rsid w:val="009E776E"/>
    <w:rsid w:val="009E7846"/>
    <w:rsid w:val="009E7FC6"/>
    <w:rsid w:val="009F08BF"/>
    <w:rsid w:val="009F105C"/>
    <w:rsid w:val="009F11EB"/>
    <w:rsid w:val="009F1306"/>
    <w:rsid w:val="009F19B2"/>
    <w:rsid w:val="009F1C38"/>
    <w:rsid w:val="009F2AED"/>
    <w:rsid w:val="009F2D3F"/>
    <w:rsid w:val="009F3285"/>
    <w:rsid w:val="009F3A91"/>
    <w:rsid w:val="009F40D6"/>
    <w:rsid w:val="009F4764"/>
    <w:rsid w:val="009F4A8E"/>
    <w:rsid w:val="009F6019"/>
    <w:rsid w:val="009F6A13"/>
    <w:rsid w:val="009F6B7B"/>
    <w:rsid w:val="009F6FB6"/>
    <w:rsid w:val="009F7DCF"/>
    <w:rsid w:val="009F7E83"/>
    <w:rsid w:val="009F7F45"/>
    <w:rsid w:val="00A00828"/>
    <w:rsid w:val="00A01099"/>
    <w:rsid w:val="00A0124C"/>
    <w:rsid w:val="00A01985"/>
    <w:rsid w:val="00A01D4C"/>
    <w:rsid w:val="00A022CE"/>
    <w:rsid w:val="00A035C7"/>
    <w:rsid w:val="00A03FCB"/>
    <w:rsid w:val="00A04253"/>
    <w:rsid w:val="00A04849"/>
    <w:rsid w:val="00A04873"/>
    <w:rsid w:val="00A04E5D"/>
    <w:rsid w:val="00A04FEF"/>
    <w:rsid w:val="00A0591A"/>
    <w:rsid w:val="00A062F9"/>
    <w:rsid w:val="00A06642"/>
    <w:rsid w:val="00A0671B"/>
    <w:rsid w:val="00A06CB6"/>
    <w:rsid w:val="00A06D6E"/>
    <w:rsid w:val="00A0700A"/>
    <w:rsid w:val="00A07507"/>
    <w:rsid w:val="00A07651"/>
    <w:rsid w:val="00A07BF6"/>
    <w:rsid w:val="00A07C17"/>
    <w:rsid w:val="00A10168"/>
    <w:rsid w:val="00A10F9C"/>
    <w:rsid w:val="00A11933"/>
    <w:rsid w:val="00A12183"/>
    <w:rsid w:val="00A12888"/>
    <w:rsid w:val="00A128A5"/>
    <w:rsid w:val="00A12DF4"/>
    <w:rsid w:val="00A13B5C"/>
    <w:rsid w:val="00A13E21"/>
    <w:rsid w:val="00A14700"/>
    <w:rsid w:val="00A15054"/>
    <w:rsid w:val="00A1512D"/>
    <w:rsid w:val="00A15CDF"/>
    <w:rsid w:val="00A16010"/>
    <w:rsid w:val="00A16258"/>
    <w:rsid w:val="00A16898"/>
    <w:rsid w:val="00A176C2"/>
    <w:rsid w:val="00A17C9F"/>
    <w:rsid w:val="00A2043F"/>
    <w:rsid w:val="00A21A5A"/>
    <w:rsid w:val="00A2205D"/>
    <w:rsid w:val="00A22084"/>
    <w:rsid w:val="00A220E1"/>
    <w:rsid w:val="00A22F2F"/>
    <w:rsid w:val="00A2386D"/>
    <w:rsid w:val="00A23EB4"/>
    <w:rsid w:val="00A245E6"/>
    <w:rsid w:val="00A249EF"/>
    <w:rsid w:val="00A24CD2"/>
    <w:rsid w:val="00A2610D"/>
    <w:rsid w:val="00A26635"/>
    <w:rsid w:val="00A26B65"/>
    <w:rsid w:val="00A26B67"/>
    <w:rsid w:val="00A27C07"/>
    <w:rsid w:val="00A27C75"/>
    <w:rsid w:val="00A30BA4"/>
    <w:rsid w:val="00A3104B"/>
    <w:rsid w:val="00A3131E"/>
    <w:rsid w:val="00A31564"/>
    <w:rsid w:val="00A329F9"/>
    <w:rsid w:val="00A32E8F"/>
    <w:rsid w:val="00A331BB"/>
    <w:rsid w:val="00A337EE"/>
    <w:rsid w:val="00A3399C"/>
    <w:rsid w:val="00A33F5E"/>
    <w:rsid w:val="00A33FA3"/>
    <w:rsid w:val="00A345C0"/>
    <w:rsid w:val="00A34C6C"/>
    <w:rsid w:val="00A35399"/>
    <w:rsid w:val="00A35C80"/>
    <w:rsid w:val="00A3620A"/>
    <w:rsid w:val="00A36DD7"/>
    <w:rsid w:val="00A36FCD"/>
    <w:rsid w:val="00A377ED"/>
    <w:rsid w:val="00A37AC2"/>
    <w:rsid w:val="00A37CBD"/>
    <w:rsid w:val="00A37CC5"/>
    <w:rsid w:val="00A4043D"/>
    <w:rsid w:val="00A4063B"/>
    <w:rsid w:val="00A407F6"/>
    <w:rsid w:val="00A40C22"/>
    <w:rsid w:val="00A41BD6"/>
    <w:rsid w:val="00A41C66"/>
    <w:rsid w:val="00A4249E"/>
    <w:rsid w:val="00A431CC"/>
    <w:rsid w:val="00A44819"/>
    <w:rsid w:val="00A44A25"/>
    <w:rsid w:val="00A44DE5"/>
    <w:rsid w:val="00A45982"/>
    <w:rsid w:val="00A46280"/>
    <w:rsid w:val="00A476DB"/>
    <w:rsid w:val="00A47E47"/>
    <w:rsid w:val="00A50032"/>
    <w:rsid w:val="00A5023F"/>
    <w:rsid w:val="00A51025"/>
    <w:rsid w:val="00A511BE"/>
    <w:rsid w:val="00A512FC"/>
    <w:rsid w:val="00A52069"/>
    <w:rsid w:val="00A522DF"/>
    <w:rsid w:val="00A52390"/>
    <w:rsid w:val="00A524D8"/>
    <w:rsid w:val="00A525FD"/>
    <w:rsid w:val="00A5291D"/>
    <w:rsid w:val="00A52AB7"/>
    <w:rsid w:val="00A52D2F"/>
    <w:rsid w:val="00A53382"/>
    <w:rsid w:val="00A53A13"/>
    <w:rsid w:val="00A5421F"/>
    <w:rsid w:val="00A54273"/>
    <w:rsid w:val="00A5431C"/>
    <w:rsid w:val="00A55147"/>
    <w:rsid w:val="00A5521C"/>
    <w:rsid w:val="00A55936"/>
    <w:rsid w:val="00A5635A"/>
    <w:rsid w:val="00A5639D"/>
    <w:rsid w:val="00A565A4"/>
    <w:rsid w:val="00A56617"/>
    <w:rsid w:val="00A5679A"/>
    <w:rsid w:val="00A567A0"/>
    <w:rsid w:val="00A56C07"/>
    <w:rsid w:val="00A56C92"/>
    <w:rsid w:val="00A57AB8"/>
    <w:rsid w:val="00A6093A"/>
    <w:rsid w:val="00A610A4"/>
    <w:rsid w:val="00A6189F"/>
    <w:rsid w:val="00A61B66"/>
    <w:rsid w:val="00A621C5"/>
    <w:rsid w:val="00A63007"/>
    <w:rsid w:val="00A6420E"/>
    <w:rsid w:val="00A644CF"/>
    <w:rsid w:val="00A64F08"/>
    <w:rsid w:val="00A651DF"/>
    <w:rsid w:val="00A660B7"/>
    <w:rsid w:val="00A6653D"/>
    <w:rsid w:val="00A66BCE"/>
    <w:rsid w:val="00A67028"/>
    <w:rsid w:val="00A701B3"/>
    <w:rsid w:val="00A70518"/>
    <w:rsid w:val="00A70BBF"/>
    <w:rsid w:val="00A710DB"/>
    <w:rsid w:val="00A715AA"/>
    <w:rsid w:val="00A716D6"/>
    <w:rsid w:val="00A71736"/>
    <w:rsid w:val="00A71B1D"/>
    <w:rsid w:val="00A71D7B"/>
    <w:rsid w:val="00A72BA8"/>
    <w:rsid w:val="00A72FDF"/>
    <w:rsid w:val="00A74E86"/>
    <w:rsid w:val="00A74EC0"/>
    <w:rsid w:val="00A75CB4"/>
    <w:rsid w:val="00A762C8"/>
    <w:rsid w:val="00A76A95"/>
    <w:rsid w:val="00A771F0"/>
    <w:rsid w:val="00A77528"/>
    <w:rsid w:val="00A77653"/>
    <w:rsid w:val="00A8022E"/>
    <w:rsid w:val="00A8049D"/>
    <w:rsid w:val="00A80535"/>
    <w:rsid w:val="00A80D00"/>
    <w:rsid w:val="00A80DFC"/>
    <w:rsid w:val="00A80F3B"/>
    <w:rsid w:val="00A80F6E"/>
    <w:rsid w:val="00A8194B"/>
    <w:rsid w:val="00A81D56"/>
    <w:rsid w:val="00A82D60"/>
    <w:rsid w:val="00A83588"/>
    <w:rsid w:val="00A83AA7"/>
    <w:rsid w:val="00A84240"/>
    <w:rsid w:val="00A84A7A"/>
    <w:rsid w:val="00A84ED5"/>
    <w:rsid w:val="00A85211"/>
    <w:rsid w:val="00A853DA"/>
    <w:rsid w:val="00A85BB4"/>
    <w:rsid w:val="00A85BF7"/>
    <w:rsid w:val="00A87325"/>
    <w:rsid w:val="00A8778F"/>
    <w:rsid w:val="00A87790"/>
    <w:rsid w:val="00A878A7"/>
    <w:rsid w:val="00A879D7"/>
    <w:rsid w:val="00A87A9E"/>
    <w:rsid w:val="00A87BC5"/>
    <w:rsid w:val="00A9052F"/>
    <w:rsid w:val="00A9180B"/>
    <w:rsid w:val="00A91956"/>
    <w:rsid w:val="00A919F7"/>
    <w:rsid w:val="00A92182"/>
    <w:rsid w:val="00A92F0F"/>
    <w:rsid w:val="00A93B15"/>
    <w:rsid w:val="00A94321"/>
    <w:rsid w:val="00A94564"/>
    <w:rsid w:val="00A9545F"/>
    <w:rsid w:val="00A96DD0"/>
    <w:rsid w:val="00A978BC"/>
    <w:rsid w:val="00A97D33"/>
    <w:rsid w:val="00AA0602"/>
    <w:rsid w:val="00AA0FC2"/>
    <w:rsid w:val="00AA1997"/>
    <w:rsid w:val="00AA28C3"/>
    <w:rsid w:val="00AA3240"/>
    <w:rsid w:val="00AA34B2"/>
    <w:rsid w:val="00AA37F7"/>
    <w:rsid w:val="00AA3C56"/>
    <w:rsid w:val="00AA3CEB"/>
    <w:rsid w:val="00AA3FFB"/>
    <w:rsid w:val="00AA41A2"/>
    <w:rsid w:val="00AA43C6"/>
    <w:rsid w:val="00AA4966"/>
    <w:rsid w:val="00AA4C88"/>
    <w:rsid w:val="00AA4D91"/>
    <w:rsid w:val="00AA5191"/>
    <w:rsid w:val="00AA5921"/>
    <w:rsid w:val="00AA61A2"/>
    <w:rsid w:val="00AA6363"/>
    <w:rsid w:val="00AA78AA"/>
    <w:rsid w:val="00AB045B"/>
    <w:rsid w:val="00AB171A"/>
    <w:rsid w:val="00AB1C24"/>
    <w:rsid w:val="00AB2507"/>
    <w:rsid w:val="00AB2C17"/>
    <w:rsid w:val="00AB34D3"/>
    <w:rsid w:val="00AB3743"/>
    <w:rsid w:val="00AB44D1"/>
    <w:rsid w:val="00AB4765"/>
    <w:rsid w:val="00AB4A8A"/>
    <w:rsid w:val="00AB58AE"/>
    <w:rsid w:val="00AB6090"/>
    <w:rsid w:val="00AB6F1F"/>
    <w:rsid w:val="00AB728E"/>
    <w:rsid w:val="00AB7341"/>
    <w:rsid w:val="00AB79F4"/>
    <w:rsid w:val="00AB7C94"/>
    <w:rsid w:val="00AC04B2"/>
    <w:rsid w:val="00AC0650"/>
    <w:rsid w:val="00AC0C9D"/>
    <w:rsid w:val="00AC1354"/>
    <w:rsid w:val="00AC18A4"/>
    <w:rsid w:val="00AC2264"/>
    <w:rsid w:val="00AC23AA"/>
    <w:rsid w:val="00AC2673"/>
    <w:rsid w:val="00AC287B"/>
    <w:rsid w:val="00AC40DD"/>
    <w:rsid w:val="00AC442B"/>
    <w:rsid w:val="00AC449D"/>
    <w:rsid w:val="00AC451A"/>
    <w:rsid w:val="00AC5239"/>
    <w:rsid w:val="00AC5D1A"/>
    <w:rsid w:val="00AC5D80"/>
    <w:rsid w:val="00AC616E"/>
    <w:rsid w:val="00AC6334"/>
    <w:rsid w:val="00AC6526"/>
    <w:rsid w:val="00AC6729"/>
    <w:rsid w:val="00AC6794"/>
    <w:rsid w:val="00AC6A7A"/>
    <w:rsid w:val="00AD002E"/>
    <w:rsid w:val="00AD0281"/>
    <w:rsid w:val="00AD08CE"/>
    <w:rsid w:val="00AD0BF7"/>
    <w:rsid w:val="00AD102B"/>
    <w:rsid w:val="00AD1140"/>
    <w:rsid w:val="00AD1855"/>
    <w:rsid w:val="00AD1DF7"/>
    <w:rsid w:val="00AD203D"/>
    <w:rsid w:val="00AD2A9D"/>
    <w:rsid w:val="00AD2D69"/>
    <w:rsid w:val="00AD3072"/>
    <w:rsid w:val="00AD34C9"/>
    <w:rsid w:val="00AD4643"/>
    <w:rsid w:val="00AD4826"/>
    <w:rsid w:val="00AD5714"/>
    <w:rsid w:val="00AD5CE8"/>
    <w:rsid w:val="00AD60F9"/>
    <w:rsid w:val="00AD6CF5"/>
    <w:rsid w:val="00AD730F"/>
    <w:rsid w:val="00AD79A9"/>
    <w:rsid w:val="00AD7C10"/>
    <w:rsid w:val="00AE03B6"/>
    <w:rsid w:val="00AE157B"/>
    <w:rsid w:val="00AE1E4E"/>
    <w:rsid w:val="00AE1EBE"/>
    <w:rsid w:val="00AE2D4A"/>
    <w:rsid w:val="00AE3650"/>
    <w:rsid w:val="00AE4419"/>
    <w:rsid w:val="00AE4839"/>
    <w:rsid w:val="00AE4E54"/>
    <w:rsid w:val="00AE4E81"/>
    <w:rsid w:val="00AE5E68"/>
    <w:rsid w:val="00AE6567"/>
    <w:rsid w:val="00AE6A43"/>
    <w:rsid w:val="00AE700A"/>
    <w:rsid w:val="00AE7C13"/>
    <w:rsid w:val="00AE7F77"/>
    <w:rsid w:val="00AF0F6D"/>
    <w:rsid w:val="00AF0FE4"/>
    <w:rsid w:val="00AF110D"/>
    <w:rsid w:val="00AF1832"/>
    <w:rsid w:val="00AF2079"/>
    <w:rsid w:val="00AF2BCE"/>
    <w:rsid w:val="00AF32F7"/>
    <w:rsid w:val="00AF3768"/>
    <w:rsid w:val="00AF3C87"/>
    <w:rsid w:val="00AF3E59"/>
    <w:rsid w:val="00AF5E92"/>
    <w:rsid w:val="00AF644F"/>
    <w:rsid w:val="00AF6464"/>
    <w:rsid w:val="00AF6594"/>
    <w:rsid w:val="00AF65B6"/>
    <w:rsid w:val="00AF6E83"/>
    <w:rsid w:val="00AF71DA"/>
    <w:rsid w:val="00AF7429"/>
    <w:rsid w:val="00B00E32"/>
    <w:rsid w:val="00B01D72"/>
    <w:rsid w:val="00B0201E"/>
    <w:rsid w:val="00B0231D"/>
    <w:rsid w:val="00B0282C"/>
    <w:rsid w:val="00B02D34"/>
    <w:rsid w:val="00B03941"/>
    <w:rsid w:val="00B03E1C"/>
    <w:rsid w:val="00B0484E"/>
    <w:rsid w:val="00B05273"/>
    <w:rsid w:val="00B058BD"/>
    <w:rsid w:val="00B06085"/>
    <w:rsid w:val="00B0636D"/>
    <w:rsid w:val="00B067AA"/>
    <w:rsid w:val="00B068BE"/>
    <w:rsid w:val="00B06C8B"/>
    <w:rsid w:val="00B06E68"/>
    <w:rsid w:val="00B07DF1"/>
    <w:rsid w:val="00B10DE8"/>
    <w:rsid w:val="00B11CA5"/>
    <w:rsid w:val="00B11FA9"/>
    <w:rsid w:val="00B121D8"/>
    <w:rsid w:val="00B12273"/>
    <w:rsid w:val="00B1296B"/>
    <w:rsid w:val="00B1382F"/>
    <w:rsid w:val="00B13E4C"/>
    <w:rsid w:val="00B147B5"/>
    <w:rsid w:val="00B14CBC"/>
    <w:rsid w:val="00B15176"/>
    <w:rsid w:val="00B151F7"/>
    <w:rsid w:val="00B15DFE"/>
    <w:rsid w:val="00B165D8"/>
    <w:rsid w:val="00B16A87"/>
    <w:rsid w:val="00B17267"/>
    <w:rsid w:val="00B177BA"/>
    <w:rsid w:val="00B20D7A"/>
    <w:rsid w:val="00B20DCD"/>
    <w:rsid w:val="00B20F22"/>
    <w:rsid w:val="00B2142F"/>
    <w:rsid w:val="00B215EF"/>
    <w:rsid w:val="00B21620"/>
    <w:rsid w:val="00B217E5"/>
    <w:rsid w:val="00B21FBD"/>
    <w:rsid w:val="00B22075"/>
    <w:rsid w:val="00B22B9D"/>
    <w:rsid w:val="00B2314E"/>
    <w:rsid w:val="00B235DD"/>
    <w:rsid w:val="00B238D4"/>
    <w:rsid w:val="00B23E0C"/>
    <w:rsid w:val="00B23FDF"/>
    <w:rsid w:val="00B23FF2"/>
    <w:rsid w:val="00B24B40"/>
    <w:rsid w:val="00B24D89"/>
    <w:rsid w:val="00B24DAE"/>
    <w:rsid w:val="00B251BE"/>
    <w:rsid w:val="00B25DA6"/>
    <w:rsid w:val="00B27395"/>
    <w:rsid w:val="00B30258"/>
    <w:rsid w:val="00B30B3C"/>
    <w:rsid w:val="00B30F2D"/>
    <w:rsid w:val="00B31368"/>
    <w:rsid w:val="00B31772"/>
    <w:rsid w:val="00B318CE"/>
    <w:rsid w:val="00B324CA"/>
    <w:rsid w:val="00B325AF"/>
    <w:rsid w:val="00B34158"/>
    <w:rsid w:val="00B34A6E"/>
    <w:rsid w:val="00B34ACF"/>
    <w:rsid w:val="00B3542A"/>
    <w:rsid w:val="00B35E35"/>
    <w:rsid w:val="00B36A0E"/>
    <w:rsid w:val="00B36D75"/>
    <w:rsid w:val="00B3758E"/>
    <w:rsid w:val="00B37A45"/>
    <w:rsid w:val="00B37DC5"/>
    <w:rsid w:val="00B40D70"/>
    <w:rsid w:val="00B4139B"/>
    <w:rsid w:val="00B41546"/>
    <w:rsid w:val="00B41A63"/>
    <w:rsid w:val="00B41C42"/>
    <w:rsid w:val="00B41D6C"/>
    <w:rsid w:val="00B41FEF"/>
    <w:rsid w:val="00B420F2"/>
    <w:rsid w:val="00B421FF"/>
    <w:rsid w:val="00B423EA"/>
    <w:rsid w:val="00B42965"/>
    <w:rsid w:val="00B42EEF"/>
    <w:rsid w:val="00B432A1"/>
    <w:rsid w:val="00B43E55"/>
    <w:rsid w:val="00B43F8E"/>
    <w:rsid w:val="00B44122"/>
    <w:rsid w:val="00B4467D"/>
    <w:rsid w:val="00B44EC1"/>
    <w:rsid w:val="00B45578"/>
    <w:rsid w:val="00B464F7"/>
    <w:rsid w:val="00B46CAE"/>
    <w:rsid w:val="00B47286"/>
    <w:rsid w:val="00B47527"/>
    <w:rsid w:val="00B47E32"/>
    <w:rsid w:val="00B50AF6"/>
    <w:rsid w:val="00B521C8"/>
    <w:rsid w:val="00B524A6"/>
    <w:rsid w:val="00B52794"/>
    <w:rsid w:val="00B52C18"/>
    <w:rsid w:val="00B52F08"/>
    <w:rsid w:val="00B52F73"/>
    <w:rsid w:val="00B531B0"/>
    <w:rsid w:val="00B53646"/>
    <w:rsid w:val="00B5370F"/>
    <w:rsid w:val="00B54129"/>
    <w:rsid w:val="00B542CC"/>
    <w:rsid w:val="00B5476A"/>
    <w:rsid w:val="00B54799"/>
    <w:rsid w:val="00B55227"/>
    <w:rsid w:val="00B557B0"/>
    <w:rsid w:val="00B55C23"/>
    <w:rsid w:val="00B56142"/>
    <w:rsid w:val="00B56344"/>
    <w:rsid w:val="00B5652F"/>
    <w:rsid w:val="00B56BB9"/>
    <w:rsid w:val="00B60A5A"/>
    <w:rsid w:val="00B62969"/>
    <w:rsid w:val="00B62C98"/>
    <w:rsid w:val="00B63398"/>
    <w:rsid w:val="00B6362F"/>
    <w:rsid w:val="00B637CB"/>
    <w:rsid w:val="00B642BF"/>
    <w:rsid w:val="00B65034"/>
    <w:rsid w:val="00B667FB"/>
    <w:rsid w:val="00B66FDD"/>
    <w:rsid w:val="00B67234"/>
    <w:rsid w:val="00B7029A"/>
    <w:rsid w:val="00B70872"/>
    <w:rsid w:val="00B70B76"/>
    <w:rsid w:val="00B70BAB"/>
    <w:rsid w:val="00B71296"/>
    <w:rsid w:val="00B71DFF"/>
    <w:rsid w:val="00B72730"/>
    <w:rsid w:val="00B72C4F"/>
    <w:rsid w:val="00B74147"/>
    <w:rsid w:val="00B74150"/>
    <w:rsid w:val="00B74A85"/>
    <w:rsid w:val="00B75722"/>
    <w:rsid w:val="00B75CEC"/>
    <w:rsid w:val="00B762CA"/>
    <w:rsid w:val="00B76422"/>
    <w:rsid w:val="00B769AC"/>
    <w:rsid w:val="00B76AD5"/>
    <w:rsid w:val="00B76CB3"/>
    <w:rsid w:val="00B76E0C"/>
    <w:rsid w:val="00B7762B"/>
    <w:rsid w:val="00B801CE"/>
    <w:rsid w:val="00B80C36"/>
    <w:rsid w:val="00B81065"/>
    <w:rsid w:val="00B81451"/>
    <w:rsid w:val="00B815AA"/>
    <w:rsid w:val="00B82B8D"/>
    <w:rsid w:val="00B82F12"/>
    <w:rsid w:val="00B84A5D"/>
    <w:rsid w:val="00B857AB"/>
    <w:rsid w:val="00B858B0"/>
    <w:rsid w:val="00B86938"/>
    <w:rsid w:val="00B86A40"/>
    <w:rsid w:val="00B86A45"/>
    <w:rsid w:val="00B87BBD"/>
    <w:rsid w:val="00B87EC3"/>
    <w:rsid w:val="00B90819"/>
    <w:rsid w:val="00B9084F"/>
    <w:rsid w:val="00B90DFB"/>
    <w:rsid w:val="00B92861"/>
    <w:rsid w:val="00B9291E"/>
    <w:rsid w:val="00B92DF2"/>
    <w:rsid w:val="00B92E39"/>
    <w:rsid w:val="00B931FF"/>
    <w:rsid w:val="00B9320A"/>
    <w:rsid w:val="00B932A6"/>
    <w:rsid w:val="00B93793"/>
    <w:rsid w:val="00B93AEE"/>
    <w:rsid w:val="00B94379"/>
    <w:rsid w:val="00B94509"/>
    <w:rsid w:val="00B949DC"/>
    <w:rsid w:val="00B95A15"/>
    <w:rsid w:val="00B95B19"/>
    <w:rsid w:val="00B95FCB"/>
    <w:rsid w:val="00B96D5F"/>
    <w:rsid w:val="00B97287"/>
    <w:rsid w:val="00B97C9F"/>
    <w:rsid w:val="00BA0682"/>
    <w:rsid w:val="00BA0F90"/>
    <w:rsid w:val="00BA1144"/>
    <w:rsid w:val="00BA1157"/>
    <w:rsid w:val="00BA13C1"/>
    <w:rsid w:val="00BA1568"/>
    <w:rsid w:val="00BA233E"/>
    <w:rsid w:val="00BA2633"/>
    <w:rsid w:val="00BA33EC"/>
    <w:rsid w:val="00BA3D32"/>
    <w:rsid w:val="00BA4241"/>
    <w:rsid w:val="00BA43FD"/>
    <w:rsid w:val="00BA4E68"/>
    <w:rsid w:val="00BA522C"/>
    <w:rsid w:val="00BA584E"/>
    <w:rsid w:val="00BA5B0E"/>
    <w:rsid w:val="00BA5D37"/>
    <w:rsid w:val="00BA5F63"/>
    <w:rsid w:val="00BA64A4"/>
    <w:rsid w:val="00BA64C2"/>
    <w:rsid w:val="00BA679F"/>
    <w:rsid w:val="00BA6C6F"/>
    <w:rsid w:val="00BA7000"/>
    <w:rsid w:val="00BA709E"/>
    <w:rsid w:val="00BA7B3E"/>
    <w:rsid w:val="00BA7D34"/>
    <w:rsid w:val="00BA7DE9"/>
    <w:rsid w:val="00BB0BE0"/>
    <w:rsid w:val="00BB1689"/>
    <w:rsid w:val="00BB24A5"/>
    <w:rsid w:val="00BB2600"/>
    <w:rsid w:val="00BB299E"/>
    <w:rsid w:val="00BB2ACA"/>
    <w:rsid w:val="00BB2E19"/>
    <w:rsid w:val="00BB2F3F"/>
    <w:rsid w:val="00BB300A"/>
    <w:rsid w:val="00BB343C"/>
    <w:rsid w:val="00BB42F3"/>
    <w:rsid w:val="00BB42F4"/>
    <w:rsid w:val="00BB47A4"/>
    <w:rsid w:val="00BB48F8"/>
    <w:rsid w:val="00BB56B4"/>
    <w:rsid w:val="00BB5CC3"/>
    <w:rsid w:val="00BB5CE9"/>
    <w:rsid w:val="00BB6653"/>
    <w:rsid w:val="00BB66B5"/>
    <w:rsid w:val="00BB6AD5"/>
    <w:rsid w:val="00BB6C59"/>
    <w:rsid w:val="00BB71E9"/>
    <w:rsid w:val="00BB7F91"/>
    <w:rsid w:val="00BC0818"/>
    <w:rsid w:val="00BC0C2B"/>
    <w:rsid w:val="00BC123F"/>
    <w:rsid w:val="00BC1B11"/>
    <w:rsid w:val="00BC1CF2"/>
    <w:rsid w:val="00BC1D34"/>
    <w:rsid w:val="00BC1F41"/>
    <w:rsid w:val="00BC2DCC"/>
    <w:rsid w:val="00BC3382"/>
    <w:rsid w:val="00BC3569"/>
    <w:rsid w:val="00BC35CC"/>
    <w:rsid w:val="00BC4528"/>
    <w:rsid w:val="00BC4728"/>
    <w:rsid w:val="00BC5459"/>
    <w:rsid w:val="00BC5626"/>
    <w:rsid w:val="00BC5873"/>
    <w:rsid w:val="00BC5BF9"/>
    <w:rsid w:val="00BC6144"/>
    <w:rsid w:val="00BC66B1"/>
    <w:rsid w:val="00BC6A27"/>
    <w:rsid w:val="00BC7897"/>
    <w:rsid w:val="00BD00B9"/>
    <w:rsid w:val="00BD0190"/>
    <w:rsid w:val="00BD09B7"/>
    <w:rsid w:val="00BD0C84"/>
    <w:rsid w:val="00BD1355"/>
    <w:rsid w:val="00BD2250"/>
    <w:rsid w:val="00BD2B4C"/>
    <w:rsid w:val="00BD31D9"/>
    <w:rsid w:val="00BD3689"/>
    <w:rsid w:val="00BD3918"/>
    <w:rsid w:val="00BD3DFE"/>
    <w:rsid w:val="00BD3EC3"/>
    <w:rsid w:val="00BD45E3"/>
    <w:rsid w:val="00BD4A48"/>
    <w:rsid w:val="00BD4BB7"/>
    <w:rsid w:val="00BD4F0E"/>
    <w:rsid w:val="00BD5930"/>
    <w:rsid w:val="00BD59D9"/>
    <w:rsid w:val="00BD5AC0"/>
    <w:rsid w:val="00BD5C0A"/>
    <w:rsid w:val="00BD5ECD"/>
    <w:rsid w:val="00BD5F09"/>
    <w:rsid w:val="00BD5F66"/>
    <w:rsid w:val="00BD60D0"/>
    <w:rsid w:val="00BD63D8"/>
    <w:rsid w:val="00BD7223"/>
    <w:rsid w:val="00BD7A31"/>
    <w:rsid w:val="00BE0128"/>
    <w:rsid w:val="00BE145C"/>
    <w:rsid w:val="00BE1B4F"/>
    <w:rsid w:val="00BE1BBD"/>
    <w:rsid w:val="00BE241E"/>
    <w:rsid w:val="00BE28B7"/>
    <w:rsid w:val="00BE2B1E"/>
    <w:rsid w:val="00BE3ABE"/>
    <w:rsid w:val="00BE4038"/>
    <w:rsid w:val="00BE42B5"/>
    <w:rsid w:val="00BE4957"/>
    <w:rsid w:val="00BE53AE"/>
    <w:rsid w:val="00BE56E9"/>
    <w:rsid w:val="00BE5E4F"/>
    <w:rsid w:val="00BE5F1D"/>
    <w:rsid w:val="00BE6857"/>
    <w:rsid w:val="00BE6ECC"/>
    <w:rsid w:val="00BE7A9D"/>
    <w:rsid w:val="00BE7C81"/>
    <w:rsid w:val="00BF02CB"/>
    <w:rsid w:val="00BF09F6"/>
    <w:rsid w:val="00BF0C55"/>
    <w:rsid w:val="00BF0F2F"/>
    <w:rsid w:val="00BF1239"/>
    <w:rsid w:val="00BF19E5"/>
    <w:rsid w:val="00BF1CBD"/>
    <w:rsid w:val="00BF26F0"/>
    <w:rsid w:val="00BF3A40"/>
    <w:rsid w:val="00BF3CFF"/>
    <w:rsid w:val="00BF42C1"/>
    <w:rsid w:val="00BF4590"/>
    <w:rsid w:val="00BF461B"/>
    <w:rsid w:val="00BF4A9B"/>
    <w:rsid w:val="00BF5547"/>
    <w:rsid w:val="00BF5691"/>
    <w:rsid w:val="00BF60A3"/>
    <w:rsid w:val="00BF6644"/>
    <w:rsid w:val="00BF66D2"/>
    <w:rsid w:val="00BF71BE"/>
    <w:rsid w:val="00BF75BF"/>
    <w:rsid w:val="00BF7899"/>
    <w:rsid w:val="00C00FA3"/>
    <w:rsid w:val="00C00FC3"/>
    <w:rsid w:val="00C01430"/>
    <w:rsid w:val="00C014B2"/>
    <w:rsid w:val="00C01A8A"/>
    <w:rsid w:val="00C01C0E"/>
    <w:rsid w:val="00C02945"/>
    <w:rsid w:val="00C02B5D"/>
    <w:rsid w:val="00C03816"/>
    <w:rsid w:val="00C03F54"/>
    <w:rsid w:val="00C041EE"/>
    <w:rsid w:val="00C047C6"/>
    <w:rsid w:val="00C047EC"/>
    <w:rsid w:val="00C04BAF"/>
    <w:rsid w:val="00C04D60"/>
    <w:rsid w:val="00C0565D"/>
    <w:rsid w:val="00C061C0"/>
    <w:rsid w:val="00C07E47"/>
    <w:rsid w:val="00C10618"/>
    <w:rsid w:val="00C109C7"/>
    <w:rsid w:val="00C10A27"/>
    <w:rsid w:val="00C10ABF"/>
    <w:rsid w:val="00C11186"/>
    <w:rsid w:val="00C11599"/>
    <w:rsid w:val="00C11942"/>
    <w:rsid w:val="00C12A80"/>
    <w:rsid w:val="00C12CB0"/>
    <w:rsid w:val="00C13F37"/>
    <w:rsid w:val="00C140AE"/>
    <w:rsid w:val="00C142D1"/>
    <w:rsid w:val="00C15C42"/>
    <w:rsid w:val="00C1682F"/>
    <w:rsid w:val="00C16D31"/>
    <w:rsid w:val="00C16F19"/>
    <w:rsid w:val="00C17B67"/>
    <w:rsid w:val="00C20558"/>
    <w:rsid w:val="00C20621"/>
    <w:rsid w:val="00C20733"/>
    <w:rsid w:val="00C2091A"/>
    <w:rsid w:val="00C20B47"/>
    <w:rsid w:val="00C20BEA"/>
    <w:rsid w:val="00C2133C"/>
    <w:rsid w:val="00C21B89"/>
    <w:rsid w:val="00C21BBA"/>
    <w:rsid w:val="00C221B9"/>
    <w:rsid w:val="00C22385"/>
    <w:rsid w:val="00C2242F"/>
    <w:rsid w:val="00C22B00"/>
    <w:rsid w:val="00C22D3E"/>
    <w:rsid w:val="00C23DAA"/>
    <w:rsid w:val="00C24008"/>
    <w:rsid w:val="00C240F6"/>
    <w:rsid w:val="00C241BA"/>
    <w:rsid w:val="00C2484F"/>
    <w:rsid w:val="00C2569C"/>
    <w:rsid w:val="00C2585C"/>
    <w:rsid w:val="00C25861"/>
    <w:rsid w:val="00C2594E"/>
    <w:rsid w:val="00C26458"/>
    <w:rsid w:val="00C265C2"/>
    <w:rsid w:val="00C269C6"/>
    <w:rsid w:val="00C2705C"/>
    <w:rsid w:val="00C27215"/>
    <w:rsid w:val="00C2783C"/>
    <w:rsid w:val="00C3023F"/>
    <w:rsid w:val="00C3069A"/>
    <w:rsid w:val="00C31022"/>
    <w:rsid w:val="00C31903"/>
    <w:rsid w:val="00C32738"/>
    <w:rsid w:val="00C32AF0"/>
    <w:rsid w:val="00C32CE6"/>
    <w:rsid w:val="00C33394"/>
    <w:rsid w:val="00C3438D"/>
    <w:rsid w:val="00C35258"/>
    <w:rsid w:val="00C35498"/>
    <w:rsid w:val="00C35631"/>
    <w:rsid w:val="00C35849"/>
    <w:rsid w:val="00C358EB"/>
    <w:rsid w:val="00C3608C"/>
    <w:rsid w:val="00C36292"/>
    <w:rsid w:val="00C36C1B"/>
    <w:rsid w:val="00C36D27"/>
    <w:rsid w:val="00C3788C"/>
    <w:rsid w:val="00C409B4"/>
    <w:rsid w:val="00C40BB8"/>
    <w:rsid w:val="00C43640"/>
    <w:rsid w:val="00C438DE"/>
    <w:rsid w:val="00C442B5"/>
    <w:rsid w:val="00C45730"/>
    <w:rsid w:val="00C459EA"/>
    <w:rsid w:val="00C45BB6"/>
    <w:rsid w:val="00C45F78"/>
    <w:rsid w:val="00C45F8E"/>
    <w:rsid w:val="00C46399"/>
    <w:rsid w:val="00C463AA"/>
    <w:rsid w:val="00C46C9B"/>
    <w:rsid w:val="00C47445"/>
    <w:rsid w:val="00C4768A"/>
    <w:rsid w:val="00C47F20"/>
    <w:rsid w:val="00C51058"/>
    <w:rsid w:val="00C510E2"/>
    <w:rsid w:val="00C51553"/>
    <w:rsid w:val="00C51F85"/>
    <w:rsid w:val="00C5291C"/>
    <w:rsid w:val="00C52AE5"/>
    <w:rsid w:val="00C52E0B"/>
    <w:rsid w:val="00C53E48"/>
    <w:rsid w:val="00C5407F"/>
    <w:rsid w:val="00C5497F"/>
    <w:rsid w:val="00C549AC"/>
    <w:rsid w:val="00C54AE4"/>
    <w:rsid w:val="00C5506B"/>
    <w:rsid w:val="00C55422"/>
    <w:rsid w:val="00C558F5"/>
    <w:rsid w:val="00C55B1A"/>
    <w:rsid w:val="00C55E2C"/>
    <w:rsid w:val="00C55E71"/>
    <w:rsid w:val="00C562C3"/>
    <w:rsid w:val="00C56355"/>
    <w:rsid w:val="00C567E9"/>
    <w:rsid w:val="00C579E6"/>
    <w:rsid w:val="00C57D08"/>
    <w:rsid w:val="00C57D5F"/>
    <w:rsid w:val="00C6021C"/>
    <w:rsid w:val="00C6083D"/>
    <w:rsid w:val="00C60996"/>
    <w:rsid w:val="00C60FF2"/>
    <w:rsid w:val="00C61099"/>
    <w:rsid w:val="00C616BF"/>
    <w:rsid w:val="00C61902"/>
    <w:rsid w:val="00C61A97"/>
    <w:rsid w:val="00C61DE1"/>
    <w:rsid w:val="00C62640"/>
    <w:rsid w:val="00C62C23"/>
    <w:rsid w:val="00C6300E"/>
    <w:rsid w:val="00C63C99"/>
    <w:rsid w:val="00C63DFF"/>
    <w:rsid w:val="00C63EA2"/>
    <w:rsid w:val="00C645A7"/>
    <w:rsid w:val="00C64AAE"/>
    <w:rsid w:val="00C64BBB"/>
    <w:rsid w:val="00C64CD7"/>
    <w:rsid w:val="00C65336"/>
    <w:rsid w:val="00C65A71"/>
    <w:rsid w:val="00C65BD6"/>
    <w:rsid w:val="00C65F66"/>
    <w:rsid w:val="00C66A39"/>
    <w:rsid w:val="00C66CA3"/>
    <w:rsid w:val="00C66D1E"/>
    <w:rsid w:val="00C671EA"/>
    <w:rsid w:val="00C719EA"/>
    <w:rsid w:val="00C719F5"/>
    <w:rsid w:val="00C72824"/>
    <w:rsid w:val="00C72E3C"/>
    <w:rsid w:val="00C73C55"/>
    <w:rsid w:val="00C73D68"/>
    <w:rsid w:val="00C73FD5"/>
    <w:rsid w:val="00C747A4"/>
    <w:rsid w:val="00C75106"/>
    <w:rsid w:val="00C75422"/>
    <w:rsid w:val="00C76009"/>
    <w:rsid w:val="00C76209"/>
    <w:rsid w:val="00C767B7"/>
    <w:rsid w:val="00C76B59"/>
    <w:rsid w:val="00C7750A"/>
    <w:rsid w:val="00C77D9A"/>
    <w:rsid w:val="00C77F2E"/>
    <w:rsid w:val="00C8008D"/>
    <w:rsid w:val="00C80CE6"/>
    <w:rsid w:val="00C81114"/>
    <w:rsid w:val="00C81222"/>
    <w:rsid w:val="00C81313"/>
    <w:rsid w:val="00C8136E"/>
    <w:rsid w:val="00C8191D"/>
    <w:rsid w:val="00C81D2B"/>
    <w:rsid w:val="00C82415"/>
    <w:rsid w:val="00C8244D"/>
    <w:rsid w:val="00C825E7"/>
    <w:rsid w:val="00C82619"/>
    <w:rsid w:val="00C82EA2"/>
    <w:rsid w:val="00C83309"/>
    <w:rsid w:val="00C83523"/>
    <w:rsid w:val="00C84913"/>
    <w:rsid w:val="00C84AF9"/>
    <w:rsid w:val="00C84B7F"/>
    <w:rsid w:val="00C84B9D"/>
    <w:rsid w:val="00C853AC"/>
    <w:rsid w:val="00C85CE5"/>
    <w:rsid w:val="00C86023"/>
    <w:rsid w:val="00C87189"/>
    <w:rsid w:val="00C871DC"/>
    <w:rsid w:val="00C87BB0"/>
    <w:rsid w:val="00C87F53"/>
    <w:rsid w:val="00C90159"/>
    <w:rsid w:val="00C90746"/>
    <w:rsid w:val="00C9089C"/>
    <w:rsid w:val="00C90C55"/>
    <w:rsid w:val="00C90F94"/>
    <w:rsid w:val="00C917E2"/>
    <w:rsid w:val="00C91989"/>
    <w:rsid w:val="00C91E2E"/>
    <w:rsid w:val="00C924BE"/>
    <w:rsid w:val="00C925E6"/>
    <w:rsid w:val="00C927A8"/>
    <w:rsid w:val="00C92C7A"/>
    <w:rsid w:val="00C9339D"/>
    <w:rsid w:val="00C93DFA"/>
    <w:rsid w:val="00C94048"/>
    <w:rsid w:val="00C94494"/>
    <w:rsid w:val="00C947EC"/>
    <w:rsid w:val="00C9561A"/>
    <w:rsid w:val="00C96088"/>
    <w:rsid w:val="00C962FE"/>
    <w:rsid w:val="00C9640F"/>
    <w:rsid w:val="00C9709C"/>
    <w:rsid w:val="00C97430"/>
    <w:rsid w:val="00C978DC"/>
    <w:rsid w:val="00CA0577"/>
    <w:rsid w:val="00CA0605"/>
    <w:rsid w:val="00CA0702"/>
    <w:rsid w:val="00CA0B48"/>
    <w:rsid w:val="00CA0E0F"/>
    <w:rsid w:val="00CA1241"/>
    <w:rsid w:val="00CA12F0"/>
    <w:rsid w:val="00CA1724"/>
    <w:rsid w:val="00CA3140"/>
    <w:rsid w:val="00CA35D4"/>
    <w:rsid w:val="00CA3911"/>
    <w:rsid w:val="00CA432A"/>
    <w:rsid w:val="00CA4648"/>
    <w:rsid w:val="00CA4E9B"/>
    <w:rsid w:val="00CA4EE3"/>
    <w:rsid w:val="00CA509A"/>
    <w:rsid w:val="00CA5108"/>
    <w:rsid w:val="00CA5570"/>
    <w:rsid w:val="00CA65F8"/>
    <w:rsid w:val="00CA6EB4"/>
    <w:rsid w:val="00CA70CC"/>
    <w:rsid w:val="00CA7117"/>
    <w:rsid w:val="00CA7FBE"/>
    <w:rsid w:val="00CB0844"/>
    <w:rsid w:val="00CB08A3"/>
    <w:rsid w:val="00CB1AE9"/>
    <w:rsid w:val="00CB1BE7"/>
    <w:rsid w:val="00CB24CE"/>
    <w:rsid w:val="00CB2A81"/>
    <w:rsid w:val="00CB2F21"/>
    <w:rsid w:val="00CB382C"/>
    <w:rsid w:val="00CB4005"/>
    <w:rsid w:val="00CB470A"/>
    <w:rsid w:val="00CB4AB8"/>
    <w:rsid w:val="00CB5A2D"/>
    <w:rsid w:val="00CB5AD9"/>
    <w:rsid w:val="00CB68DF"/>
    <w:rsid w:val="00CB6DE4"/>
    <w:rsid w:val="00CB77D3"/>
    <w:rsid w:val="00CC0799"/>
    <w:rsid w:val="00CC103D"/>
    <w:rsid w:val="00CC223B"/>
    <w:rsid w:val="00CC26E3"/>
    <w:rsid w:val="00CC44C4"/>
    <w:rsid w:val="00CC44D0"/>
    <w:rsid w:val="00CC474B"/>
    <w:rsid w:val="00CC5167"/>
    <w:rsid w:val="00CC6D48"/>
    <w:rsid w:val="00CC71A0"/>
    <w:rsid w:val="00CC79A7"/>
    <w:rsid w:val="00CC7C74"/>
    <w:rsid w:val="00CC7C84"/>
    <w:rsid w:val="00CC7EA2"/>
    <w:rsid w:val="00CD03AC"/>
    <w:rsid w:val="00CD084F"/>
    <w:rsid w:val="00CD0F35"/>
    <w:rsid w:val="00CD11E0"/>
    <w:rsid w:val="00CD13CA"/>
    <w:rsid w:val="00CD1754"/>
    <w:rsid w:val="00CD17B7"/>
    <w:rsid w:val="00CD1B87"/>
    <w:rsid w:val="00CD20CA"/>
    <w:rsid w:val="00CD23B7"/>
    <w:rsid w:val="00CD29CD"/>
    <w:rsid w:val="00CD3067"/>
    <w:rsid w:val="00CD30CB"/>
    <w:rsid w:val="00CD34E3"/>
    <w:rsid w:val="00CD3C5A"/>
    <w:rsid w:val="00CD425D"/>
    <w:rsid w:val="00CD4812"/>
    <w:rsid w:val="00CD48E6"/>
    <w:rsid w:val="00CD5D44"/>
    <w:rsid w:val="00CD5DB3"/>
    <w:rsid w:val="00CD5E41"/>
    <w:rsid w:val="00CD6203"/>
    <w:rsid w:val="00CD6CCF"/>
    <w:rsid w:val="00CD6CD8"/>
    <w:rsid w:val="00CD733C"/>
    <w:rsid w:val="00CD7965"/>
    <w:rsid w:val="00CE0441"/>
    <w:rsid w:val="00CE1540"/>
    <w:rsid w:val="00CE1726"/>
    <w:rsid w:val="00CE2593"/>
    <w:rsid w:val="00CE265A"/>
    <w:rsid w:val="00CE2928"/>
    <w:rsid w:val="00CE358E"/>
    <w:rsid w:val="00CE3E26"/>
    <w:rsid w:val="00CE40BA"/>
    <w:rsid w:val="00CE4CCA"/>
    <w:rsid w:val="00CE4E40"/>
    <w:rsid w:val="00CE5259"/>
    <w:rsid w:val="00CE537B"/>
    <w:rsid w:val="00CE5979"/>
    <w:rsid w:val="00CE5A24"/>
    <w:rsid w:val="00CE5F7E"/>
    <w:rsid w:val="00CE6632"/>
    <w:rsid w:val="00CE66AB"/>
    <w:rsid w:val="00CE6DB7"/>
    <w:rsid w:val="00CE6DF5"/>
    <w:rsid w:val="00CE6E4D"/>
    <w:rsid w:val="00CE7F66"/>
    <w:rsid w:val="00CF0918"/>
    <w:rsid w:val="00CF0930"/>
    <w:rsid w:val="00CF0BB3"/>
    <w:rsid w:val="00CF1EA5"/>
    <w:rsid w:val="00CF2052"/>
    <w:rsid w:val="00CF2F0A"/>
    <w:rsid w:val="00CF38C7"/>
    <w:rsid w:val="00CF3BEC"/>
    <w:rsid w:val="00CF402C"/>
    <w:rsid w:val="00CF4C77"/>
    <w:rsid w:val="00CF55A0"/>
    <w:rsid w:val="00CF6B5D"/>
    <w:rsid w:val="00CF6FAF"/>
    <w:rsid w:val="00CF79AD"/>
    <w:rsid w:val="00CF7C27"/>
    <w:rsid w:val="00D000EB"/>
    <w:rsid w:val="00D0014C"/>
    <w:rsid w:val="00D00998"/>
    <w:rsid w:val="00D00A55"/>
    <w:rsid w:val="00D01441"/>
    <w:rsid w:val="00D01A88"/>
    <w:rsid w:val="00D01D02"/>
    <w:rsid w:val="00D01EC5"/>
    <w:rsid w:val="00D02108"/>
    <w:rsid w:val="00D0217A"/>
    <w:rsid w:val="00D03674"/>
    <w:rsid w:val="00D039D1"/>
    <w:rsid w:val="00D03FCB"/>
    <w:rsid w:val="00D0421B"/>
    <w:rsid w:val="00D04322"/>
    <w:rsid w:val="00D046C9"/>
    <w:rsid w:val="00D04A8A"/>
    <w:rsid w:val="00D04D8D"/>
    <w:rsid w:val="00D051D5"/>
    <w:rsid w:val="00D0560F"/>
    <w:rsid w:val="00D05C2A"/>
    <w:rsid w:val="00D05D70"/>
    <w:rsid w:val="00D05DC2"/>
    <w:rsid w:val="00D06144"/>
    <w:rsid w:val="00D06BFD"/>
    <w:rsid w:val="00D07070"/>
    <w:rsid w:val="00D07617"/>
    <w:rsid w:val="00D079DE"/>
    <w:rsid w:val="00D10AFE"/>
    <w:rsid w:val="00D10CCF"/>
    <w:rsid w:val="00D12890"/>
    <w:rsid w:val="00D12C96"/>
    <w:rsid w:val="00D1365F"/>
    <w:rsid w:val="00D1370B"/>
    <w:rsid w:val="00D1447C"/>
    <w:rsid w:val="00D145F3"/>
    <w:rsid w:val="00D14E0F"/>
    <w:rsid w:val="00D14EB0"/>
    <w:rsid w:val="00D15C53"/>
    <w:rsid w:val="00D163D2"/>
    <w:rsid w:val="00D1724B"/>
    <w:rsid w:val="00D17360"/>
    <w:rsid w:val="00D1759A"/>
    <w:rsid w:val="00D17781"/>
    <w:rsid w:val="00D17897"/>
    <w:rsid w:val="00D2008D"/>
    <w:rsid w:val="00D2015E"/>
    <w:rsid w:val="00D2062E"/>
    <w:rsid w:val="00D20A9C"/>
    <w:rsid w:val="00D2187E"/>
    <w:rsid w:val="00D22244"/>
    <w:rsid w:val="00D22363"/>
    <w:rsid w:val="00D227FF"/>
    <w:rsid w:val="00D2298E"/>
    <w:rsid w:val="00D22A51"/>
    <w:rsid w:val="00D22D3B"/>
    <w:rsid w:val="00D231AE"/>
    <w:rsid w:val="00D23210"/>
    <w:rsid w:val="00D24176"/>
    <w:rsid w:val="00D24E6D"/>
    <w:rsid w:val="00D2530C"/>
    <w:rsid w:val="00D25473"/>
    <w:rsid w:val="00D2570C"/>
    <w:rsid w:val="00D2598A"/>
    <w:rsid w:val="00D26377"/>
    <w:rsid w:val="00D2638F"/>
    <w:rsid w:val="00D26C09"/>
    <w:rsid w:val="00D27536"/>
    <w:rsid w:val="00D27669"/>
    <w:rsid w:val="00D27813"/>
    <w:rsid w:val="00D27B6E"/>
    <w:rsid w:val="00D27BF6"/>
    <w:rsid w:val="00D30A79"/>
    <w:rsid w:val="00D30B7D"/>
    <w:rsid w:val="00D3124E"/>
    <w:rsid w:val="00D31723"/>
    <w:rsid w:val="00D31CC0"/>
    <w:rsid w:val="00D31EBA"/>
    <w:rsid w:val="00D31F64"/>
    <w:rsid w:val="00D327C0"/>
    <w:rsid w:val="00D33139"/>
    <w:rsid w:val="00D3333F"/>
    <w:rsid w:val="00D3347F"/>
    <w:rsid w:val="00D34250"/>
    <w:rsid w:val="00D347A7"/>
    <w:rsid w:val="00D34A6C"/>
    <w:rsid w:val="00D35034"/>
    <w:rsid w:val="00D35199"/>
    <w:rsid w:val="00D351A7"/>
    <w:rsid w:val="00D35240"/>
    <w:rsid w:val="00D35770"/>
    <w:rsid w:val="00D3585D"/>
    <w:rsid w:val="00D35EAB"/>
    <w:rsid w:val="00D363F1"/>
    <w:rsid w:val="00D36B6E"/>
    <w:rsid w:val="00D36CA8"/>
    <w:rsid w:val="00D37F4E"/>
    <w:rsid w:val="00D37FC5"/>
    <w:rsid w:val="00D37FC6"/>
    <w:rsid w:val="00D408F1"/>
    <w:rsid w:val="00D41DB0"/>
    <w:rsid w:val="00D4222A"/>
    <w:rsid w:val="00D42548"/>
    <w:rsid w:val="00D427D4"/>
    <w:rsid w:val="00D42F00"/>
    <w:rsid w:val="00D43095"/>
    <w:rsid w:val="00D4359A"/>
    <w:rsid w:val="00D448A3"/>
    <w:rsid w:val="00D44FF0"/>
    <w:rsid w:val="00D455ED"/>
    <w:rsid w:val="00D457F5"/>
    <w:rsid w:val="00D45986"/>
    <w:rsid w:val="00D46113"/>
    <w:rsid w:val="00D46441"/>
    <w:rsid w:val="00D46978"/>
    <w:rsid w:val="00D469A3"/>
    <w:rsid w:val="00D46BEF"/>
    <w:rsid w:val="00D4768B"/>
    <w:rsid w:val="00D47A89"/>
    <w:rsid w:val="00D501B6"/>
    <w:rsid w:val="00D5052E"/>
    <w:rsid w:val="00D511D6"/>
    <w:rsid w:val="00D51D7B"/>
    <w:rsid w:val="00D51E3A"/>
    <w:rsid w:val="00D5223B"/>
    <w:rsid w:val="00D522E9"/>
    <w:rsid w:val="00D5297C"/>
    <w:rsid w:val="00D53AD2"/>
    <w:rsid w:val="00D53B72"/>
    <w:rsid w:val="00D53E0F"/>
    <w:rsid w:val="00D54307"/>
    <w:rsid w:val="00D547F7"/>
    <w:rsid w:val="00D56658"/>
    <w:rsid w:val="00D56CA4"/>
    <w:rsid w:val="00D578AB"/>
    <w:rsid w:val="00D60058"/>
    <w:rsid w:val="00D6069C"/>
    <w:rsid w:val="00D60EB4"/>
    <w:rsid w:val="00D60F51"/>
    <w:rsid w:val="00D6162C"/>
    <w:rsid w:val="00D61822"/>
    <w:rsid w:val="00D62B79"/>
    <w:rsid w:val="00D64A39"/>
    <w:rsid w:val="00D64F2F"/>
    <w:rsid w:val="00D653D8"/>
    <w:rsid w:val="00D6544F"/>
    <w:rsid w:val="00D656B7"/>
    <w:rsid w:val="00D65915"/>
    <w:rsid w:val="00D668E3"/>
    <w:rsid w:val="00D67350"/>
    <w:rsid w:val="00D70183"/>
    <w:rsid w:val="00D7044B"/>
    <w:rsid w:val="00D70837"/>
    <w:rsid w:val="00D70B24"/>
    <w:rsid w:val="00D70B92"/>
    <w:rsid w:val="00D70ECF"/>
    <w:rsid w:val="00D710E2"/>
    <w:rsid w:val="00D71265"/>
    <w:rsid w:val="00D719E2"/>
    <w:rsid w:val="00D71DE3"/>
    <w:rsid w:val="00D72619"/>
    <w:rsid w:val="00D7348B"/>
    <w:rsid w:val="00D734F2"/>
    <w:rsid w:val="00D73CFA"/>
    <w:rsid w:val="00D74080"/>
    <w:rsid w:val="00D741F8"/>
    <w:rsid w:val="00D74D5C"/>
    <w:rsid w:val="00D757A5"/>
    <w:rsid w:val="00D760FC"/>
    <w:rsid w:val="00D762E4"/>
    <w:rsid w:val="00D7669C"/>
    <w:rsid w:val="00D76C95"/>
    <w:rsid w:val="00D773AA"/>
    <w:rsid w:val="00D77ABE"/>
    <w:rsid w:val="00D77C6E"/>
    <w:rsid w:val="00D80C6B"/>
    <w:rsid w:val="00D8129A"/>
    <w:rsid w:val="00D813F3"/>
    <w:rsid w:val="00D81591"/>
    <w:rsid w:val="00D81EB5"/>
    <w:rsid w:val="00D82897"/>
    <w:rsid w:val="00D828D2"/>
    <w:rsid w:val="00D8326F"/>
    <w:rsid w:val="00D833A1"/>
    <w:rsid w:val="00D836A3"/>
    <w:rsid w:val="00D83AA0"/>
    <w:rsid w:val="00D842B1"/>
    <w:rsid w:val="00D846E4"/>
    <w:rsid w:val="00D853F8"/>
    <w:rsid w:val="00D8594C"/>
    <w:rsid w:val="00D86492"/>
    <w:rsid w:val="00D86729"/>
    <w:rsid w:val="00D86B33"/>
    <w:rsid w:val="00D86C1B"/>
    <w:rsid w:val="00D86E53"/>
    <w:rsid w:val="00D8727A"/>
    <w:rsid w:val="00D87F54"/>
    <w:rsid w:val="00D90D26"/>
    <w:rsid w:val="00D91035"/>
    <w:rsid w:val="00D913D5"/>
    <w:rsid w:val="00D9209F"/>
    <w:rsid w:val="00D925E4"/>
    <w:rsid w:val="00D9314F"/>
    <w:rsid w:val="00D93168"/>
    <w:rsid w:val="00D9391A"/>
    <w:rsid w:val="00D9457F"/>
    <w:rsid w:val="00D947B4"/>
    <w:rsid w:val="00D9489C"/>
    <w:rsid w:val="00D94D74"/>
    <w:rsid w:val="00D94EC0"/>
    <w:rsid w:val="00D950BE"/>
    <w:rsid w:val="00D955F7"/>
    <w:rsid w:val="00D9573B"/>
    <w:rsid w:val="00D958BE"/>
    <w:rsid w:val="00D969C8"/>
    <w:rsid w:val="00D96B25"/>
    <w:rsid w:val="00D96BCF"/>
    <w:rsid w:val="00D96FA0"/>
    <w:rsid w:val="00D970A9"/>
    <w:rsid w:val="00D97120"/>
    <w:rsid w:val="00D97A79"/>
    <w:rsid w:val="00D97DE3"/>
    <w:rsid w:val="00D97F6D"/>
    <w:rsid w:val="00DA01E8"/>
    <w:rsid w:val="00DA0439"/>
    <w:rsid w:val="00DA100C"/>
    <w:rsid w:val="00DA16BE"/>
    <w:rsid w:val="00DA1937"/>
    <w:rsid w:val="00DA1D09"/>
    <w:rsid w:val="00DA1D10"/>
    <w:rsid w:val="00DA1D69"/>
    <w:rsid w:val="00DA1EFE"/>
    <w:rsid w:val="00DA2456"/>
    <w:rsid w:val="00DA2769"/>
    <w:rsid w:val="00DA308B"/>
    <w:rsid w:val="00DA32EA"/>
    <w:rsid w:val="00DA332C"/>
    <w:rsid w:val="00DA33C5"/>
    <w:rsid w:val="00DA351F"/>
    <w:rsid w:val="00DA4388"/>
    <w:rsid w:val="00DA4970"/>
    <w:rsid w:val="00DA5821"/>
    <w:rsid w:val="00DA5A2D"/>
    <w:rsid w:val="00DA601E"/>
    <w:rsid w:val="00DA628E"/>
    <w:rsid w:val="00DA630C"/>
    <w:rsid w:val="00DA6CDD"/>
    <w:rsid w:val="00DA74C4"/>
    <w:rsid w:val="00DA77E2"/>
    <w:rsid w:val="00DA7F0F"/>
    <w:rsid w:val="00DB03F1"/>
    <w:rsid w:val="00DB0869"/>
    <w:rsid w:val="00DB09F7"/>
    <w:rsid w:val="00DB09FE"/>
    <w:rsid w:val="00DB0C61"/>
    <w:rsid w:val="00DB0D0C"/>
    <w:rsid w:val="00DB0F7C"/>
    <w:rsid w:val="00DB1344"/>
    <w:rsid w:val="00DB1A02"/>
    <w:rsid w:val="00DB1AC3"/>
    <w:rsid w:val="00DB20C5"/>
    <w:rsid w:val="00DB2978"/>
    <w:rsid w:val="00DB2A0F"/>
    <w:rsid w:val="00DB33BC"/>
    <w:rsid w:val="00DB368D"/>
    <w:rsid w:val="00DB4583"/>
    <w:rsid w:val="00DB4613"/>
    <w:rsid w:val="00DB4B0C"/>
    <w:rsid w:val="00DB60C1"/>
    <w:rsid w:val="00DB611C"/>
    <w:rsid w:val="00DB6264"/>
    <w:rsid w:val="00DB6309"/>
    <w:rsid w:val="00DB673B"/>
    <w:rsid w:val="00DB6B36"/>
    <w:rsid w:val="00DB6C04"/>
    <w:rsid w:val="00DB6C08"/>
    <w:rsid w:val="00DB73B1"/>
    <w:rsid w:val="00DB79F4"/>
    <w:rsid w:val="00DB7BBC"/>
    <w:rsid w:val="00DB7E56"/>
    <w:rsid w:val="00DC10E5"/>
    <w:rsid w:val="00DC13F6"/>
    <w:rsid w:val="00DC1B44"/>
    <w:rsid w:val="00DC310E"/>
    <w:rsid w:val="00DC3776"/>
    <w:rsid w:val="00DC465C"/>
    <w:rsid w:val="00DC53C1"/>
    <w:rsid w:val="00DC53CA"/>
    <w:rsid w:val="00DC5DB6"/>
    <w:rsid w:val="00DC6976"/>
    <w:rsid w:val="00DC6F87"/>
    <w:rsid w:val="00DC7142"/>
    <w:rsid w:val="00DC7313"/>
    <w:rsid w:val="00DC739D"/>
    <w:rsid w:val="00DC74FB"/>
    <w:rsid w:val="00DC7B42"/>
    <w:rsid w:val="00DD0255"/>
    <w:rsid w:val="00DD0CE5"/>
    <w:rsid w:val="00DD110B"/>
    <w:rsid w:val="00DD2376"/>
    <w:rsid w:val="00DD283C"/>
    <w:rsid w:val="00DD29D1"/>
    <w:rsid w:val="00DD2D24"/>
    <w:rsid w:val="00DD31FF"/>
    <w:rsid w:val="00DD4261"/>
    <w:rsid w:val="00DD499B"/>
    <w:rsid w:val="00DD4B52"/>
    <w:rsid w:val="00DD53B9"/>
    <w:rsid w:val="00DD56AD"/>
    <w:rsid w:val="00DD5EE9"/>
    <w:rsid w:val="00DD6464"/>
    <w:rsid w:val="00DD65DA"/>
    <w:rsid w:val="00DD6853"/>
    <w:rsid w:val="00DD6885"/>
    <w:rsid w:val="00DD710E"/>
    <w:rsid w:val="00DD74C5"/>
    <w:rsid w:val="00DD7BF2"/>
    <w:rsid w:val="00DE0796"/>
    <w:rsid w:val="00DE13F2"/>
    <w:rsid w:val="00DE2AC5"/>
    <w:rsid w:val="00DE2FE3"/>
    <w:rsid w:val="00DE313E"/>
    <w:rsid w:val="00DE4509"/>
    <w:rsid w:val="00DE468A"/>
    <w:rsid w:val="00DE49D9"/>
    <w:rsid w:val="00DE5506"/>
    <w:rsid w:val="00DE567D"/>
    <w:rsid w:val="00DE5AF8"/>
    <w:rsid w:val="00DE5C85"/>
    <w:rsid w:val="00DE5DBB"/>
    <w:rsid w:val="00DE5F3F"/>
    <w:rsid w:val="00DE65A0"/>
    <w:rsid w:val="00DE6EF7"/>
    <w:rsid w:val="00DE7090"/>
    <w:rsid w:val="00DE7A11"/>
    <w:rsid w:val="00DE7E34"/>
    <w:rsid w:val="00DE7E7B"/>
    <w:rsid w:val="00DF0AB9"/>
    <w:rsid w:val="00DF0C6E"/>
    <w:rsid w:val="00DF127F"/>
    <w:rsid w:val="00DF166B"/>
    <w:rsid w:val="00DF1C2B"/>
    <w:rsid w:val="00DF2634"/>
    <w:rsid w:val="00DF39AE"/>
    <w:rsid w:val="00DF39B9"/>
    <w:rsid w:val="00DF3D12"/>
    <w:rsid w:val="00DF4596"/>
    <w:rsid w:val="00DF51D9"/>
    <w:rsid w:val="00DF52A7"/>
    <w:rsid w:val="00DF5611"/>
    <w:rsid w:val="00DF653B"/>
    <w:rsid w:val="00DF661C"/>
    <w:rsid w:val="00DF7398"/>
    <w:rsid w:val="00DF76BF"/>
    <w:rsid w:val="00E00FCE"/>
    <w:rsid w:val="00E02062"/>
    <w:rsid w:val="00E0223C"/>
    <w:rsid w:val="00E030C3"/>
    <w:rsid w:val="00E044B1"/>
    <w:rsid w:val="00E048AF"/>
    <w:rsid w:val="00E049D4"/>
    <w:rsid w:val="00E05401"/>
    <w:rsid w:val="00E063B1"/>
    <w:rsid w:val="00E07DE6"/>
    <w:rsid w:val="00E07E16"/>
    <w:rsid w:val="00E112F8"/>
    <w:rsid w:val="00E11661"/>
    <w:rsid w:val="00E119BE"/>
    <w:rsid w:val="00E12419"/>
    <w:rsid w:val="00E12CD3"/>
    <w:rsid w:val="00E131E8"/>
    <w:rsid w:val="00E13231"/>
    <w:rsid w:val="00E13A2B"/>
    <w:rsid w:val="00E14256"/>
    <w:rsid w:val="00E1440B"/>
    <w:rsid w:val="00E146A6"/>
    <w:rsid w:val="00E14F8C"/>
    <w:rsid w:val="00E15693"/>
    <w:rsid w:val="00E16846"/>
    <w:rsid w:val="00E16FF2"/>
    <w:rsid w:val="00E203B8"/>
    <w:rsid w:val="00E20707"/>
    <w:rsid w:val="00E20C5E"/>
    <w:rsid w:val="00E21114"/>
    <w:rsid w:val="00E21B5C"/>
    <w:rsid w:val="00E21CB3"/>
    <w:rsid w:val="00E21E0A"/>
    <w:rsid w:val="00E226D2"/>
    <w:rsid w:val="00E22A85"/>
    <w:rsid w:val="00E22C81"/>
    <w:rsid w:val="00E22E9B"/>
    <w:rsid w:val="00E24DE9"/>
    <w:rsid w:val="00E250AD"/>
    <w:rsid w:val="00E257D3"/>
    <w:rsid w:val="00E258B9"/>
    <w:rsid w:val="00E270F3"/>
    <w:rsid w:val="00E274CB"/>
    <w:rsid w:val="00E3026F"/>
    <w:rsid w:val="00E308C0"/>
    <w:rsid w:val="00E3258C"/>
    <w:rsid w:val="00E32594"/>
    <w:rsid w:val="00E3336A"/>
    <w:rsid w:val="00E33AB1"/>
    <w:rsid w:val="00E33E63"/>
    <w:rsid w:val="00E3425D"/>
    <w:rsid w:val="00E344CC"/>
    <w:rsid w:val="00E34944"/>
    <w:rsid w:val="00E34DAF"/>
    <w:rsid w:val="00E34E5F"/>
    <w:rsid w:val="00E36030"/>
    <w:rsid w:val="00E36770"/>
    <w:rsid w:val="00E36AF2"/>
    <w:rsid w:val="00E36BD6"/>
    <w:rsid w:val="00E40050"/>
    <w:rsid w:val="00E40286"/>
    <w:rsid w:val="00E40304"/>
    <w:rsid w:val="00E409A8"/>
    <w:rsid w:val="00E4124F"/>
    <w:rsid w:val="00E4155E"/>
    <w:rsid w:val="00E430E4"/>
    <w:rsid w:val="00E43295"/>
    <w:rsid w:val="00E43847"/>
    <w:rsid w:val="00E43C7D"/>
    <w:rsid w:val="00E43F0E"/>
    <w:rsid w:val="00E445D4"/>
    <w:rsid w:val="00E44A30"/>
    <w:rsid w:val="00E44C81"/>
    <w:rsid w:val="00E455B7"/>
    <w:rsid w:val="00E45B6B"/>
    <w:rsid w:val="00E464ED"/>
    <w:rsid w:val="00E466FD"/>
    <w:rsid w:val="00E46A41"/>
    <w:rsid w:val="00E46CFE"/>
    <w:rsid w:val="00E5012B"/>
    <w:rsid w:val="00E50E5F"/>
    <w:rsid w:val="00E50E6A"/>
    <w:rsid w:val="00E511D4"/>
    <w:rsid w:val="00E525B3"/>
    <w:rsid w:val="00E532FB"/>
    <w:rsid w:val="00E534B2"/>
    <w:rsid w:val="00E53EB0"/>
    <w:rsid w:val="00E541F2"/>
    <w:rsid w:val="00E54F4D"/>
    <w:rsid w:val="00E550A1"/>
    <w:rsid w:val="00E553E2"/>
    <w:rsid w:val="00E557BF"/>
    <w:rsid w:val="00E56207"/>
    <w:rsid w:val="00E56794"/>
    <w:rsid w:val="00E57078"/>
    <w:rsid w:val="00E5707B"/>
    <w:rsid w:val="00E573B4"/>
    <w:rsid w:val="00E57D51"/>
    <w:rsid w:val="00E6075A"/>
    <w:rsid w:val="00E60920"/>
    <w:rsid w:val="00E61193"/>
    <w:rsid w:val="00E61443"/>
    <w:rsid w:val="00E61CE7"/>
    <w:rsid w:val="00E61DE9"/>
    <w:rsid w:val="00E6269B"/>
    <w:rsid w:val="00E627BF"/>
    <w:rsid w:val="00E6316D"/>
    <w:rsid w:val="00E63198"/>
    <w:rsid w:val="00E63794"/>
    <w:rsid w:val="00E63821"/>
    <w:rsid w:val="00E63FEB"/>
    <w:rsid w:val="00E649EE"/>
    <w:rsid w:val="00E664E4"/>
    <w:rsid w:val="00E66641"/>
    <w:rsid w:val="00E676C2"/>
    <w:rsid w:val="00E7050B"/>
    <w:rsid w:val="00E71527"/>
    <w:rsid w:val="00E7181D"/>
    <w:rsid w:val="00E732B3"/>
    <w:rsid w:val="00E7384D"/>
    <w:rsid w:val="00E739A8"/>
    <w:rsid w:val="00E741CF"/>
    <w:rsid w:val="00E742F1"/>
    <w:rsid w:val="00E748EC"/>
    <w:rsid w:val="00E754A7"/>
    <w:rsid w:val="00E75512"/>
    <w:rsid w:val="00E763A2"/>
    <w:rsid w:val="00E76C4B"/>
    <w:rsid w:val="00E771B4"/>
    <w:rsid w:val="00E777B1"/>
    <w:rsid w:val="00E812F8"/>
    <w:rsid w:val="00E82787"/>
    <w:rsid w:val="00E83319"/>
    <w:rsid w:val="00E8450F"/>
    <w:rsid w:val="00E846D1"/>
    <w:rsid w:val="00E848D8"/>
    <w:rsid w:val="00E8539C"/>
    <w:rsid w:val="00E86536"/>
    <w:rsid w:val="00E86552"/>
    <w:rsid w:val="00E86694"/>
    <w:rsid w:val="00E868A7"/>
    <w:rsid w:val="00E903DB"/>
    <w:rsid w:val="00E906BB"/>
    <w:rsid w:val="00E90CE9"/>
    <w:rsid w:val="00E912D1"/>
    <w:rsid w:val="00E91CCF"/>
    <w:rsid w:val="00E91FAB"/>
    <w:rsid w:val="00E92134"/>
    <w:rsid w:val="00E926C1"/>
    <w:rsid w:val="00E931AE"/>
    <w:rsid w:val="00E931E7"/>
    <w:rsid w:val="00E93291"/>
    <w:rsid w:val="00E9351B"/>
    <w:rsid w:val="00E93DF2"/>
    <w:rsid w:val="00E93F58"/>
    <w:rsid w:val="00E9457A"/>
    <w:rsid w:val="00E94706"/>
    <w:rsid w:val="00E94C2E"/>
    <w:rsid w:val="00E95542"/>
    <w:rsid w:val="00E959A6"/>
    <w:rsid w:val="00E95D39"/>
    <w:rsid w:val="00E966B8"/>
    <w:rsid w:val="00E96786"/>
    <w:rsid w:val="00E968BA"/>
    <w:rsid w:val="00E96D91"/>
    <w:rsid w:val="00E96F46"/>
    <w:rsid w:val="00E97014"/>
    <w:rsid w:val="00E974F4"/>
    <w:rsid w:val="00E97F16"/>
    <w:rsid w:val="00EA05E9"/>
    <w:rsid w:val="00EA07B3"/>
    <w:rsid w:val="00EA09E1"/>
    <w:rsid w:val="00EA0A84"/>
    <w:rsid w:val="00EA0C13"/>
    <w:rsid w:val="00EA11D0"/>
    <w:rsid w:val="00EA1233"/>
    <w:rsid w:val="00EA132E"/>
    <w:rsid w:val="00EA1F86"/>
    <w:rsid w:val="00EA2081"/>
    <w:rsid w:val="00EA284B"/>
    <w:rsid w:val="00EA2F53"/>
    <w:rsid w:val="00EA3698"/>
    <w:rsid w:val="00EA3EC6"/>
    <w:rsid w:val="00EA44C0"/>
    <w:rsid w:val="00EA4EAC"/>
    <w:rsid w:val="00EA5316"/>
    <w:rsid w:val="00EA5CEB"/>
    <w:rsid w:val="00EA6647"/>
    <w:rsid w:val="00EA7561"/>
    <w:rsid w:val="00EA758A"/>
    <w:rsid w:val="00EA7808"/>
    <w:rsid w:val="00EA7E64"/>
    <w:rsid w:val="00EB0216"/>
    <w:rsid w:val="00EB0737"/>
    <w:rsid w:val="00EB10C0"/>
    <w:rsid w:val="00EB115F"/>
    <w:rsid w:val="00EB152E"/>
    <w:rsid w:val="00EB1820"/>
    <w:rsid w:val="00EB18B4"/>
    <w:rsid w:val="00EB2FAA"/>
    <w:rsid w:val="00EB3456"/>
    <w:rsid w:val="00EB3B14"/>
    <w:rsid w:val="00EB3CA5"/>
    <w:rsid w:val="00EB3D2D"/>
    <w:rsid w:val="00EB479F"/>
    <w:rsid w:val="00EB4F84"/>
    <w:rsid w:val="00EB5619"/>
    <w:rsid w:val="00EB5930"/>
    <w:rsid w:val="00EB5D8D"/>
    <w:rsid w:val="00EB6233"/>
    <w:rsid w:val="00EB6948"/>
    <w:rsid w:val="00EB7BAF"/>
    <w:rsid w:val="00EB7DA7"/>
    <w:rsid w:val="00EB7E5B"/>
    <w:rsid w:val="00EB7F33"/>
    <w:rsid w:val="00EB7FB6"/>
    <w:rsid w:val="00EC067E"/>
    <w:rsid w:val="00EC069B"/>
    <w:rsid w:val="00EC0D71"/>
    <w:rsid w:val="00EC1079"/>
    <w:rsid w:val="00EC1408"/>
    <w:rsid w:val="00EC2409"/>
    <w:rsid w:val="00EC342C"/>
    <w:rsid w:val="00EC39A9"/>
    <w:rsid w:val="00EC4B6B"/>
    <w:rsid w:val="00EC59C1"/>
    <w:rsid w:val="00EC6467"/>
    <w:rsid w:val="00EC6477"/>
    <w:rsid w:val="00EC68F4"/>
    <w:rsid w:val="00EC7107"/>
    <w:rsid w:val="00EC7358"/>
    <w:rsid w:val="00EC73E2"/>
    <w:rsid w:val="00EC7858"/>
    <w:rsid w:val="00EC7930"/>
    <w:rsid w:val="00ED08D6"/>
    <w:rsid w:val="00ED0B5F"/>
    <w:rsid w:val="00ED0B77"/>
    <w:rsid w:val="00ED1747"/>
    <w:rsid w:val="00ED2310"/>
    <w:rsid w:val="00ED2AFD"/>
    <w:rsid w:val="00ED2CCB"/>
    <w:rsid w:val="00ED2F45"/>
    <w:rsid w:val="00ED35E8"/>
    <w:rsid w:val="00ED38F7"/>
    <w:rsid w:val="00ED3BBE"/>
    <w:rsid w:val="00ED4268"/>
    <w:rsid w:val="00ED437A"/>
    <w:rsid w:val="00ED4ACF"/>
    <w:rsid w:val="00ED4C52"/>
    <w:rsid w:val="00ED5242"/>
    <w:rsid w:val="00ED591B"/>
    <w:rsid w:val="00ED62DC"/>
    <w:rsid w:val="00ED6879"/>
    <w:rsid w:val="00ED6CF4"/>
    <w:rsid w:val="00ED6FA2"/>
    <w:rsid w:val="00ED74FF"/>
    <w:rsid w:val="00ED775B"/>
    <w:rsid w:val="00ED77E8"/>
    <w:rsid w:val="00ED7E9B"/>
    <w:rsid w:val="00EE08E8"/>
    <w:rsid w:val="00EE1082"/>
    <w:rsid w:val="00EE1D71"/>
    <w:rsid w:val="00EE1E2A"/>
    <w:rsid w:val="00EE2961"/>
    <w:rsid w:val="00EE32F7"/>
    <w:rsid w:val="00EE3D12"/>
    <w:rsid w:val="00EE3DA8"/>
    <w:rsid w:val="00EE40E5"/>
    <w:rsid w:val="00EE4321"/>
    <w:rsid w:val="00EE4FB5"/>
    <w:rsid w:val="00EE5036"/>
    <w:rsid w:val="00EE5EEC"/>
    <w:rsid w:val="00EE6D21"/>
    <w:rsid w:val="00EE7591"/>
    <w:rsid w:val="00EE775A"/>
    <w:rsid w:val="00EE7A1F"/>
    <w:rsid w:val="00EEEBBB"/>
    <w:rsid w:val="00EF0327"/>
    <w:rsid w:val="00EF0533"/>
    <w:rsid w:val="00EF0700"/>
    <w:rsid w:val="00EF0E5C"/>
    <w:rsid w:val="00EF24B8"/>
    <w:rsid w:val="00EF24E6"/>
    <w:rsid w:val="00EF2CED"/>
    <w:rsid w:val="00EF31FC"/>
    <w:rsid w:val="00EF35A2"/>
    <w:rsid w:val="00EF36C9"/>
    <w:rsid w:val="00EF3A50"/>
    <w:rsid w:val="00EF518B"/>
    <w:rsid w:val="00EF5377"/>
    <w:rsid w:val="00EF5F54"/>
    <w:rsid w:val="00EF6339"/>
    <w:rsid w:val="00EF6453"/>
    <w:rsid w:val="00EF6F9D"/>
    <w:rsid w:val="00EF7B75"/>
    <w:rsid w:val="00EF7BE7"/>
    <w:rsid w:val="00F00575"/>
    <w:rsid w:val="00F007A2"/>
    <w:rsid w:val="00F00930"/>
    <w:rsid w:val="00F00FAA"/>
    <w:rsid w:val="00F011CE"/>
    <w:rsid w:val="00F0162D"/>
    <w:rsid w:val="00F01F4F"/>
    <w:rsid w:val="00F023E5"/>
    <w:rsid w:val="00F02C9D"/>
    <w:rsid w:val="00F0303F"/>
    <w:rsid w:val="00F030E4"/>
    <w:rsid w:val="00F0315B"/>
    <w:rsid w:val="00F04D21"/>
    <w:rsid w:val="00F050C6"/>
    <w:rsid w:val="00F05149"/>
    <w:rsid w:val="00F05D18"/>
    <w:rsid w:val="00F06510"/>
    <w:rsid w:val="00F06627"/>
    <w:rsid w:val="00F06DA6"/>
    <w:rsid w:val="00F06EEB"/>
    <w:rsid w:val="00F075BB"/>
    <w:rsid w:val="00F0764D"/>
    <w:rsid w:val="00F076F5"/>
    <w:rsid w:val="00F0796A"/>
    <w:rsid w:val="00F10027"/>
    <w:rsid w:val="00F104B7"/>
    <w:rsid w:val="00F1073F"/>
    <w:rsid w:val="00F10C0C"/>
    <w:rsid w:val="00F10CE0"/>
    <w:rsid w:val="00F1104D"/>
    <w:rsid w:val="00F11C04"/>
    <w:rsid w:val="00F11C7D"/>
    <w:rsid w:val="00F11DDE"/>
    <w:rsid w:val="00F11F5E"/>
    <w:rsid w:val="00F12326"/>
    <w:rsid w:val="00F12797"/>
    <w:rsid w:val="00F12CD9"/>
    <w:rsid w:val="00F12ED1"/>
    <w:rsid w:val="00F13050"/>
    <w:rsid w:val="00F13076"/>
    <w:rsid w:val="00F13AD1"/>
    <w:rsid w:val="00F13C13"/>
    <w:rsid w:val="00F14AC7"/>
    <w:rsid w:val="00F15118"/>
    <w:rsid w:val="00F15378"/>
    <w:rsid w:val="00F15922"/>
    <w:rsid w:val="00F15F29"/>
    <w:rsid w:val="00F1600C"/>
    <w:rsid w:val="00F1685E"/>
    <w:rsid w:val="00F174DA"/>
    <w:rsid w:val="00F17F96"/>
    <w:rsid w:val="00F2068D"/>
    <w:rsid w:val="00F20732"/>
    <w:rsid w:val="00F20837"/>
    <w:rsid w:val="00F20F37"/>
    <w:rsid w:val="00F2180B"/>
    <w:rsid w:val="00F22583"/>
    <w:rsid w:val="00F23D67"/>
    <w:rsid w:val="00F25471"/>
    <w:rsid w:val="00F26AD3"/>
    <w:rsid w:val="00F26D2B"/>
    <w:rsid w:val="00F27502"/>
    <w:rsid w:val="00F2758F"/>
    <w:rsid w:val="00F27772"/>
    <w:rsid w:val="00F27C15"/>
    <w:rsid w:val="00F27E17"/>
    <w:rsid w:val="00F307BA"/>
    <w:rsid w:val="00F30FF9"/>
    <w:rsid w:val="00F31341"/>
    <w:rsid w:val="00F318B8"/>
    <w:rsid w:val="00F318DB"/>
    <w:rsid w:val="00F33DC2"/>
    <w:rsid w:val="00F33FB9"/>
    <w:rsid w:val="00F34426"/>
    <w:rsid w:val="00F34A72"/>
    <w:rsid w:val="00F34A7B"/>
    <w:rsid w:val="00F356FA"/>
    <w:rsid w:val="00F3622D"/>
    <w:rsid w:val="00F36B51"/>
    <w:rsid w:val="00F371AD"/>
    <w:rsid w:val="00F402AB"/>
    <w:rsid w:val="00F4086D"/>
    <w:rsid w:val="00F40A50"/>
    <w:rsid w:val="00F40E07"/>
    <w:rsid w:val="00F40EAB"/>
    <w:rsid w:val="00F41B82"/>
    <w:rsid w:val="00F437EA"/>
    <w:rsid w:val="00F43825"/>
    <w:rsid w:val="00F438F3"/>
    <w:rsid w:val="00F441B2"/>
    <w:rsid w:val="00F442BA"/>
    <w:rsid w:val="00F44700"/>
    <w:rsid w:val="00F45962"/>
    <w:rsid w:val="00F45BFA"/>
    <w:rsid w:val="00F45CAF"/>
    <w:rsid w:val="00F45F57"/>
    <w:rsid w:val="00F46ADC"/>
    <w:rsid w:val="00F47A88"/>
    <w:rsid w:val="00F47F5F"/>
    <w:rsid w:val="00F512EA"/>
    <w:rsid w:val="00F52A7D"/>
    <w:rsid w:val="00F544E0"/>
    <w:rsid w:val="00F54697"/>
    <w:rsid w:val="00F548BE"/>
    <w:rsid w:val="00F54977"/>
    <w:rsid w:val="00F54B2E"/>
    <w:rsid w:val="00F54DA1"/>
    <w:rsid w:val="00F553D1"/>
    <w:rsid w:val="00F55820"/>
    <w:rsid w:val="00F55900"/>
    <w:rsid w:val="00F55913"/>
    <w:rsid w:val="00F55F40"/>
    <w:rsid w:val="00F60338"/>
    <w:rsid w:val="00F61B2B"/>
    <w:rsid w:val="00F63219"/>
    <w:rsid w:val="00F63EF6"/>
    <w:rsid w:val="00F63FFC"/>
    <w:rsid w:val="00F64C4D"/>
    <w:rsid w:val="00F64D8F"/>
    <w:rsid w:val="00F65BF6"/>
    <w:rsid w:val="00F65C90"/>
    <w:rsid w:val="00F65DBD"/>
    <w:rsid w:val="00F660F1"/>
    <w:rsid w:val="00F6641D"/>
    <w:rsid w:val="00F66873"/>
    <w:rsid w:val="00F66A62"/>
    <w:rsid w:val="00F66A92"/>
    <w:rsid w:val="00F679EA"/>
    <w:rsid w:val="00F67F57"/>
    <w:rsid w:val="00F70162"/>
    <w:rsid w:val="00F70285"/>
    <w:rsid w:val="00F7115B"/>
    <w:rsid w:val="00F7167B"/>
    <w:rsid w:val="00F7192A"/>
    <w:rsid w:val="00F71991"/>
    <w:rsid w:val="00F71F13"/>
    <w:rsid w:val="00F721B7"/>
    <w:rsid w:val="00F727AD"/>
    <w:rsid w:val="00F72C5E"/>
    <w:rsid w:val="00F73850"/>
    <w:rsid w:val="00F73B46"/>
    <w:rsid w:val="00F73FB1"/>
    <w:rsid w:val="00F74157"/>
    <w:rsid w:val="00F74DD5"/>
    <w:rsid w:val="00F74FB3"/>
    <w:rsid w:val="00F750DD"/>
    <w:rsid w:val="00F75A41"/>
    <w:rsid w:val="00F7635C"/>
    <w:rsid w:val="00F7651F"/>
    <w:rsid w:val="00F76527"/>
    <w:rsid w:val="00F76920"/>
    <w:rsid w:val="00F76B07"/>
    <w:rsid w:val="00F76C5C"/>
    <w:rsid w:val="00F776D3"/>
    <w:rsid w:val="00F80413"/>
    <w:rsid w:val="00F807BE"/>
    <w:rsid w:val="00F80F7C"/>
    <w:rsid w:val="00F812DB"/>
    <w:rsid w:val="00F81389"/>
    <w:rsid w:val="00F81CEE"/>
    <w:rsid w:val="00F821AB"/>
    <w:rsid w:val="00F828F4"/>
    <w:rsid w:val="00F82B36"/>
    <w:rsid w:val="00F8301E"/>
    <w:rsid w:val="00F83901"/>
    <w:rsid w:val="00F83957"/>
    <w:rsid w:val="00F844EF"/>
    <w:rsid w:val="00F84FB3"/>
    <w:rsid w:val="00F8539C"/>
    <w:rsid w:val="00F854C7"/>
    <w:rsid w:val="00F8550A"/>
    <w:rsid w:val="00F8629E"/>
    <w:rsid w:val="00F878BC"/>
    <w:rsid w:val="00F87ADF"/>
    <w:rsid w:val="00F87C9C"/>
    <w:rsid w:val="00F87F94"/>
    <w:rsid w:val="00F908B5"/>
    <w:rsid w:val="00F91C3F"/>
    <w:rsid w:val="00F91F9C"/>
    <w:rsid w:val="00F91FE4"/>
    <w:rsid w:val="00F925B8"/>
    <w:rsid w:val="00F93160"/>
    <w:rsid w:val="00F93899"/>
    <w:rsid w:val="00F93CD1"/>
    <w:rsid w:val="00F9521D"/>
    <w:rsid w:val="00F95A0A"/>
    <w:rsid w:val="00F95C21"/>
    <w:rsid w:val="00F9646B"/>
    <w:rsid w:val="00F96800"/>
    <w:rsid w:val="00F97050"/>
    <w:rsid w:val="00F971C7"/>
    <w:rsid w:val="00F9765D"/>
    <w:rsid w:val="00F97A77"/>
    <w:rsid w:val="00FA00FE"/>
    <w:rsid w:val="00FA0610"/>
    <w:rsid w:val="00FA15F8"/>
    <w:rsid w:val="00FA175A"/>
    <w:rsid w:val="00FA21C9"/>
    <w:rsid w:val="00FA294C"/>
    <w:rsid w:val="00FA3D39"/>
    <w:rsid w:val="00FA64E5"/>
    <w:rsid w:val="00FA6ABE"/>
    <w:rsid w:val="00FA6C93"/>
    <w:rsid w:val="00FA73C5"/>
    <w:rsid w:val="00FB06CD"/>
    <w:rsid w:val="00FB224C"/>
    <w:rsid w:val="00FB2524"/>
    <w:rsid w:val="00FB29B2"/>
    <w:rsid w:val="00FB2AE6"/>
    <w:rsid w:val="00FB3A67"/>
    <w:rsid w:val="00FB3FB3"/>
    <w:rsid w:val="00FB40E2"/>
    <w:rsid w:val="00FB45EF"/>
    <w:rsid w:val="00FB4823"/>
    <w:rsid w:val="00FB4C5E"/>
    <w:rsid w:val="00FB5003"/>
    <w:rsid w:val="00FB503E"/>
    <w:rsid w:val="00FB5073"/>
    <w:rsid w:val="00FB634E"/>
    <w:rsid w:val="00FB6518"/>
    <w:rsid w:val="00FB6CE3"/>
    <w:rsid w:val="00FB6F1D"/>
    <w:rsid w:val="00FB71EE"/>
    <w:rsid w:val="00FB7D08"/>
    <w:rsid w:val="00FC0359"/>
    <w:rsid w:val="00FC04BD"/>
    <w:rsid w:val="00FC1276"/>
    <w:rsid w:val="00FC1CCC"/>
    <w:rsid w:val="00FC1EA0"/>
    <w:rsid w:val="00FC21CE"/>
    <w:rsid w:val="00FC2DB4"/>
    <w:rsid w:val="00FC367D"/>
    <w:rsid w:val="00FC398E"/>
    <w:rsid w:val="00FC48FD"/>
    <w:rsid w:val="00FC4952"/>
    <w:rsid w:val="00FC4BA1"/>
    <w:rsid w:val="00FC524E"/>
    <w:rsid w:val="00FC6427"/>
    <w:rsid w:val="00FC6479"/>
    <w:rsid w:val="00FC6543"/>
    <w:rsid w:val="00FC6607"/>
    <w:rsid w:val="00FC6782"/>
    <w:rsid w:val="00FC6E42"/>
    <w:rsid w:val="00FC7068"/>
    <w:rsid w:val="00FC7186"/>
    <w:rsid w:val="00FC730D"/>
    <w:rsid w:val="00FC7F5C"/>
    <w:rsid w:val="00FD015F"/>
    <w:rsid w:val="00FD0580"/>
    <w:rsid w:val="00FD0620"/>
    <w:rsid w:val="00FD0AFE"/>
    <w:rsid w:val="00FD1264"/>
    <w:rsid w:val="00FD1B2D"/>
    <w:rsid w:val="00FD2187"/>
    <w:rsid w:val="00FD24A4"/>
    <w:rsid w:val="00FD3261"/>
    <w:rsid w:val="00FD3C8D"/>
    <w:rsid w:val="00FD42F3"/>
    <w:rsid w:val="00FD4E4F"/>
    <w:rsid w:val="00FD5032"/>
    <w:rsid w:val="00FD5190"/>
    <w:rsid w:val="00FD5633"/>
    <w:rsid w:val="00FD6100"/>
    <w:rsid w:val="00FD6EEF"/>
    <w:rsid w:val="00FD737E"/>
    <w:rsid w:val="00FD7530"/>
    <w:rsid w:val="00FD78CC"/>
    <w:rsid w:val="00FE005F"/>
    <w:rsid w:val="00FE03AC"/>
    <w:rsid w:val="00FE16BA"/>
    <w:rsid w:val="00FE1D24"/>
    <w:rsid w:val="00FE214D"/>
    <w:rsid w:val="00FE23D7"/>
    <w:rsid w:val="00FE2453"/>
    <w:rsid w:val="00FE3DF7"/>
    <w:rsid w:val="00FE427F"/>
    <w:rsid w:val="00FE4331"/>
    <w:rsid w:val="00FE55CA"/>
    <w:rsid w:val="00FE5B23"/>
    <w:rsid w:val="00FE64FE"/>
    <w:rsid w:val="00FE653B"/>
    <w:rsid w:val="00FE6AC5"/>
    <w:rsid w:val="00FE71B8"/>
    <w:rsid w:val="00FE754A"/>
    <w:rsid w:val="00FE7623"/>
    <w:rsid w:val="00FE7C4F"/>
    <w:rsid w:val="00FE7DA8"/>
    <w:rsid w:val="00FE7EB1"/>
    <w:rsid w:val="00FF0199"/>
    <w:rsid w:val="00FF05DD"/>
    <w:rsid w:val="00FF0DBC"/>
    <w:rsid w:val="00FF12B0"/>
    <w:rsid w:val="00FF135E"/>
    <w:rsid w:val="00FF13D8"/>
    <w:rsid w:val="00FF3CF5"/>
    <w:rsid w:val="00FF43AA"/>
    <w:rsid w:val="00FF48DF"/>
    <w:rsid w:val="00FF4CA2"/>
    <w:rsid w:val="00FF59D4"/>
    <w:rsid w:val="00FF6015"/>
    <w:rsid w:val="00FF6635"/>
    <w:rsid w:val="00FF7136"/>
    <w:rsid w:val="00FF7587"/>
    <w:rsid w:val="00FF7CEA"/>
    <w:rsid w:val="028A4367"/>
    <w:rsid w:val="040F6116"/>
    <w:rsid w:val="042F312B"/>
    <w:rsid w:val="05A131C4"/>
    <w:rsid w:val="0633554A"/>
    <w:rsid w:val="069DC0F4"/>
    <w:rsid w:val="06D0F8F3"/>
    <w:rsid w:val="075F4226"/>
    <w:rsid w:val="0775E872"/>
    <w:rsid w:val="07A86F0C"/>
    <w:rsid w:val="08C41E0E"/>
    <w:rsid w:val="090FB081"/>
    <w:rsid w:val="099EF3AD"/>
    <w:rsid w:val="09F3BEC3"/>
    <w:rsid w:val="0AF11E98"/>
    <w:rsid w:val="0BE89BBA"/>
    <w:rsid w:val="0C791804"/>
    <w:rsid w:val="0CE3BD47"/>
    <w:rsid w:val="0D07F6F4"/>
    <w:rsid w:val="0D1E4290"/>
    <w:rsid w:val="0DA7EB0C"/>
    <w:rsid w:val="0E75A702"/>
    <w:rsid w:val="0F9F03D2"/>
    <w:rsid w:val="11933C20"/>
    <w:rsid w:val="11D0D09C"/>
    <w:rsid w:val="13115898"/>
    <w:rsid w:val="1441BC7B"/>
    <w:rsid w:val="14995AF2"/>
    <w:rsid w:val="16FF2CE2"/>
    <w:rsid w:val="181CEFDD"/>
    <w:rsid w:val="1A2949F5"/>
    <w:rsid w:val="1CFB1D49"/>
    <w:rsid w:val="1D3A78F7"/>
    <w:rsid w:val="1DA85731"/>
    <w:rsid w:val="1E7A1A5A"/>
    <w:rsid w:val="1F4E47F5"/>
    <w:rsid w:val="214F31E2"/>
    <w:rsid w:val="24307E70"/>
    <w:rsid w:val="244B348F"/>
    <w:rsid w:val="246100C1"/>
    <w:rsid w:val="2777ECDC"/>
    <w:rsid w:val="29CE9C82"/>
    <w:rsid w:val="2C50C346"/>
    <w:rsid w:val="2E4FD5A4"/>
    <w:rsid w:val="2EBFDFB1"/>
    <w:rsid w:val="2FF9E753"/>
    <w:rsid w:val="30A7228D"/>
    <w:rsid w:val="32301B68"/>
    <w:rsid w:val="3473F694"/>
    <w:rsid w:val="347C583A"/>
    <w:rsid w:val="356830A8"/>
    <w:rsid w:val="35D9C977"/>
    <w:rsid w:val="35DEC4A3"/>
    <w:rsid w:val="36FF55DC"/>
    <w:rsid w:val="38BE9967"/>
    <w:rsid w:val="38F2785F"/>
    <w:rsid w:val="3AD9B602"/>
    <w:rsid w:val="3B1DE3E4"/>
    <w:rsid w:val="3D4ECA53"/>
    <w:rsid w:val="3D93B15C"/>
    <w:rsid w:val="3E646338"/>
    <w:rsid w:val="3E6D03C9"/>
    <w:rsid w:val="3E7764D1"/>
    <w:rsid w:val="3EA8D51C"/>
    <w:rsid w:val="4018014C"/>
    <w:rsid w:val="40A00757"/>
    <w:rsid w:val="412B63A7"/>
    <w:rsid w:val="42236B40"/>
    <w:rsid w:val="42E5A571"/>
    <w:rsid w:val="43A9159E"/>
    <w:rsid w:val="43E81FBA"/>
    <w:rsid w:val="43E84132"/>
    <w:rsid w:val="45796860"/>
    <w:rsid w:val="459BFE2D"/>
    <w:rsid w:val="4770E2B8"/>
    <w:rsid w:val="48C4F93B"/>
    <w:rsid w:val="48D1CA95"/>
    <w:rsid w:val="492B3248"/>
    <w:rsid w:val="4B8E2B32"/>
    <w:rsid w:val="4C755C51"/>
    <w:rsid w:val="4CEADD92"/>
    <w:rsid w:val="50C4A56D"/>
    <w:rsid w:val="513909A6"/>
    <w:rsid w:val="5224773A"/>
    <w:rsid w:val="5248CCD7"/>
    <w:rsid w:val="53E7500D"/>
    <w:rsid w:val="56CFEAD0"/>
    <w:rsid w:val="576CE2FD"/>
    <w:rsid w:val="57CF85B5"/>
    <w:rsid w:val="58413BDA"/>
    <w:rsid w:val="587AA88A"/>
    <w:rsid w:val="58C5505C"/>
    <w:rsid w:val="5AAA75AA"/>
    <w:rsid w:val="5AE41E2F"/>
    <w:rsid w:val="5BA79A58"/>
    <w:rsid w:val="5C420579"/>
    <w:rsid w:val="5E614ED6"/>
    <w:rsid w:val="5F29270B"/>
    <w:rsid w:val="5F9E69AC"/>
    <w:rsid w:val="5F9FCA51"/>
    <w:rsid w:val="606B32D1"/>
    <w:rsid w:val="606B60A7"/>
    <w:rsid w:val="607AFEAB"/>
    <w:rsid w:val="6123AA86"/>
    <w:rsid w:val="627F1C67"/>
    <w:rsid w:val="647501D0"/>
    <w:rsid w:val="655688D4"/>
    <w:rsid w:val="6577A3D8"/>
    <w:rsid w:val="66671960"/>
    <w:rsid w:val="67751A27"/>
    <w:rsid w:val="67765198"/>
    <w:rsid w:val="67836B65"/>
    <w:rsid w:val="6797B865"/>
    <w:rsid w:val="68231998"/>
    <w:rsid w:val="68A737DB"/>
    <w:rsid w:val="68E61218"/>
    <w:rsid w:val="6AFF27BF"/>
    <w:rsid w:val="6BA92A47"/>
    <w:rsid w:val="6C8B675D"/>
    <w:rsid w:val="6D7BDB6C"/>
    <w:rsid w:val="6EED2B82"/>
    <w:rsid w:val="71624B21"/>
    <w:rsid w:val="7335E4D7"/>
    <w:rsid w:val="73B3412E"/>
    <w:rsid w:val="74EBE7EC"/>
    <w:rsid w:val="764DD69F"/>
    <w:rsid w:val="79EA4912"/>
    <w:rsid w:val="7B20BC97"/>
    <w:rsid w:val="7B924489"/>
    <w:rsid w:val="7D5157CC"/>
    <w:rsid w:val="7D7D43F9"/>
    <w:rsid w:val="7EF8C2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44678"/>
  <w15:docId w15:val="{B43F680B-EBED-44DB-8540-7A4CD679D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pPr>
        <w:spacing w:before="120"/>
        <w:ind w:left="714"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22C"/>
    <w:pPr>
      <w:keepLines/>
      <w:overflowPunct w:val="0"/>
      <w:autoSpaceDE w:val="0"/>
      <w:autoSpaceDN w:val="0"/>
      <w:adjustRightInd w:val="0"/>
      <w:spacing w:before="60" w:after="120"/>
      <w:ind w:left="737" w:firstLine="0"/>
      <w:jc w:val="both"/>
      <w:textAlignment w:val="baseline"/>
    </w:pPr>
    <w:rPr>
      <w:rFonts w:ascii="Trebuchet MS" w:eastAsia="Times New Roman" w:hAnsi="Trebuchet MS" w:cs="Arial"/>
      <w:lang w:eastAsia="en-US"/>
    </w:rPr>
  </w:style>
  <w:style w:type="paragraph" w:styleId="Heading1">
    <w:name w:val="heading 1"/>
    <w:aliases w:val="Heading 1 Title,Section,Section Title"/>
    <w:basedOn w:val="Normal"/>
    <w:next w:val="Normal"/>
    <w:link w:val="Heading1Char"/>
    <w:qFormat/>
    <w:rsid w:val="008321E3"/>
    <w:pPr>
      <w:keepNext/>
      <w:pageBreakBefore/>
      <w:numPr>
        <w:numId w:val="1"/>
      </w:numPr>
      <w:spacing w:before="240"/>
      <w:outlineLvl w:val="0"/>
    </w:pPr>
    <w:rPr>
      <w:b/>
      <w:sz w:val="28"/>
      <w:szCs w:val="24"/>
    </w:rPr>
  </w:style>
  <w:style w:type="paragraph" w:styleId="Heading2">
    <w:name w:val="heading 2"/>
    <w:aliases w:val="Major,T2,Sub-section Title,h2,H2,2,Level 2"/>
    <w:basedOn w:val="Normal"/>
    <w:next w:val="Normal"/>
    <w:link w:val="Heading2Char"/>
    <w:qFormat/>
    <w:rsid w:val="008321E3"/>
    <w:pPr>
      <w:numPr>
        <w:ilvl w:val="1"/>
        <w:numId w:val="1"/>
      </w:numPr>
      <w:spacing w:before="240"/>
      <w:outlineLvl w:val="1"/>
    </w:pPr>
    <w:rPr>
      <w:b/>
      <w:sz w:val="24"/>
    </w:rPr>
  </w:style>
  <w:style w:type="paragraph" w:styleId="Heading3">
    <w:name w:val="heading 3"/>
    <w:aliases w:val="Minor,H3,Org Heading 1,h1,Sub-sub section Title,Minor1,PARA3,PARA31"/>
    <w:basedOn w:val="Normal"/>
    <w:next w:val="Normal"/>
    <w:link w:val="Heading3Char"/>
    <w:qFormat/>
    <w:rsid w:val="00223142"/>
    <w:pPr>
      <w:numPr>
        <w:ilvl w:val="2"/>
        <w:numId w:val="1"/>
      </w:numPr>
      <w:tabs>
        <w:tab w:val="clear" w:pos="426"/>
        <w:tab w:val="num" w:pos="284"/>
      </w:tabs>
      <w:spacing w:before="120"/>
      <w:ind w:left="284"/>
      <w:outlineLvl w:val="2"/>
    </w:pPr>
    <w:rPr>
      <w:b/>
    </w:rPr>
  </w:style>
  <w:style w:type="paragraph" w:styleId="Heading4">
    <w:name w:val="heading 4"/>
    <w:aliases w:val="Sub-Minor,Paragraph Title,Heading 4R"/>
    <w:basedOn w:val="Normal"/>
    <w:next w:val="Normal"/>
    <w:link w:val="Heading4Char"/>
    <w:qFormat/>
    <w:rsid w:val="006C1E06"/>
    <w:pPr>
      <w:keepNext/>
      <w:numPr>
        <w:ilvl w:val="3"/>
        <w:numId w:val="1"/>
      </w:numPr>
      <w:spacing w:before="240"/>
      <w:outlineLvl w:val="3"/>
    </w:pPr>
    <w:rPr>
      <w:b/>
    </w:rPr>
  </w:style>
  <w:style w:type="paragraph" w:styleId="Heading5">
    <w:name w:val="heading 5"/>
    <w:aliases w:val="Blank 1"/>
    <w:basedOn w:val="Normal"/>
    <w:next w:val="Normal"/>
    <w:link w:val="Heading5Char"/>
    <w:qFormat/>
    <w:rsid w:val="006C1E06"/>
    <w:pPr>
      <w:numPr>
        <w:ilvl w:val="4"/>
        <w:numId w:val="1"/>
      </w:numPr>
      <w:spacing w:before="240"/>
      <w:outlineLvl w:val="4"/>
    </w:pPr>
    <w:rPr>
      <w:rFonts w:ascii="Arial" w:hAnsi="Arial"/>
    </w:rPr>
  </w:style>
  <w:style w:type="paragraph" w:styleId="Heading6">
    <w:name w:val="heading 6"/>
    <w:aliases w:val="Blank 2"/>
    <w:basedOn w:val="Normal"/>
    <w:next w:val="Normal"/>
    <w:link w:val="Heading6Char"/>
    <w:qFormat/>
    <w:rsid w:val="006C1E06"/>
    <w:pPr>
      <w:numPr>
        <w:ilvl w:val="5"/>
        <w:numId w:val="1"/>
      </w:numPr>
      <w:spacing w:before="240"/>
      <w:outlineLvl w:val="5"/>
    </w:pPr>
    <w:rPr>
      <w:rFonts w:ascii="Arial" w:hAnsi="Arial"/>
      <w:i/>
    </w:rPr>
  </w:style>
  <w:style w:type="paragraph" w:styleId="Heading7">
    <w:name w:val="heading 7"/>
    <w:aliases w:val="Blank 3"/>
    <w:basedOn w:val="Normal"/>
    <w:next w:val="Normal"/>
    <w:link w:val="Heading7Char"/>
    <w:qFormat/>
    <w:rsid w:val="006C1E06"/>
    <w:pPr>
      <w:numPr>
        <w:ilvl w:val="6"/>
        <w:numId w:val="1"/>
      </w:numPr>
      <w:spacing w:before="240"/>
      <w:outlineLvl w:val="6"/>
    </w:pPr>
    <w:rPr>
      <w:rFonts w:ascii="Arial" w:hAnsi="Arial"/>
    </w:rPr>
  </w:style>
  <w:style w:type="paragraph" w:styleId="Heading8">
    <w:name w:val="heading 8"/>
    <w:aliases w:val="Blank 4"/>
    <w:basedOn w:val="Normal"/>
    <w:next w:val="Normal"/>
    <w:link w:val="Heading8Char"/>
    <w:qFormat/>
    <w:rsid w:val="006C1E06"/>
    <w:pPr>
      <w:numPr>
        <w:ilvl w:val="7"/>
        <w:numId w:val="1"/>
      </w:numPr>
      <w:spacing w:before="240"/>
      <w:outlineLvl w:val="7"/>
    </w:pPr>
    <w:rPr>
      <w:rFonts w:ascii="Arial" w:hAnsi="Arial"/>
      <w:i/>
    </w:rPr>
  </w:style>
  <w:style w:type="paragraph" w:styleId="Heading9">
    <w:name w:val="heading 9"/>
    <w:aliases w:val="App Heading,Blank 5,App1"/>
    <w:basedOn w:val="Normal"/>
    <w:next w:val="Normal"/>
    <w:link w:val="Heading9Char"/>
    <w:qFormat/>
    <w:rsid w:val="006C1E06"/>
    <w:pPr>
      <w:numPr>
        <w:ilvl w:val="8"/>
        <w:numId w:val="1"/>
      </w:numPr>
      <w:spacing w:before="24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itle Char,Section Char,Section Title Char"/>
    <w:basedOn w:val="DefaultParagraphFont"/>
    <w:link w:val="Heading1"/>
    <w:rsid w:val="008321E3"/>
    <w:rPr>
      <w:rFonts w:ascii="Trebuchet MS" w:eastAsia="Times New Roman" w:hAnsi="Trebuchet MS" w:cs="Arial"/>
      <w:b/>
      <w:sz w:val="28"/>
      <w:szCs w:val="24"/>
      <w:lang w:eastAsia="en-US"/>
    </w:rPr>
  </w:style>
  <w:style w:type="character" w:customStyle="1" w:styleId="Heading2Char">
    <w:name w:val="Heading 2 Char"/>
    <w:aliases w:val="Major Char,T2 Char,Sub-section Title Char,h2 Char,H2 Char,2 Char,Level 2 Char"/>
    <w:basedOn w:val="DefaultParagraphFont"/>
    <w:link w:val="Heading2"/>
    <w:rsid w:val="008321E3"/>
    <w:rPr>
      <w:rFonts w:ascii="Trebuchet MS" w:eastAsia="Times New Roman" w:hAnsi="Trebuchet MS" w:cs="Arial"/>
      <w:b/>
      <w:sz w:val="24"/>
      <w:lang w:eastAsia="en-US"/>
    </w:rPr>
  </w:style>
  <w:style w:type="character" w:customStyle="1" w:styleId="Heading3Char">
    <w:name w:val="Heading 3 Char"/>
    <w:aliases w:val="Minor Char,H3 Char,Org Heading 1 Char,h1 Char,Sub-sub section Title Char,Minor1 Char,PARA3 Char,PARA31 Char"/>
    <w:basedOn w:val="DefaultParagraphFont"/>
    <w:link w:val="Heading3"/>
    <w:rsid w:val="00223142"/>
    <w:rPr>
      <w:rFonts w:ascii="Trebuchet MS" w:eastAsia="Times New Roman" w:hAnsi="Trebuchet MS" w:cs="Arial"/>
      <w:b/>
      <w:lang w:eastAsia="en-US"/>
    </w:rPr>
  </w:style>
  <w:style w:type="character" w:customStyle="1" w:styleId="Heading4Char">
    <w:name w:val="Heading 4 Char"/>
    <w:aliases w:val="Sub-Minor Char,Paragraph Title Char,Heading 4R Char"/>
    <w:basedOn w:val="DefaultParagraphFont"/>
    <w:link w:val="Heading4"/>
    <w:rsid w:val="006C1E06"/>
    <w:rPr>
      <w:rFonts w:ascii="Trebuchet MS" w:eastAsia="Times New Roman" w:hAnsi="Trebuchet MS" w:cs="Arial"/>
      <w:b/>
      <w:lang w:eastAsia="en-US"/>
    </w:rPr>
  </w:style>
  <w:style w:type="character" w:customStyle="1" w:styleId="Heading5Char">
    <w:name w:val="Heading 5 Char"/>
    <w:aliases w:val="Blank 1 Char"/>
    <w:basedOn w:val="DefaultParagraphFont"/>
    <w:link w:val="Heading5"/>
    <w:rsid w:val="006C1E06"/>
    <w:rPr>
      <w:rFonts w:ascii="Arial" w:eastAsia="Times New Roman" w:hAnsi="Arial" w:cs="Arial"/>
      <w:lang w:eastAsia="en-US"/>
    </w:rPr>
  </w:style>
  <w:style w:type="character" w:customStyle="1" w:styleId="Heading6Char">
    <w:name w:val="Heading 6 Char"/>
    <w:aliases w:val="Blank 2 Char"/>
    <w:basedOn w:val="DefaultParagraphFont"/>
    <w:link w:val="Heading6"/>
    <w:rsid w:val="006C1E06"/>
    <w:rPr>
      <w:rFonts w:ascii="Arial" w:eastAsia="Times New Roman" w:hAnsi="Arial" w:cs="Arial"/>
      <w:i/>
      <w:lang w:eastAsia="en-US"/>
    </w:rPr>
  </w:style>
  <w:style w:type="character" w:customStyle="1" w:styleId="Heading7Char">
    <w:name w:val="Heading 7 Char"/>
    <w:aliases w:val="Blank 3 Char"/>
    <w:basedOn w:val="DefaultParagraphFont"/>
    <w:link w:val="Heading7"/>
    <w:rsid w:val="006C1E06"/>
    <w:rPr>
      <w:rFonts w:ascii="Arial" w:eastAsia="Times New Roman" w:hAnsi="Arial" w:cs="Arial"/>
      <w:lang w:eastAsia="en-US"/>
    </w:rPr>
  </w:style>
  <w:style w:type="character" w:customStyle="1" w:styleId="Heading8Char">
    <w:name w:val="Heading 8 Char"/>
    <w:aliases w:val="Blank 4 Char"/>
    <w:basedOn w:val="DefaultParagraphFont"/>
    <w:link w:val="Heading8"/>
    <w:rsid w:val="006C1E06"/>
    <w:rPr>
      <w:rFonts w:ascii="Arial" w:eastAsia="Times New Roman" w:hAnsi="Arial" w:cs="Arial"/>
      <w:i/>
      <w:lang w:eastAsia="en-US"/>
    </w:rPr>
  </w:style>
  <w:style w:type="character" w:customStyle="1" w:styleId="Heading9Char">
    <w:name w:val="Heading 9 Char"/>
    <w:aliases w:val="App Heading Char,Blank 5 Char,App1 Char"/>
    <w:basedOn w:val="DefaultParagraphFont"/>
    <w:link w:val="Heading9"/>
    <w:rsid w:val="006C1E06"/>
    <w:rPr>
      <w:rFonts w:ascii="Arial" w:eastAsia="Times New Roman" w:hAnsi="Arial" w:cs="Arial"/>
      <w:i/>
      <w:sz w:val="18"/>
      <w:lang w:eastAsia="en-US"/>
    </w:rPr>
  </w:style>
  <w:style w:type="paragraph" w:styleId="TOC2">
    <w:name w:val="toc 2"/>
    <w:basedOn w:val="Normal"/>
    <w:next w:val="Normal"/>
    <w:uiPriority w:val="39"/>
    <w:rsid w:val="006C1E06"/>
    <w:pPr>
      <w:spacing w:before="0" w:after="0"/>
      <w:ind w:left="220"/>
      <w:jc w:val="left"/>
    </w:pPr>
    <w:rPr>
      <w:rFonts w:ascii="Calibri" w:hAnsi="Calibri"/>
      <w:caps/>
      <w:smallCaps/>
    </w:rPr>
  </w:style>
  <w:style w:type="paragraph" w:styleId="TOC1">
    <w:name w:val="toc 1"/>
    <w:basedOn w:val="Normal"/>
    <w:next w:val="Normal"/>
    <w:uiPriority w:val="39"/>
    <w:rsid w:val="006C1E06"/>
    <w:pPr>
      <w:spacing w:before="120"/>
      <w:ind w:left="0"/>
      <w:jc w:val="left"/>
    </w:pPr>
    <w:rPr>
      <w:rFonts w:ascii="Calibri" w:hAnsi="Calibri"/>
      <w:b/>
      <w:bCs/>
    </w:rPr>
  </w:style>
  <w:style w:type="paragraph" w:styleId="Footer">
    <w:name w:val="footer"/>
    <w:aliases w:val="fz"/>
    <w:basedOn w:val="Normal"/>
    <w:link w:val="FooterChar"/>
    <w:uiPriority w:val="99"/>
    <w:rsid w:val="006C1E06"/>
    <w:pPr>
      <w:tabs>
        <w:tab w:val="left" w:pos="1134"/>
        <w:tab w:val="left" w:pos="1985"/>
        <w:tab w:val="left" w:pos="8222"/>
      </w:tabs>
      <w:spacing w:after="0"/>
    </w:pPr>
  </w:style>
  <w:style w:type="character" w:customStyle="1" w:styleId="FooterChar">
    <w:name w:val="Footer Char"/>
    <w:aliases w:val="fz Char"/>
    <w:basedOn w:val="DefaultParagraphFont"/>
    <w:link w:val="Footer"/>
    <w:uiPriority w:val="99"/>
    <w:rsid w:val="006C1E06"/>
    <w:rPr>
      <w:rFonts w:ascii="Cambria" w:eastAsia="Times New Roman" w:hAnsi="Cambria" w:cs="Arial"/>
      <w:sz w:val="20"/>
      <w:szCs w:val="20"/>
    </w:rPr>
  </w:style>
  <w:style w:type="paragraph" w:styleId="Header">
    <w:name w:val="header"/>
    <w:basedOn w:val="Normal"/>
    <w:link w:val="HeaderChar"/>
    <w:uiPriority w:val="99"/>
    <w:rsid w:val="006C1E06"/>
    <w:pPr>
      <w:tabs>
        <w:tab w:val="left" w:pos="3686"/>
        <w:tab w:val="left" w:pos="8222"/>
      </w:tabs>
      <w:spacing w:before="0" w:after="0"/>
    </w:pPr>
  </w:style>
  <w:style w:type="character" w:customStyle="1" w:styleId="HeaderChar">
    <w:name w:val="Header Char"/>
    <w:basedOn w:val="DefaultParagraphFont"/>
    <w:link w:val="Header"/>
    <w:uiPriority w:val="99"/>
    <w:rsid w:val="006C1E06"/>
    <w:rPr>
      <w:rFonts w:ascii="Cambria" w:eastAsia="Times New Roman" w:hAnsi="Cambria" w:cs="Arial"/>
      <w:sz w:val="20"/>
      <w:szCs w:val="20"/>
    </w:rPr>
  </w:style>
  <w:style w:type="character" w:customStyle="1" w:styleId="FootnoteTextChar">
    <w:name w:val="Footnote Text Char"/>
    <w:basedOn w:val="DefaultParagraphFont"/>
    <w:link w:val="FootnoteText"/>
    <w:semiHidden/>
    <w:rsid w:val="006C1E06"/>
    <w:rPr>
      <w:rFonts w:ascii="Times New Roman" w:eastAsia="Times New Roman" w:hAnsi="Times New Roman" w:cs="Times New Roman"/>
      <w:sz w:val="20"/>
      <w:szCs w:val="20"/>
    </w:rPr>
  </w:style>
  <w:style w:type="paragraph" w:styleId="FootnoteText">
    <w:name w:val="footnote text"/>
    <w:basedOn w:val="Normal"/>
    <w:link w:val="FootnoteTextChar"/>
    <w:semiHidden/>
    <w:rsid w:val="006C1E06"/>
    <w:pPr>
      <w:ind w:left="360" w:hanging="360"/>
    </w:pPr>
    <w:rPr>
      <w:rFonts w:ascii="Times New Roman" w:hAnsi="Times New Roman" w:cs="Times New Roman"/>
    </w:rPr>
  </w:style>
  <w:style w:type="character" w:customStyle="1" w:styleId="FootnoteTextChar1">
    <w:name w:val="Footnote Text Char1"/>
    <w:basedOn w:val="DefaultParagraphFont"/>
    <w:uiPriority w:val="99"/>
    <w:semiHidden/>
    <w:rsid w:val="006C1E06"/>
    <w:rPr>
      <w:rFonts w:ascii="Cambria" w:eastAsia="Times New Roman" w:hAnsi="Cambria" w:cs="Arial"/>
      <w:sz w:val="20"/>
      <w:szCs w:val="20"/>
    </w:rPr>
  </w:style>
  <w:style w:type="paragraph" w:styleId="List">
    <w:name w:val="List"/>
    <w:basedOn w:val="Normal"/>
    <w:rsid w:val="006C1E06"/>
    <w:pPr>
      <w:spacing w:before="0" w:after="60"/>
      <w:ind w:left="1644" w:hanging="510"/>
    </w:pPr>
  </w:style>
  <w:style w:type="paragraph" w:customStyle="1" w:styleId="TableText">
    <w:name w:val="Table Text"/>
    <w:basedOn w:val="Normal"/>
    <w:rsid w:val="006C1E06"/>
    <w:pPr>
      <w:spacing w:after="60"/>
      <w:ind w:left="57" w:right="57"/>
      <w:jc w:val="left"/>
    </w:pPr>
  </w:style>
  <w:style w:type="paragraph" w:styleId="Title">
    <w:name w:val="Title"/>
    <w:aliases w:val="Table heading"/>
    <w:basedOn w:val="Normal"/>
    <w:next w:val="Normal"/>
    <w:link w:val="TitleChar"/>
    <w:qFormat/>
    <w:rsid w:val="002C5501"/>
    <w:pPr>
      <w:spacing w:before="120"/>
      <w:ind w:left="11" w:hanging="11"/>
      <w:jc w:val="left"/>
    </w:pPr>
    <w:rPr>
      <w:b/>
    </w:rPr>
  </w:style>
  <w:style w:type="character" w:customStyle="1" w:styleId="TitleChar">
    <w:name w:val="Title Char"/>
    <w:aliases w:val="Table heading Char"/>
    <w:basedOn w:val="DefaultParagraphFont"/>
    <w:link w:val="Title"/>
    <w:rsid w:val="002C5501"/>
    <w:rPr>
      <w:rFonts w:ascii="Trebuchet MS" w:eastAsia="Times New Roman" w:hAnsi="Trebuchet MS" w:cs="Arial"/>
      <w:b/>
      <w:sz w:val="22"/>
      <w:lang w:eastAsia="en-US"/>
    </w:rPr>
  </w:style>
  <w:style w:type="paragraph" w:styleId="ListBullet">
    <w:name w:val="List Bullet"/>
    <w:basedOn w:val="Normal"/>
    <w:rsid w:val="006C1E06"/>
    <w:pPr>
      <w:ind w:left="1003" w:hanging="283"/>
    </w:pPr>
  </w:style>
  <w:style w:type="paragraph" w:styleId="ListBullet2">
    <w:name w:val="List Bullet 2"/>
    <w:basedOn w:val="Normal"/>
    <w:rsid w:val="006C1E06"/>
    <w:pPr>
      <w:ind w:left="1723" w:hanging="283"/>
    </w:pPr>
  </w:style>
  <w:style w:type="paragraph" w:customStyle="1" w:styleId="Bullet">
    <w:name w:val="Bullet"/>
    <w:basedOn w:val="Normal"/>
    <w:rsid w:val="006C1E06"/>
    <w:pPr>
      <w:keepLines w:val="0"/>
      <w:spacing w:before="130" w:after="0"/>
      <w:ind w:left="851" w:hanging="284"/>
    </w:pPr>
    <w:rPr>
      <w:i/>
    </w:rPr>
  </w:style>
  <w:style w:type="character" w:customStyle="1" w:styleId="CommentTextChar">
    <w:name w:val="Comment Text Char"/>
    <w:basedOn w:val="DefaultParagraphFont"/>
    <w:link w:val="CommentText"/>
    <w:uiPriority w:val="99"/>
    <w:rsid w:val="006C1E06"/>
    <w:rPr>
      <w:rFonts w:ascii="Times New Roman" w:eastAsia="Times New Roman" w:hAnsi="Times New Roman" w:cs="Times New Roman"/>
      <w:sz w:val="20"/>
      <w:szCs w:val="20"/>
    </w:rPr>
  </w:style>
  <w:style w:type="paragraph" w:styleId="CommentText">
    <w:name w:val="annotation text"/>
    <w:basedOn w:val="Normal"/>
    <w:link w:val="CommentTextChar"/>
    <w:uiPriority w:val="99"/>
    <w:rsid w:val="006C1E06"/>
    <w:pPr>
      <w:keepLines w:val="0"/>
      <w:spacing w:before="0" w:after="0"/>
      <w:jc w:val="left"/>
    </w:pPr>
    <w:rPr>
      <w:rFonts w:ascii="Times New Roman" w:hAnsi="Times New Roman" w:cs="Times New Roman"/>
    </w:rPr>
  </w:style>
  <w:style w:type="character" w:customStyle="1" w:styleId="CommentTextChar1">
    <w:name w:val="Comment Text Char1"/>
    <w:basedOn w:val="DefaultParagraphFont"/>
    <w:uiPriority w:val="99"/>
    <w:semiHidden/>
    <w:rsid w:val="006C1E06"/>
    <w:rPr>
      <w:rFonts w:ascii="Cambria" w:eastAsia="Times New Roman" w:hAnsi="Cambria" w:cs="Arial"/>
      <w:sz w:val="20"/>
      <w:szCs w:val="20"/>
    </w:rPr>
  </w:style>
  <w:style w:type="paragraph" w:styleId="BlockText">
    <w:name w:val="Block Text"/>
    <w:basedOn w:val="Normal"/>
    <w:rsid w:val="006C1E06"/>
    <w:pPr>
      <w:keepNext/>
      <w:widowControl w:val="0"/>
      <w:tabs>
        <w:tab w:val="left" w:pos="4111"/>
      </w:tabs>
      <w:spacing w:before="0"/>
      <w:ind w:left="1134" w:right="567"/>
    </w:pPr>
    <w:rPr>
      <w:color w:val="0000FF"/>
    </w:rPr>
  </w:style>
  <w:style w:type="paragraph" w:styleId="NormalIndent">
    <w:name w:val="Normal Indent"/>
    <w:basedOn w:val="Normal"/>
    <w:rsid w:val="006C1E06"/>
    <w:pPr>
      <w:keepLines w:val="0"/>
      <w:spacing w:before="0" w:after="0"/>
      <w:jc w:val="left"/>
    </w:pPr>
    <w:rPr>
      <w:rFonts w:ascii="Arial" w:hAnsi="Arial"/>
    </w:rPr>
  </w:style>
  <w:style w:type="paragraph" w:customStyle="1" w:styleId="CoverBranding">
    <w:name w:val="Cover Branding"/>
    <w:basedOn w:val="CoverInformation"/>
    <w:rsid w:val="006C1E06"/>
    <w:pPr>
      <w:framePr w:hSpace="181" w:vSpace="181" w:wrap="around" w:x="3171"/>
    </w:pPr>
  </w:style>
  <w:style w:type="paragraph" w:customStyle="1" w:styleId="CoverInformation">
    <w:name w:val="Cover Information"/>
    <w:basedOn w:val="Normal"/>
    <w:rsid w:val="006C1E06"/>
    <w:pPr>
      <w:keepLines w:val="0"/>
      <w:framePr w:w="4536" w:hSpace="180" w:vSpace="180" w:wrap="auto" w:vAnchor="page" w:hAnchor="page" w:x="3601" w:y="14176"/>
      <w:spacing w:before="0" w:after="0" w:line="260" w:lineRule="exact"/>
      <w:ind w:left="284"/>
      <w:jc w:val="left"/>
    </w:pPr>
  </w:style>
  <w:style w:type="paragraph" w:customStyle="1" w:styleId="CoverPages">
    <w:name w:val="Cover Pages"/>
    <w:basedOn w:val="CoverInformation"/>
    <w:rsid w:val="006C1E06"/>
    <w:pPr>
      <w:framePr w:hSpace="181" w:vSpace="181" w:wrap="around" w:x="3171"/>
    </w:pPr>
    <w:rPr>
      <w:i/>
    </w:rPr>
  </w:style>
  <w:style w:type="paragraph" w:customStyle="1" w:styleId="CoverReference">
    <w:name w:val="Cover Reference"/>
    <w:basedOn w:val="CoverInformation"/>
    <w:rsid w:val="006C1E06"/>
    <w:pPr>
      <w:framePr w:hSpace="181" w:vSpace="181" w:wrap="around" w:x="3171"/>
    </w:pPr>
  </w:style>
  <w:style w:type="paragraph" w:customStyle="1" w:styleId="CoverClientName">
    <w:name w:val="Cover Client Name"/>
    <w:basedOn w:val="Normal"/>
    <w:rsid w:val="006C1E06"/>
    <w:pPr>
      <w:keepLines w:val="0"/>
      <w:framePr w:w="5999" w:hSpace="180" w:vSpace="180" w:wrap="auto" w:vAnchor="page" w:hAnchor="text" w:xAlign="center" w:y="3841"/>
      <w:tabs>
        <w:tab w:val="left" w:pos="-140"/>
      </w:tabs>
      <w:spacing w:before="80" w:after="520"/>
      <w:ind w:left="567"/>
      <w:jc w:val="left"/>
    </w:pPr>
    <w:rPr>
      <w:b/>
      <w:sz w:val="26"/>
    </w:rPr>
  </w:style>
  <w:style w:type="paragraph" w:customStyle="1" w:styleId="CoverTitle">
    <w:name w:val="Cover Title"/>
    <w:basedOn w:val="Normal"/>
    <w:rsid w:val="006C1E06"/>
    <w:pPr>
      <w:keepLines w:val="0"/>
      <w:framePr w:w="5999" w:hSpace="180" w:vSpace="180" w:wrap="auto" w:vAnchor="page" w:hAnchor="text" w:xAlign="center" w:y="3841"/>
      <w:spacing w:before="0" w:after="0" w:line="440" w:lineRule="exact"/>
      <w:ind w:left="567"/>
      <w:jc w:val="left"/>
    </w:pPr>
    <w:rPr>
      <w:sz w:val="36"/>
    </w:rPr>
  </w:style>
  <w:style w:type="paragraph" w:customStyle="1" w:styleId="CoverSubTitle">
    <w:name w:val="Cover SubTitle"/>
    <w:basedOn w:val="SubCoverTitle"/>
    <w:rsid w:val="006C1E06"/>
    <w:pPr>
      <w:framePr w:w="5670" w:h="2948" w:hRule="exact" w:hSpace="0" w:vSpace="181" w:wrap="notBeside" w:vAnchor="margin" w:hAnchor="page" w:x="3171" w:y="5671" w:anchorLock="1"/>
      <w:ind w:left="284"/>
    </w:pPr>
  </w:style>
  <w:style w:type="paragraph" w:customStyle="1" w:styleId="SubCoverTitle">
    <w:name w:val="Sub Cover Title"/>
    <w:basedOn w:val="CoverTitle"/>
    <w:rsid w:val="006C1E06"/>
    <w:pPr>
      <w:framePr w:wrap="auto"/>
    </w:pPr>
    <w:rPr>
      <w:sz w:val="26"/>
    </w:rPr>
  </w:style>
  <w:style w:type="paragraph" w:customStyle="1" w:styleId="CoverDate">
    <w:name w:val="Cover Date"/>
    <w:basedOn w:val="CoverSubTitle"/>
    <w:rsid w:val="006C1E06"/>
    <w:pPr>
      <w:framePr w:wrap="notBeside"/>
    </w:pPr>
  </w:style>
  <w:style w:type="paragraph" w:customStyle="1" w:styleId="Text">
    <w:name w:val="Text"/>
    <w:basedOn w:val="Normal"/>
    <w:rsid w:val="006C1E06"/>
    <w:pPr>
      <w:keepLines w:val="0"/>
      <w:spacing w:before="130" w:after="0"/>
    </w:pPr>
  </w:style>
  <w:style w:type="paragraph" w:customStyle="1" w:styleId="Appendix">
    <w:name w:val="Appendix"/>
    <w:basedOn w:val="Normal"/>
    <w:next w:val="Normal"/>
    <w:rsid w:val="006C1E06"/>
    <w:pPr>
      <w:pageBreakBefore/>
      <w:numPr>
        <w:numId w:val="2"/>
      </w:numPr>
      <w:tabs>
        <w:tab w:val="clear" w:pos="1440"/>
        <w:tab w:val="num" w:pos="2268"/>
      </w:tabs>
      <w:overflowPunct/>
      <w:autoSpaceDE/>
      <w:autoSpaceDN/>
      <w:adjustRightInd/>
      <w:spacing w:before="120" w:after="0"/>
      <w:jc w:val="left"/>
      <w:textAlignment w:val="auto"/>
    </w:pPr>
    <w:rPr>
      <w:rFonts w:ascii="Univers" w:hAnsi="Univers"/>
      <w:b/>
      <w:sz w:val="32"/>
    </w:rPr>
  </w:style>
  <w:style w:type="paragraph" w:styleId="BodyTextIndent">
    <w:name w:val="Body Text Indent"/>
    <w:basedOn w:val="Normal"/>
    <w:link w:val="BodyTextIndentChar"/>
    <w:rsid w:val="006C1E06"/>
    <w:pPr>
      <w:ind w:left="720"/>
    </w:pPr>
  </w:style>
  <w:style w:type="character" w:customStyle="1" w:styleId="BodyTextIndentChar">
    <w:name w:val="Body Text Indent Char"/>
    <w:basedOn w:val="DefaultParagraphFont"/>
    <w:link w:val="BodyTextIndent"/>
    <w:rsid w:val="006C1E06"/>
    <w:rPr>
      <w:rFonts w:ascii="Cambria" w:eastAsia="Times New Roman" w:hAnsi="Cambria" w:cs="Arial"/>
      <w:szCs w:val="20"/>
    </w:rPr>
  </w:style>
  <w:style w:type="paragraph" w:styleId="BodyTextIndent2">
    <w:name w:val="Body Text Indent 2"/>
    <w:basedOn w:val="Normal"/>
    <w:link w:val="BodyTextIndent2Char"/>
    <w:rsid w:val="006C1E06"/>
  </w:style>
  <w:style w:type="character" w:customStyle="1" w:styleId="BodyTextIndent2Char">
    <w:name w:val="Body Text Indent 2 Char"/>
    <w:basedOn w:val="DefaultParagraphFont"/>
    <w:link w:val="BodyTextIndent2"/>
    <w:rsid w:val="006C1E06"/>
    <w:rPr>
      <w:rFonts w:ascii="Cambria" w:eastAsia="Times New Roman" w:hAnsi="Cambria" w:cs="Arial"/>
      <w:szCs w:val="20"/>
    </w:rPr>
  </w:style>
  <w:style w:type="paragraph" w:customStyle="1" w:styleId="synbullet">
    <w:name w:val="syn_bullet"/>
    <w:basedOn w:val="Normal"/>
    <w:rsid w:val="006C1E06"/>
    <w:pPr>
      <w:keepLines w:val="0"/>
      <w:numPr>
        <w:numId w:val="4"/>
      </w:numPr>
      <w:overflowPunct/>
      <w:autoSpaceDE/>
      <w:autoSpaceDN/>
      <w:adjustRightInd/>
      <w:spacing w:before="120" w:after="0"/>
      <w:jc w:val="left"/>
      <w:textAlignment w:val="auto"/>
    </w:pPr>
    <w:rPr>
      <w:rFonts w:ascii="Univers" w:hAnsi="Univers"/>
    </w:rPr>
  </w:style>
  <w:style w:type="character" w:styleId="Hyperlink">
    <w:name w:val="Hyperlink"/>
    <w:basedOn w:val="DefaultParagraphFont"/>
    <w:uiPriority w:val="99"/>
    <w:rsid w:val="00A07BF6"/>
    <w:rPr>
      <w:rFonts w:ascii="Trebuchet MS" w:hAnsi="Trebuchet MS"/>
      <w:color w:val="0000FF"/>
      <w:u w:val="single"/>
    </w:rPr>
  </w:style>
  <w:style w:type="paragraph" w:styleId="List2">
    <w:name w:val="List 2"/>
    <w:basedOn w:val="Normal"/>
    <w:rsid w:val="006C1E06"/>
    <w:pPr>
      <w:keepLines w:val="0"/>
      <w:tabs>
        <w:tab w:val="num" w:pos="360"/>
      </w:tabs>
      <w:overflowPunct/>
      <w:autoSpaceDE/>
      <w:autoSpaceDN/>
      <w:adjustRightInd/>
      <w:spacing w:before="40" w:after="40"/>
      <w:ind w:left="360" w:hanging="360"/>
      <w:textAlignment w:val="auto"/>
    </w:pPr>
    <w:rPr>
      <w:rFonts w:ascii="SwissReSans" w:hAnsi="SwissReSans"/>
      <w:lang w:val="en-US"/>
    </w:rPr>
  </w:style>
  <w:style w:type="paragraph" w:customStyle="1" w:styleId="Appendix3">
    <w:name w:val="Appendix 3"/>
    <w:basedOn w:val="Normal"/>
    <w:next w:val="Normal"/>
    <w:rsid w:val="006C1E06"/>
    <w:pPr>
      <w:keepLines w:val="0"/>
      <w:tabs>
        <w:tab w:val="num" w:pos="851"/>
      </w:tabs>
      <w:overflowPunct/>
      <w:autoSpaceDE/>
      <w:autoSpaceDN/>
      <w:adjustRightInd/>
      <w:spacing w:before="120" w:after="0"/>
      <w:ind w:left="851" w:hanging="851"/>
      <w:jc w:val="left"/>
      <w:textAlignment w:val="auto"/>
      <w:outlineLvl w:val="2"/>
    </w:pPr>
    <w:rPr>
      <w:rFonts w:ascii="Univers" w:hAnsi="Univers"/>
    </w:rPr>
  </w:style>
  <w:style w:type="paragraph" w:styleId="BodyTextIndent3">
    <w:name w:val="Body Text Indent 3"/>
    <w:basedOn w:val="Normal"/>
    <w:link w:val="BodyTextIndent3Char"/>
    <w:rsid w:val="006C1E06"/>
    <w:pPr>
      <w:ind w:left="426"/>
    </w:pPr>
    <w:rPr>
      <w:rFonts w:ascii="Arial" w:hAnsi="Arial"/>
      <w:bCs/>
    </w:rPr>
  </w:style>
  <w:style w:type="character" w:customStyle="1" w:styleId="BodyTextIndent3Char">
    <w:name w:val="Body Text Indent 3 Char"/>
    <w:basedOn w:val="DefaultParagraphFont"/>
    <w:link w:val="BodyTextIndent3"/>
    <w:rsid w:val="006C1E06"/>
    <w:rPr>
      <w:rFonts w:ascii="Arial" w:eastAsia="Times New Roman" w:hAnsi="Arial" w:cs="Arial"/>
      <w:bCs/>
      <w:szCs w:val="20"/>
    </w:rPr>
  </w:style>
  <w:style w:type="paragraph" w:customStyle="1" w:styleId="Numbering">
    <w:name w:val="Numbering"/>
    <w:basedOn w:val="Normal"/>
    <w:rsid w:val="006C1E06"/>
    <w:pPr>
      <w:keepLines w:val="0"/>
      <w:spacing w:before="130" w:after="0"/>
      <w:ind w:left="284" w:hanging="284"/>
    </w:pPr>
  </w:style>
  <w:style w:type="paragraph" w:customStyle="1" w:styleId="Double">
    <w:name w:val="Double"/>
    <w:basedOn w:val="Normal"/>
    <w:rsid w:val="006C1E06"/>
    <w:pPr>
      <w:keepLines w:val="0"/>
      <w:spacing w:before="0" w:after="130"/>
      <w:jc w:val="right"/>
    </w:pPr>
    <w:rPr>
      <w:u w:val="double"/>
    </w:rPr>
  </w:style>
  <w:style w:type="paragraph" w:customStyle="1" w:styleId="Single">
    <w:name w:val="Single"/>
    <w:basedOn w:val="Normal"/>
    <w:rsid w:val="006C1E06"/>
    <w:pPr>
      <w:keepLines w:val="0"/>
      <w:spacing w:before="0" w:after="130"/>
      <w:jc w:val="right"/>
    </w:pPr>
    <w:rPr>
      <w:u w:val="single"/>
    </w:rPr>
  </w:style>
  <w:style w:type="paragraph" w:customStyle="1" w:styleId="Subject">
    <w:name w:val="Subject"/>
    <w:basedOn w:val="Normal"/>
    <w:next w:val="Normal"/>
    <w:rsid w:val="006C1E06"/>
    <w:pPr>
      <w:spacing w:before="0" w:after="130" w:line="260" w:lineRule="exact"/>
    </w:pPr>
    <w:rPr>
      <w:b/>
    </w:rPr>
  </w:style>
  <w:style w:type="paragraph" w:customStyle="1" w:styleId="Tablehead">
    <w:name w:val="Tablehead"/>
    <w:basedOn w:val="Normal"/>
    <w:rsid w:val="006C1E06"/>
    <w:pPr>
      <w:keepLines w:val="0"/>
      <w:spacing w:before="130" w:after="0"/>
      <w:jc w:val="right"/>
    </w:pPr>
    <w:rPr>
      <w:sz w:val="18"/>
    </w:rPr>
  </w:style>
  <w:style w:type="paragraph" w:customStyle="1" w:styleId="Tabletext0">
    <w:name w:val="Tabletext"/>
    <w:basedOn w:val="Normal"/>
    <w:rsid w:val="006C1E06"/>
    <w:pPr>
      <w:keepLines w:val="0"/>
      <w:spacing w:before="0" w:after="0"/>
      <w:ind w:left="153" w:hanging="153"/>
      <w:jc w:val="left"/>
    </w:pPr>
    <w:rPr>
      <w:sz w:val="18"/>
    </w:rPr>
  </w:style>
  <w:style w:type="paragraph" w:styleId="Caption">
    <w:name w:val="caption"/>
    <w:basedOn w:val="Normal"/>
    <w:next w:val="Normal"/>
    <w:qFormat/>
    <w:rsid w:val="009D0B81"/>
    <w:pPr>
      <w:keepLines w:val="0"/>
      <w:spacing w:before="240"/>
      <w:ind w:left="0"/>
    </w:pPr>
    <w:rPr>
      <w:b/>
      <w:caps/>
      <w:sz w:val="24"/>
    </w:rPr>
  </w:style>
  <w:style w:type="paragraph" w:customStyle="1" w:styleId="Source">
    <w:name w:val="Source"/>
    <w:basedOn w:val="Normal"/>
    <w:next w:val="Text"/>
    <w:rsid w:val="006C1E06"/>
    <w:pPr>
      <w:spacing w:before="0" w:after="130" w:line="260" w:lineRule="exact"/>
    </w:pPr>
    <w:rPr>
      <w:i/>
      <w:sz w:val="18"/>
    </w:rPr>
  </w:style>
  <w:style w:type="paragraph" w:customStyle="1" w:styleId="Denomination">
    <w:name w:val="Denomination"/>
    <w:basedOn w:val="Tablehead"/>
    <w:rsid w:val="006C1E06"/>
    <w:pPr>
      <w:spacing w:before="0"/>
    </w:pPr>
  </w:style>
  <w:style w:type="character" w:customStyle="1" w:styleId="EndnoteTextChar">
    <w:name w:val="Endnote Text Char"/>
    <w:basedOn w:val="DefaultParagraphFont"/>
    <w:link w:val="EndnoteText"/>
    <w:semiHidden/>
    <w:rsid w:val="006C1E06"/>
    <w:rPr>
      <w:rFonts w:ascii="Times New Roman" w:eastAsia="Times New Roman" w:hAnsi="Times New Roman" w:cs="Times New Roman"/>
      <w:sz w:val="18"/>
      <w:szCs w:val="20"/>
    </w:rPr>
  </w:style>
  <w:style w:type="paragraph" w:styleId="EndnoteText">
    <w:name w:val="endnote text"/>
    <w:basedOn w:val="Normal"/>
    <w:link w:val="EndnoteTextChar"/>
    <w:semiHidden/>
    <w:rsid w:val="006C1E06"/>
    <w:pPr>
      <w:keepLines w:val="0"/>
      <w:spacing w:before="0" w:after="180"/>
      <w:jc w:val="left"/>
    </w:pPr>
    <w:rPr>
      <w:rFonts w:ascii="Times New Roman" w:hAnsi="Times New Roman" w:cs="Times New Roman"/>
      <w:sz w:val="18"/>
    </w:rPr>
  </w:style>
  <w:style w:type="character" w:customStyle="1" w:styleId="EndnoteTextChar1">
    <w:name w:val="Endnote Text Char1"/>
    <w:basedOn w:val="DefaultParagraphFont"/>
    <w:uiPriority w:val="99"/>
    <w:semiHidden/>
    <w:rsid w:val="006C1E06"/>
    <w:rPr>
      <w:rFonts w:ascii="Cambria" w:eastAsia="Times New Roman" w:hAnsi="Cambria" w:cs="Arial"/>
      <w:sz w:val="20"/>
      <w:szCs w:val="20"/>
    </w:rPr>
  </w:style>
  <w:style w:type="paragraph" w:styleId="ListNumber2">
    <w:name w:val="List Number 2"/>
    <w:basedOn w:val="ListBullet2"/>
    <w:rsid w:val="006C1E06"/>
    <w:pPr>
      <w:keepLines w:val="0"/>
      <w:spacing w:before="0" w:after="260"/>
      <w:ind w:left="566"/>
    </w:pPr>
  </w:style>
  <w:style w:type="paragraph" w:customStyle="1" w:styleId="AlignBrackets">
    <w:name w:val="AlignBrackets"/>
    <w:basedOn w:val="Normal"/>
    <w:rsid w:val="006C1E06"/>
    <w:pPr>
      <w:keepLines w:val="0"/>
      <w:spacing w:before="0" w:after="0"/>
      <w:ind w:left="153" w:right="-57" w:hanging="153"/>
      <w:jc w:val="right"/>
    </w:pPr>
    <w:rPr>
      <w:sz w:val="18"/>
    </w:rPr>
  </w:style>
  <w:style w:type="paragraph" w:customStyle="1" w:styleId="AlignWithoutBrackets">
    <w:name w:val="AlignWithoutBrackets"/>
    <w:basedOn w:val="Tabletext0"/>
    <w:rsid w:val="006C1E06"/>
    <w:pPr>
      <w:jc w:val="right"/>
    </w:pPr>
  </w:style>
  <w:style w:type="paragraph" w:customStyle="1" w:styleId="Tablenums">
    <w:name w:val="Tablenums"/>
    <w:basedOn w:val="Normal"/>
    <w:rsid w:val="006C1E06"/>
    <w:pPr>
      <w:keepLines w:val="0"/>
      <w:tabs>
        <w:tab w:val="decimal" w:pos="794"/>
      </w:tabs>
      <w:spacing w:before="0" w:after="0"/>
      <w:jc w:val="left"/>
    </w:pPr>
    <w:rPr>
      <w:sz w:val="18"/>
    </w:rPr>
  </w:style>
  <w:style w:type="paragraph" w:styleId="ListNumber">
    <w:name w:val="List Number"/>
    <w:basedOn w:val="Normal"/>
    <w:rsid w:val="006C1E06"/>
    <w:pPr>
      <w:keepLines w:val="0"/>
      <w:spacing w:before="130" w:after="0"/>
      <w:ind w:left="284" w:hanging="284"/>
      <w:jc w:val="left"/>
    </w:pPr>
  </w:style>
  <w:style w:type="paragraph" w:customStyle="1" w:styleId="H4Level3Paras">
    <w:name w:val="H4Level3Paras"/>
    <w:basedOn w:val="Text"/>
    <w:next w:val="Heading3"/>
    <w:rsid w:val="006C1E06"/>
    <w:pPr>
      <w:tabs>
        <w:tab w:val="left" w:pos="284"/>
      </w:tabs>
      <w:spacing w:before="360" w:after="260"/>
      <w:ind w:left="-851"/>
    </w:pPr>
    <w:rPr>
      <w:b/>
      <w:i/>
    </w:rPr>
  </w:style>
  <w:style w:type="paragraph" w:customStyle="1" w:styleId="AlignBracketsOne">
    <w:name w:val="AlignBracketsOne"/>
    <w:basedOn w:val="Normal"/>
    <w:rsid w:val="006C1E06"/>
    <w:pPr>
      <w:keepLines w:val="0"/>
      <w:spacing w:before="0" w:after="0"/>
      <w:ind w:left="153" w:hanging="153"/>
      <w:jc w:val="right"/>
    </w:pPr>
    <w:rPr>
      <w:sz w:val="18"/>
    </w:rPr>
  </w:style>
  <w:style w:type="paragraph" w:customStyle="1" w:styleId="AlignBracketsTwo">
    <w:name w:val="AlignBracketsTwo"/>
    <w:basedOn w:val="Normal"/>
    <w:rsid w:val="006C1E06"/>
    <w:pPr>
      <w:keepLines w:val="0"/>
      <w:spacing w:before="0" w:after="0"/>
      <w:ind w:left="153" w:right="57" w:hanging="153"/>
      <w:jc w:val="right"/>
    </w:pPr>
    <w:rPr>
      <w:sz w:val="18"/>
    </w:rPr>
  </w:style>
  <w:style w:type="paragraph" w:customStyle="1" w:styleId="AlignWithoutOne">
    <w:name w:val="AlignWithoutOne"/>
    <w:basedOn w:val="Normal"/>
    <w:rsid w:val="006C1E06"/>
    <w:pPr>
      <w:keepLines w:val="0"/>
      <w:spacing w:before="0" w:after="0"/>
      <w:ind w:left="153" w:right="57" w:hanging="153"/>
      <w:jc w:val="right"/>
    </w:pPr>
    <w:rPr>
      <w:sz w:val="18"/>
    </w:rPr>
  </w:style>
  <w:style w:type="paragraph" w:customStyle="1" w:styleId="AlignWithoutTwo">
    <w:name w:val="AlignWithoutTwo"/>
    <w:basedOn w:val="Normal"/>
    <w:rsid w:val="006C1E06"/>
    <w:pPr>
      <w:keepLines w:val="0"/>
      <w:spacing w:before="0" w:after="0"/>
      <w:ind w:left="153" w:right="113" w:hanging="153"/>
      <w:jc w:val="right"/>
    </w:pPr>
    <w:rPr>
      <w:sz w:val="18"/>
    </w:rPr>
  </w:style>
  <w:style w:type="paragraph" w:customStyle="1" w:styleId="Denomination1">
    <w:name w:val="Denomination1"/>
    <w:basedOn w:val="Normal"/>
    <w:rsid w:val="006C1E06"/>
    <w:pPr>
      <w:keepLines w:val="0"/>
      <w:spacing w:before="0" w:after="0"/>
      <w:ind w:right="113"/>
      <w:jc w:val="right"/>
    </w:pPr>
    <w:rPr>
      <w:sz w:val="18"/>
    </w:rPr>
  </w:style>
  <w:style w:type="paragraph" w:customStyle="1" w:styleId="Denomination2">
    <w:name w:val="Denomination2"/>
    <w:basedOn w:val="Normal"/>
    <w:rsid w:val="006C1E06"/>
    <w:pPr>
      <w:keepLines w:val="0"/>
      <w:spacing w:before="0" w:after="0"/>
      <w:ind w:right="113"/>
      <w:jc w:val="right"/>
    </w:pPr>
    <w:rPr>
      <w:sz w:val="18"/>
    </w:rPr>
  </w:style>
  <w:style w:type="paragraph" w:customStyle="1" w:styleId="Tabletext1">
    <w:name w:val="Tabletext1"/>
    <w:basedOn w:val="Normal"/>
    <w:rsid w:val="006C1E06"/>
    <w:pPr>
      <w:keepLines w:val="0"/>
      <w:spacing w:before="130" w:after="0"/>
      <w:ind w:right="57"/>
      <w:jc w:val="right"/>
    </w:pPr>
    <w:rPr>
      <w:sz w:val="18"/>
    </w:rPr>
  </w:style>
  <w:style w:type="paragraph" w:customStyle="1" w:styleId="Tabletext2">
    <w:name w:val="Tabletext2"/>
    <w:basedOn w:val="Normal"/>
    <w:rsid w:val="006C1E06"/>
    <w:pPr>
      <w:keepLines w:val="0"/>
      <w:spacing w:before="130" w:after="0"/>
      <w:ind w:right="113"/>
      <w:jc w:val="right"/>
    </w:pPr>
    <w:rPr>
      <w:sz w:val="18"/>
    </w:rPr>
  </w:style>
  <w:style w:type="paragraph" w:customStyle="1" w:styleId="Tablehead1">
    <w:name w:val="Tablehead1"/>
    <w:basedOn w:val="Normal"/>
    <w:rsid w:val="006C1E06"/>
    <w:pPr>
      <w:keepLines w:val="0"/>
      <w:spacing w:before="130" w:after="0"/>
      <w:ind w:right="113"/>
      <w:jc w:val="right"/>
    </w:pPr>
    <w:rPr>
      <w:sz w:val="18"/>
    </w:rPr>
  </w:style>
  <w:style w:type="paragraph" w:styleId="EnvelopeAddress">
    <w:name w:val="envelope address"/>
    <w:basedOn w:val="Normal"/>
    <w:rsid w:val="006C1E06"/>
    <w:pPr>
      <w:keepLines w:val="0"/>
      <w:framePr w:w="7920" w:h="1980" w:hRule="exact" w:hSpace="180" w:wrap="auto" w:hAnchor="page" w:xAlign="center" w:yAlign="bottom"/>
      <w:spacing w:before="0" w:after="0"/>
      <w:ind w:left="2880"/>
    </w:pPr>
    <w:rPr>
      <w:sz w:val="24"/>
    </w:rPr>
  </w:style>
  <w:style w:type="paragraph" w:customStyle="1" w:styleId="KPMGLargelogo">
    <w:name w:val="KPMG Large logo"/>
    <w:basedOn w:val="Normal"/>
    <w:rsid w:val="006C1E06"/>
    <w:pPr>
      <w:keepLines w:val="0"/>
      <w:spacing w:before="0" w:after="0"/>
    </w:pPr>
    <w:rPr>
      <w:rFonts w:ascii="KPMG Logo" w:hAnsi="KPMG Logo"/>
      <w:sz w:val="44"/>
    </w:rPr>
  </w:style>
  <w:style w:type="paragraph" w:customStyle="1" w:styleId="KPMGSmalllogo">
    <w:name w:val="KPMG Small logo"/>
    <w:basedOn w:val="Normal"/>
    <w:rsid w:val="006C1E06"/>
    <w:pPr>
      <w:keepLines w:val="0"/>
      <w:spacing w:before="360" w:after="0"/>
    </w:pPr>
    <w:rPr>
      <w:rFonts w:ascii="KPMG Logo" w:hAnsi="KPMG Logo"/>
    </w:rPr>
  </w:style>
  <w:style w:type="paragraph" w:customStyle="1" w:styleId="NoDecAlign">
    <w:name w:val="NoDecAlign"/>
    <w:basedOn w:val="Normal"/>
    <w:rsid w:val="006C1E06"/>
    <w:pPr>
      <w:keepLines w:val="0"/>
      <w:tabs>
        <w:tab w:val="decimal" w:pos="1021"/>
      </w:tabs>
      <w:spacing w:before="0" w:after="0"/>
      <w:jc w:val="left"/>
    </w:pPr>
    <w:rPr>
      <w:sz w:val="18"/>
    </w:rPr>
  </w:style>
  <w:style w:type="paragraph" w:customStyle="1" w:styleId="OneDecAlign">
    <w:name w:val="OneDecAlign"/>
    <w:basedOn w:val="Normal"/>
    <w:rsid w:val="006C1E06"/>
    <w:pPr>
      <w:keepLines w:val="0"/>
      <w:tabs>
        <w:tab w:val="decimal" w:pos="879"/>
      </w:tabs>
      <w:spacing w:before="0" w:after="0"/>
      <w:jc w:val="left"/>
    </w:pPr>
    <w:rPr>
      <w:sz w:val="18"/>
    </w:rPr>
  </w:style>
  <w:style w:type="paragraph" w:customStyle="1" w:styleId="TwoDecAlign">
    <w:name w:val="TwoDecAlign"/>
    <w:basedOn w:val="Normal"/>
    <w:rsid w:val="006C1E06"/>
    <w:pPr>
      <w:keepLines w:val="0"/>
      <w:tabs>
        <w:tab w:val="decimal" w:pos="794"/>
      </w:tabs>
      <w:spacing w:before="0" w:after="0"/>
      <w:jc w:val="left"/>
    </w:pPr>
    <w:rPr>
      <w:sz w:val="18"/>
    </w:rPr>
  </w:style>
  <w:style w:type="paragraph" w:customStyle="1" w:styleId="IndentedText">
    <w:name w:val="IndentedText"/>
    <w:basedOn w:val="Text"/>
    <w:rsid w:val="006C1E06"/>
    <w:pPr>
      <w:tabs>
        <w:tab w:val="left" w:pos="284"/>
      </w:tabs>
      <w:spacing w:before="0" w:after="260"/>
    </w:pPr>
  </w:style>
  <w:style w:type="paragraph" w:customStyle="1" w:styleId="OSIIGStep">
    <w:name w:val="OSIIG Step"/>
    <w:basedOn w:val="Normal"/>
    <w:rsid w:val="006C1E06"/>
    <w:pPr>
      <w:keepNext/>
      <w:keepLines w:val="0"/>
      <w:tabs>
        <w:tab w:val="left" w:pos="4320"/>
      </w:tabs>
      <w:spacing w:before="0" w:after="0"/>
      <w:jc w:val="left"/>
    </w:pPr>
    <w:rPr>
      <w:rFonts w:ascii="Book Antiqua" w:hAnsi="Book Antiqua"/>
      <w:lang w:val="en-US"/>
    </w:rPr>
  </w:style>
  <w:style w:type="paragraph" w:customStyle="1" w:styleId="Description">
    <w:name w:val="Description"/>
    <w:basedOn w:val="Normal"/>
    <w:next w:val="Normal"/>
    <w:rsid w:val="006C1E06"/>
    <w:pPr>
      <w:keepNext/>
      <w:keepLines w:val="0"/>
      <w:tabs>
        <w:tab w:val="left" w:pos="1260"/>
        <w:tab w:val="left" w:pos="5580"/>
        <w:tab w:val="left" w:pos="7020"/>
      </w:tabs>
      <w:spacing w:before="240" w:after="0"/>
      <w:jc w:val="left"/>
    </w:pPr>
    <w:rPr>
      <w:rFonts w:ascii="Book Antiqua" w:hAnsi="Book Antiqua"/>
      <w:b/>
      <w:lang w:val="en-US"/>
    </w:rPr>
  </w:style>
  <w:style w:type="paragraph" w:styleId="ListBullet3">
    <w:name w:val="List Bullet 3"/>
    <w:basedOn w:val="Normal"/>
    <w:rsid w:val="006C1E06"/>
    <w:pPr>
      <w:keepLines w:val="0"/>
      <w:tabs>
        <w:tab w:val="left" w:pos="312"/>
      </w:tabs>
      <w:spacing w:before="80" w:after="0" w:line="280" w:lineRule="atLeast"/>
      <w:ind w:left="360" w:hanging="360"/>
    </w:pPr>
    <w:rPr>
      <w:rFonts w:ascii="Times" w:hAnsi="Times"/>
      <w:lang w:val="en-US"/>
    </w:rPr>
  </w:style>
  <w:style w:type="paragraph" w:customStyle="1" w:styleId="DescriptiveText">
    <w:name w:val="Descriptive Text"/>
    <w:basedOn w:val="Normal"/>
    <w:rsid w:val="006C1E06"/>
    <w:pPr>
      <w:keepLines w:val="0"/>
      <w:widowControl w:val="0"/>
      <w:tabs>
        <w:tab w:val="left" w:pos="3240"/>
      </w:tabs>
      <w:spacing w:after="0" w:line="360" w:lineRule="auto"/>
    </w:pPr>
    <w:rPr>
      <w:rFonts w:ascii="Book Antiqua" w:hAnsi="Book Antiqua"/>
      <w:noProof/>
    </w:rPr>
  </w:style>
  <w:style w:type="paragraph" w:customStyle="1" w:styleId="Picture">
    <w:name w:val="Picture"/>
    <w:basedOn w:val="Normal"/>
    <w:rsid w:val="006C1E06"/>
    <w:pPr>
      <w:keepLines w:val="0"/>
      <w:widowControl w:val="0"/>
      <w:suppressAutoHyphens/>
      <w:spacing w:before="240" w:after="240" w:line="280" w:lineRule="auto"/>
      <w:ind w:left="-4320"/>
      <w:jc w:val="center"/>
    </w:pPr>
    <w:rPr>
      <w:lang w:val="en-US"/>
    </w:rPr>
  </w:style>
  <w:style w:type="paragraph" w:customStyle="1" w:styleId="FigureHead">
    <w:name w:val="Figure Head"/>
    <w:basedOn w:val="BodyText"/>
    <w:next w:val="BodyText"/>
    <w:rsid w:val="006C1E06"/>
    <w:pPr>
      <w:widowControl w:val="0"/>
      <w:tabs>
        <w:tab w:val="left" w:pos="312"/>
      </w:tabs>
      <w:suppressAutoHyphens/>
      <w:spacing w:after="0" w:line="280" w:lineRule="auto"/>
      <w:ind w:left="-720"/>
      <w:jc w:val="left"/>
    </w:pPr>
    <w:rPr>
      <w:rFonts w:ascii="Times" w:hAnsi="Times"/>
      <w:b/>
      <w:lang w:val="en-US"/>
    </w:rPr>
  </w:style>
  <w:style w:type="paragraph" w:styleId="BodyText">
    <w:name w:val="Body Text"/>
    <w:aliases w:val="heading_txt,CV Body Text,bodytxy2,One Page Summary,bt,jtext,John1,Starbucks Body Text,heading3,3 indent,heading31,body text1,3 indent1,heading32,body text2,3 indent2,heading33,body text3,3 indent3,heading34,body text4,3 indent4,Body Text 1,t"/>
    <w:basedOn w:val="Normal"/>
    <w:link w:val="BodyTextChar"/>
    <w:rsid w:val="006C1E06"/>
    <w:pPr>
      <w:keepLines w:val="0"/>
      <w:spacing w:before="0"/>
    </w:pPr>
  </w:style>
  <w:style w:type="character" w:customStyle="1" w:styleId="BodyTextChar">
    <w:name w:val="Body Text Char"/>
    <w:aliases w:val="heading_txt Char,CV Body Text Char,bodytxy2 Char,One Page Summary Char,bt Char,jtext Char,John1 Char,Starbucks Body Text Char,heading3 Char,3 indent Char,heading31 Char,body text1 Char,3 indent1 Char,heading32 Char,body text2 Char,t Char"/>
    <w:basedOn w:val="DefaultParagraphFont"/>
    <w:link w:val="BodyText"/>
    <w:rsid w:val="006C1E06"/>
    <w:rPr>
      <w:rFonts w:ascii="Cambria" w:eastAsia="Times New Roman" w:hAnsi="Cambria" w:cs="Arial"/>
      <w:szCs w:val="20"/>
    </w:rPr>
  </w:style>
  <w:style w:type="character" w:styleId="FollowedHyperlink">
    <w:name w:val="FollowedHyperlink"/>
    <w:basedOn w:val="DefaultParagraphFont"/>
    <w:rsid w:val="006C1E06"/>
    <w:rPr>
      <w:color w:val="800080"/>
      <w:u w:val="single"/>
    </w:rPr>
  </w:style>
  <w:style w:type="paragraph" w:customStyle="1" w:styleId="Currentbody">
    <w:name w:val="Current body"/>
    <w:basedOn w:val="Normal"/>
    <w:rsid w:val="006C1E06"/>
    <w:pPr>
      <w:keepLines w:val="0"/>
      <w:widowControl w:val="0"/>
      <w:overflowPunct/>
      <w:autoSpaceDE/>
      <w:autoSpaceDN/>
      <w:adjustRightInd/>
      <w:spacing w:before="120" w:after="60"/>
      <w:jc w:val="left"/>
      <w:textAlignment w:val="auto"/>
    </w:pPr>
    <w:rPr>
      <w:rFonts w:ascii="OptionStyleOpti" w:hAnsi="OptionStyleOpti"/>
    </w:rPr>
  </w:style>
  <w:style w:type="paragraph" w:customStyle="1" w:styleId="Bullet2">
    <w:name w:val="Bullet 2"/>
    <w:basedOn w:val="Bullet"/>
    <w:rsid w:val="006C1E06"/>
    <w:pPr>
      <w:numPr>
        <w:numId w:val="5"/>
      </w:numPr>
      <w:tabs>
        <w:tab w:val="clear" w:pos="644"/>
        <w:tab w:val="left" w:pos="567"/>
      </w:tabs>
      <w:spacing w:before="0" w:after="260"/>
    </w:pPr>
    <w:rPr>
      <w:i w:val="0"/>
    </w:rPr>
  </w:style>
  <w:style w:type="paragraph" w:customStyle="1" w:styleId="Numbering2">
    <w:name w:val="Numbering 2"/>
    <w:basedOn w:val="Numbering"/>
    <w:rsid w:val="006C1E06"/>
    <w:pPr>
      <w:numPr>
        <w:numId w:val="6"/>
      </w:numPr>
      <w:tabs>
        <w:tab w:val="clear" w:pos="644"/>
        <w:tab w:val="left" w:pos="567"/>
      </w:tabs>
      <w:spacing w:before="0" w:after="130" w:line="260" w:lineRule="exact"/>
    </w:pPr>
  </w:style>
  <w:style w:type="paragraph" w:styleId="Subtitle">
    <w:name w:val="Subtitle"/>
    <w:basedOn w:val="Normal"/>
    <w:link w:val="SubtitleChar"/>
    <w:qFormat/>
    <w:rsid w:val="006C1E06"/>
    <w:pPr>
      <w:framePr w:w="10929" w:h="1805" w:hRule="exact" w:hSpace="181" w:vSpace="181" w:wrap="around" w:vAnchor="page" w:hAnchor="page" w:x="621" w:y="13625"/>
      <w:spacing w:after="60"/>
      <w:jc w:val="left"/>
    </w:pPr>
    <w:rPr>
      <w:b/>
      <w:color w:val="000080"/>
      <w:sz w:val="18"/>
    </w:rPr>
  </w:style>
  <w:style w:type="character" w:customStyle="1" w:styleId="SubtitleChar">
    <w:name w:val="Subtitle Char"/>
    <w:basedOn w:val="DefaultParagraphFont"/>
    <w:link w:val="Subtitle"/>
    <w:rsid w:val="006C1E06"/>
    <w:rPr>
      <w:rFonts w:ascii="Cambria" w:eastAsia="Times New Roman" w:hAnsi="Cambria" w:cs="Arial"/>
      <w:b/>
      <w:color w:val="000080"/>
      <w:sz w:val="18"/>
      <w:szCs w:val="20"/>
    </w:rPr>
  </w:style>
  <w:style w:type="paragraph" w:customStyle="1" w:styleId="ListBulletIndent">
    <w:name w:val="List Bullet Indent"/>
    <w:basedOn w:val="ListBullet"/>
    <w:rsid w:val="006C1E06"/>
    <w:pPr>
      <w:keepLines w:val="0"/>
      <w:widowControl w:val="0"/>
      <w:numPr>
        <w:numId w:val="8"/>
      </w:numPr>
      <w:overflowPunct/>
      <w:autoSpaceDE/>
      <w:autoSpaceDN/>
      <w:adjustRightInd/>
      <w:spacing w:before="240" w:after="0"/>
      <w:jc w:val="left"/>
      <w:textAlignment w:val="auto"/>
    </w:pPr>
  </w:style>
  <w:style w:type="paragraph" w:customStyle="1" w:styleId="TableHeading">
    <w:name w:val="Table Heading"/>
    <w:basedOn w:val="TableText"/>
    <w:next w:val="TableText"/>
    <w:rsid w:val="006C1E06"/>
    <w:pPr>
      <w:keepLines w:val="0"/>
      <w:widowControl w:val="0"/>
      <w:suppressAutoHyphens/>
      <w:overflowPunct/>
      <w:autoSpaceDE/>
      <w:autoSpaceDN/>
      <w:adjustRightInd/>
      <w:ind w:left="0" w:right="0"/>
      <w:jc w:val="both"/>
      <w:textAlignment w:val="auto"/>
    </w:pPr>
    <w:rPr>
      <w:rFonts w:ascii="Arial Narrow" w:hAnsi="Arial Narrow"/>
      <w:b/>
    </w:rPr>
  </w:style>
  <w:style w:type="paragraph" w:customStyle="1" w:styleId="BodyTextComment">
    <w:name w:val="Body Text Comment"/>
    <w:basedOn w:val="BodyTextIndent"/>
    <w:rsid w:val="006C1E06"/>
    <w:pPr>
      <w:keepLines w:val="0"/>
      <w:widowControl w:val="0"/>
      <w:suppressAutoHyphens/>
      <w:overflowPunct/>
      <w:autoSpaceDE/>
      <w:autoSpaceDN/>
      <w:adjustRightInd/>
      <w:spacing w:before="240" w:after="0"/>
      <w:ind w:left="1134"/>
      <w:textAlignment w:val="auto"/>
    </w:pPr>
    <w:rPr>
      <w:rFonts w:ascii="ZapfHumnst BT" w:hAnsi="ZapfHumnst BT"/>
      <w:i/>
    </w:rPr>
  </w:style>
  <w:style w:type="paragraph" w:customStyle="1" w:styleId="DocumentClassification">
    <w:name w:val="Document Classification"/>
    <w:basedOn w:val="Normal"/>
    <w:next w:val="Normal"/>
    <w:rsid w:val="006C1E06"/>
    <w:pPr>
      <w:keepLines w:val="0"/>
      <w:widowControl w:val="0"/>
      <w:overflowPunct/>
      <w:autoSpaceDE/>
      <w:autoSpaceDN/>
      <w:adjustRightInd/>
      <w:spacing w:before="0" w:after="0"/>
      <w:jc w:val="center"/>
      <w:textAlignment w:val="auto"/>
    </w:pPr>
    <w:rPr>
      <w:rFonts w:ascii="Arial Narrow" w:hAnsi="Arial Narrow"/>
      <w:caps/>
    </w:rPr>
  </w:style>
  <w:style w:type="paragraph" w:customStyle="1" w:styleId="Bullets">
    <w:name w:val="Bullets"/>
    <w:basedOn w:val="Normal"/>
    <w:rsid w:val="006C1E06"/>
    <w:pPr>
      <w:numPr>
        <w:numId w:val="3"/>
      </w:numPr>
      <w:tabs>
        <w:tab w:val="clear" w:pos="1400"/>
        <w:tab w:val="num" w:pos="720"/>
      </w:tabs>
      <w:ind w:left="720"/>
    </w:pPr>
  </w:style>
  <w:style w:type="character" w:customStyle="1" w:styleId="BalloonTextChar">
    <w:name w:val="Balloon Text Char"/>
    <w:basedOn w:val="DefaultParagraphFont"/>
    <w:link w:val="BalloonText"/>
    <w:semiHidden/>
    <w:rsid w:val="006C1E06"/>
    <w:rPr>
      <w:rFonts w:ascii="Tahoma" w:eastAsia="Times New Roman" w:hAnsi="Tahoma" w:cs="Tahoma"/>
      <w:sz w:val="16"/>
      <w:szCs w:val="16"/>
    </w:rPr>
  </w:style>
  <w:style w:type="paragraph" w:styleId="BalloonText">
    <w:name w:val="Balloon Text"/>
    <w:basedOn w:val="Normal"/>
    <w:link w:val="BalloonTextChar"/>
    <w:semiHidden/>
    <w:rsid w:val="006C1E06"/>
    <w:rPr>
      <w:rFonts w:ascii="Tahoma" w:hAnsi="Tahoma" w:cs="Tahoma"/>
      <w:sz w:val="16"/>
      <w:szCs w:val="16"/>
    </w:rPr>
  </w:style>
  <w:style w:type="character" w:customStyle="1" w:styleId="BalloonTextChar1">
    <w:name w:val="Balloon Text Char1"/>
    <w:basedOn w:val="DefaultParagraphFont"/>
    <w:uiPriority w:val="99"/>
    <w:semiHidden/>
    <w:rsid w:val="006C1E06"/>
    <w:rPr>
      <w:rFonts w:ascii="Tahoma" w:eastAsia="Times New Roman" w:hAnsi="Tahoma" w:cs="Tahoma"/>
      <w:sz w:val="16"/>
      <w:szCs w:val="16"/>
    </w:rPr>
  </w:style>
  <w:style w:type="character" w:customStyle="1" w:styleId="DocumentMapChar">
    <w:name w:val="Document Map Char"/>
    <w:basedOn w:val="DefaultParagraphFont"/>
    <w:link w:val="DocumentMap"/>
    <w:semiHidden/>
    <w:rsid w:val="006C1E06"/>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6C1E06"/>
    <w:pPr>
      <w:shd w:val="clear" w:color="auto" w:fill="000080"/>
    </w:pPr>
    <w:rPr>
      <w:rFonts w:ascii="Tahoma" w:hAnsi="Tahoma" w:cs="Tahoma"/>
    </w:rPr>
  </w:style>
  <w:style w:type="character" w:customStyle="1" w:styleId="DocumentMapChar1">
    <w:name w:val="Document Map Char1"/>
    <w:basedOn w:val="DefaultParagraphFont"/>
    <w:uiPriority w:val="99"/>
    <w:semiHidden/>
    <w:rsid w:val="006C1E06"/>
    <w:rPr>
      <w:rFonts w:ascii="Tahoma" w:eastAsia="Times New Roman" w:hAnsi="Tahoma" w:cs="Tahoma"/>
      <w:sz w:val="16"/>
      <w:szCs w:val="16"/>
    </w:rPr>
  </w:style>
  <w:style w:type="paragraph" w:styleId="NormalWeb">
    <w:name w:val="Normal (Web)"/>
    <w:basedOn w:val="Normal"/>
    <w:uiPriority w:val="99"/>
    <w:rsid w:val="006C1E06"/>
    <w:pPr>
      <w:keepLines w:val="0"/>
      <w:overflowPunct/>
      <w:autoSpaceDE/>
      <w:autoSpaceDN/>
      <w:adjustRightInd/>
      <w:spacing w:before="120" w:after="240"/>
      <w:jc w:val="left"/>
      <w:textAlignment w:val="auto"/>
    </w:pPr>
    <w:rPr>
      <w:color w:val="663333"/>
      <w:sz w:val="24"/>
      <w:szCs w:val="24"/>
      <w:lang w:val="en-US"/>
    </w:rPr>
  </w:style>
  <w:style w:type="paragraph" w:customStyle="1" w:styleId="IntroParties">
    <w:name w:val="Intro Parties"/>
    <w:basedOn w:val="Normal"/>
    <w:rsid w:val="006C1E06"/>
    <w:pPr>
      <w:keepLines w:val="0"/>
      <w:numPr>
        <w:numId w:val="7"/>
      </w:numPr>
      <w:overflowPunct/>
      <w:autoSpaceDE/>
      <w:autoSpaceDN/>
      <w:adjustRightInd/>
      <w:spacing w:before="0" w:after="100" w:afterAutospacing="1" w:line="360" w:lineRule="auto"/>
      <w:jc w:val="left"/>
      <w:textAlignment w:val="auto"/>
    </w:pPr>
    <w:rPr>
      <w:rFonts w:ascii="Arial" w:hAnsi="Arial"/>
      <w:b/>
      <w:bCs/>
      <w:sz w:val="24"/>
      <w:szCs w:val="24"/>
      <w:lang w:val="en-US"/>
    </w:rPr>
  </w:style>
  <w:style w:type="paragraph" w:styleId="ListParagraph">
    <w:name w:val="List Paragraph"/>
    <w:aliases w:val="RFP SUB Points,Use Case List Paragraph,List Paragraph1,b1,Bullet for no #'s,Body Bullet,Figure_name,Equipment,Numbered Indented Text,Alpha List Paragraph,List Paragraph Char Char Char,List Paragraph Char Char,List_TIS,lp1"/>
    <w:basedOn w:val="Normal"/>
    <w:link w:val="ListParagraphChar"/>
    <w:uiPriority w:val="34"/>
    <w:qFormat/>
    <w:rsid w:val="003C6E86"/>
    <w:pPr>
      <w:keepLines w:val="0"/>
      <w:overflowPunct/>
      <w:autoSpaceDE/>
      <w:autoSpaceDN/>
      <w:adjustRightInd/>
      <w:spacing w:before="0" w:after="0"/>
      <w:ind w:left="720"/>
      <w:contextualSpacing/>
      <w:jc w:val="left"/>
      <w:textAlignment w:val="auto"/>
    </w:pPr>
    <w:rPr>
      <w:szCs w:val="24"/>
      <w:lang w:val="en-US"/>
    </w:rPr>
  </w:style>
  <w:style w:type="character" w:styleId="CommentReference">
    <w:name w:val="annotation reference"/>
    <w:basedOn w:val="DefaultParagraphFont"/>
    <w:uiPriority w:val="99"/>
    <w:semiHidden/>
    <w:unhideWhenUsed/>
    <w:rsid w:val="006C1E06"/>
    <w:rPr>
      <w:sz w:val="16"/>
      <w:szCs w:val="16"/>
    </w:rPr>
  </w:style>
  <w:style w:type="paragraph" w:styleId="CommentSubject">
    <w:name w:val="annotation subject"/>
    <w:basedOn w:val="CommentText"/>
    <w:next w:val="CommentText"/>
    <w:link w:val="CommentSubjectChar"/>
    <w:uiPriority w:val="99"/>
    <w:semiHidden/>
    <w:unhideWhenUsed/>
    <w:rsid w:val="006C1E06"/>
    <w:pPr>
      <w:keepLines/>
      <w:spacing w:before="60" w:after="120"/>
      <w:jc w:val="both"/>
    </w:pPr>
    <w:rPr>
      <w:b/>
      <w:bCs/>
    </w:rPr>
  </w:style>
  <w:style w:type="character" w:customStyle="1" w:styleId="CommentSubjectChar">
    <w:name w:val="Comment Subject Char"/>
    <w:basedOn w:val="CommentTextChar1"/>
    <w:link w:val="CommentSubject"/>
    <w:uiPriority w:val="99"/>
    <w:semiHidden/>
    <w:rsid w:val="006C1E06"/>
    <w:rPr>
      <w:rFonts w:ascii="Times New Roman" w:eastAsia="Times New Roman" w:hAnsi="Times New Roman" w:cs="Times New Roman"/>
      <w:b/>
      <w:bCs/>
      <w:sz w:val="20"/>
      <w:szCs w:val="20"/>
    </w:rPr>
  </w:style>
  <w:style w:type="paragraph" w:styleId="TOC3">
    <w:name w:val="toc 3"/>
    <w:basedOn w:val="Normal"/>
    <w:next w:val="Normal"/>
    <w:autoRedefine/>
    <w:uiPriority w:val="39"/>
    <w:unhideWhenUsed/>
    <w:rsid w:val="006C1E06"/>
    <w:pPr>
      <w:spacing w:before="0" w:after="0"/>
      <w:ind w:left="440"/>
      <w:jc w:val="left"/>
    </w:pPr>
    <w:rPr>
      <w:rFonts w:ascii="Calibri" w:hAnsi="Calibri"/>
      <w:i/>
      <w:iCs/>
      <w:caps/>
    </w:rPr>
  </w:style>
  <w:style w:type="paragraph" w:styleId="TOC4">
    <w:name w:val="toc 4"/>
    <w:basedOn w:val="Normal"/>
    <w:next w:val="Normal"/>
    <w:autoRedefine/>
    <w:unhideWhenUsed/>
    <w:rsid w:val="006C1E06"/>
    <w:pPr>
      <w:spacing w:before="0" w:after="0"/>
      <w:ind w:left="660"/>
      <w:jc w:val="left"/>
    </w:pPr>
    <w:rPr>
      <w:rFonts w:ascii="Calibri" w:hAnsi="Calibri"/>
      <w:caps/>
      <w:sz w:val="18"/>
      <w:szCs w:val="18"/>
    </w:rPr>
  </w:style>
  <w:style w:type="paragraph" w:styleId="TOC5">
    <w:name w:val="toc 5"/>
    <w:basedOn w:val="Normal"/>
    <w:next w:val="Normal"/>
    <w:autoRedefine/>
    <w:unhideWhenUsed/>
    <w:rsid w:val="006C1E06"/>
    <w:pPr>
      <w:spacing w:before="0" w:after="0"/>
      <w:ind w:left="880"/>
      <w:jc w:val="left"/>
    </w:pPr>
    <w:rPr>
      <w:rFonts w:ascii="Calibri" w:hAnsi="Calibri"/>
      <w:caps/>
      <w:sz w:val="18"/>
      <w:szCs w:val="18"/>
    </w:rPr>
  </w:style>
  <w:style w:type="paragraph" w:styleId="TOC6">
    <w:name w:val="toc 6"/>
    <w:basedOn w:val="Normal"/>
    <w:next w:val="Normal"/>
    <w:autoRedefine/>
    <w:unhideWhenUsed/>
    <w:rsid w:val="006C1E06"/>
    <w:pPr>
      <w:spacing w:before="0" w:after="0"/>
      <w:ind w:left="1100"/>
      <w:jc w:val="left"/>
    </w:pPr>
    <w:rPr>
      <w:rFonts w:ascii="Calibri" w:hAnsi="Calibri"/>
      <w:caps/>
      <w:sz w:val="18"/>
      <w:szCs w:val="18"/>
    </w:rPr>
  </w:style>
  <w:style w:type="paragraph" w:styleId="TOC7">
    <w:name w:val="toc 7"/>
    <w:basedOn w:val="Normal"/>
    <w:next w:val="Normal"/>
    <w:autoRedefine/>
    <w:unhideWhenUsed/>
    <w:rsid w:val="006C1E06"/>
    <w:pPr>
      <w:spacing w:before="0" w:after="0"/>
      <w:ind w:left="1320"/>
      <w:jc w:val="left"/>
    </w:pPr>
    <w:rPr>
      <w:rFonts w:ascii="Calibri" w:hAnsi="Calibri"/>
      <w:caps/>
      <w:sz w:val="18"/>
      <w:szCs w:val="18"/>
    </w:rPr>
  </w:style>
  <w:style w:type="paragraph" w:styleId="TOC8">
    <w:name w:val="toc 8"/>
    <w:basedOn w:val="Normal"/>
    <w:next w:val="Normal"/>
    <w:autoRedefine/>
    <w:unhideWhenUsed/>
    <w:rsid w:val="006C1E06"/>
    <w:pPr>
      <w:spacing w:before="0" w:after="0"/>
      <w:ind w:left="1540"/>
      <w:jc w:val="left"/>
    </w:pPr>
    <w:rPr>
      <w:rFonts w:ascii="Calibri" w:hAnsi="Calibri"/>
      <w:caps/>
      <w:sz w:val="18"/>
      <w:szCs w:val="18"/>
    </w:rPr>
  </w:style>
  <w:style w:type="paragraph" w:styleId="TOC9">
    <w:name w:val="toc 9"/>
    <w:basedOn w:val="Normal"/>
    <w:next w:val="Normal"/>
    <w:autoRedefine/>
    <w:unhideWhenUsed/>
    <w:rsid w:val="006C1E06"/>
    <w:pPr>
      <w:spacing w:before="0" w:after="0"/>
      <w:ind w:left="1760"/>
      <w:jc w:val="left"/>
    </w:pPr>
    <w:rPr>
      <w:rFonts w:ascii="Calibri" w:hAnsi="Calibri"/>
      <w:caps/>
      <w:sz w:val="18"/>
      <w:szCs w:val="18"/>
    </w:rPr>
  </w:style>
  <w:style w:type="paragraph" w:styleId="TOCHeading">
    <w:name w:val="TOC Heading"/>
    <w:basedOn w:val="Heading1"/>
    <w:next w:val="Normal"/>
    <w:uiPriority w:val="39"/>
    <w:qFormat/>
    <w:rsid w:val="006C1E06"/>
    <w:pPr>
      <w:numPr>
        <w:numId w:val="0"/>
      </w:numPr>
      <w:overflowPunct/>
      <w:autoSpaceDE/>
      <w:autoSpaceDN/>
      <w:adjustRightInd/>
      <w:spacing w:before="480" w:after="0" w:line="276" w:lineRule="auto"/>
      <w:jc w:val="left"/>
      <w:textAlignment w:val="auto"/>
      <w:outlineLvl w:val="9"/>
    </w:pPr>
    <w:rPr>
      <w:rFonts w:cs="Times New Roman"/>
      <w:bCs/>
      <w:caps/>
      <w:color w:val="365F91"/>
      <w:szCs w:val="28"/>
      <w:lang w:val="en-US"/>
    </w:rPr>
  </w:style>
  <w:style w:type="table" w:styleId="TableGrid">
    <w:name w:val="Table Grid"/>
    <w:basedOn w:val="TableNormal"/>
    <w:uiPriority w:val="39"/>
    <w:rsid w:val="006C1E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Quote">
    <w:name w:val="Quote"/>
    <w:basedOn w:val="Normal"/>
    <w:next w:val="Normal"/>
    <w:link w:val="QuoteChar"/>
    <w:uiPriority w:val="29"/>
    <w:qFormat/>
    <w:rsid w:val="006C1E06"/>
    <w:rPr>
      <w:i/>
      <w:iCs/>
      <w:color w:val="000000"/>
    </w:rPr>
  </w:style>
  <w:style w:type="character" w:customStyle="1" w:styleId="QuoteChar">
    <w:name w:val="Quote Char"/>
    <w:basedOn w:val="DefaultParagraphFont"/>
    <w:link w:val="Quote"/>
    <w:uiPriority w:val="29"/>
    <w:rsid w:val="006C1E06"/>
    <w:rPr>
      <w:rFonts w:ascii="Cambria" w:eastAsia="Times New Roman" w:hAnsi="Cambria" w:cs="Arial"/>
      <w:i/>
      <w:iCs/>
      <w:color w:val="000000"/>
      <w:szCs w:val="20"/>
    </w:rPr>
  </w:style>
  <w:style w:type="paragraph" w:customStyle="1" w:styleId="ResponsibilityForms">
    <w:name w:val="Responsibility Forms"/>
    <w:basedOn w:val="Normal"/>
    <w:rsid w:val="006C1E06"/>
    <w:pPr>
      <w:keepLines w:val="0"/>
      <w:tabs>
        <w:tab w:val="left" w:pos="709"/>
        <w:tab w:val="left" w:pos="1418"/>
        <w:tab w:val="left" w:pos="2126"/>
        <w:tab w:val="left" w:pos="2835"/>
        <w:tab w:val="left" w:pos="4253"/>
        <w:tab w:val="left" w:pos="5670"/>
      </w:tabs>
      <w:overflowPunct/>
      <w:autoSpaceDE/>
      <w:autoSpaceDN/>
      <w:adjustRightInd/>
      <w:spacing w:before="0" w:after="0"/>
      <w:ind w:left="397" w:hanging="397"/>
      <w:jc w:val="left"/>
      <w:textAlignment w:val="auto"/>
    </w:pPr>
    <w:rPr>
      <w:rFonts w:ascii="Tahoma" w:hAnsi="Tahoma" w:cs="Times New Roman"/>
      <w:sz w:val="24"/>
      <w:lang w:val="en-GB"/>
    </w:rPr>
  </w:style>
  <w:style w:type="paragraph" w:styleId="TOAHeading">
    <w:name w:val="toa heading"/>
    <w:basedOn w:val="Normal"/>
    <w:next w:val="Normal"/>
    <w:semiHidden/>
    <w:rsid w:val="006C1E06"/>
    <w:pPr>
      <w:keepLines w:val="0"/>
      <w:overflowPunct/>
      <w:autoSpaceDE/>
      <w:autoSpaceDN/>
      <w:adjustRightInd/>
      <w:spacing w:before="120" w:after="0"/>
      <w:ind w:left="0"/>
      <w:jc w:val="left"/>
      <w:textAlignment w:val="auto"/>
    </w:pPr>
    <w:rPr>
      <w:rFonts w:ascii="Arial" w:hAnsi="Arial" w:cs="Times New Roman"/>
      <w:b/>
      <w:sz w:val="24"/>
      <w:szCs w:val="24"/>
      <w:lang w:val="en-GB"/>
    </w:rPr>
  </w:style>
  <w:style w:type="paragraph" w:styleId="Date">
    <w:name w:val="Date"/>
    <w:basedOn w:val="Normal"/>
    <w:next w:val="Normal"/>
    <w:link w:val="DateChar"/>
    <w:semiHidden/>
    <w:rsid w:val="006C1E06"/>
    <w:pPr>
      <w:keepLines w:val="0"/>
      <w:overflowPunct/>
      <w:autoSpaceDE/>
      <w:autoSpaceDN/>
      <w:adjustRightInd/>
      <w:spacing w:before="0" w:after="0"/>
      <w:ind w:left="0"/>
      <w:jc w:val="left"/>
      <w:textAlignment w:val="auto"/>
    </w:pPr>
    <w:rPr>
      <w:rFonts w:ascii="Times New Roman" w:hAnsi="Times New Roman" w:cs="Times New Roman"/>
      <w:sz w:val="24"/>
      <w:lang w:val="en-GB"/>
    </w:rPr>
  </w:style>
  <w:style w:type="character" w:customStyle="1" w:styleId="DateChar">
    <w:name w:val="Date Char"/>
    <w:basedOn w:val="DefaultParagraphFont"/>
    <w:link w:val="Date"/>
    <w:semiHidden/>
    <w:rsid w:val="006C1E06"/>
    <w:rPr>
      <w:rFonts w:ascii="Times New Roman" w:eastAsia="Times New Roman" w:hAnsi="Times New Roman" w:cs="Times New Roman"/>
      <w:sz w:val="24"/>
      <w:szCs w:val="20"/>
      <w:lang w:val="en-GB"/>
    </w:rPr>
  </w:style>
  <w:style w:type="character" w:styleId="PageNumber">
    <w:name w:val="page number"/>
    <w:basedOn w:val="DefaultParagraphFont"/>
    <w:rsid w:val="006C1E06"/>
  </w:style>
  <w:style w:type="paragraph" w:styleId="Revision">
    <w:name w:val="Revision"/>
    <w:hidden/>
    <w:uiPriority w:val="99"/>
    <w:semiHidden/>
    <w:rsid w:val="003B44AC"/>
    <w:rPr>
      <w:rFonts w:ascii="Cambria" w:eastAsia="Times New Roman" w:hAnsi="Cambria" w:cs="Arial"/>
      <w:sz w:val="22"/>
      <w:lang w:eastAsia="en-US"/>
    </w:rPr>
  </w:style>
  <w:style w:type="paragraph" w:styleId="NoSpacing">
    <w:name w:val="No Spacing"/>
    <w:aliases w:val="Table text"/>
    <w:basedOn w:val="Normal"/>
    <w:link w:val="NoSpacingChar"/>
    <w:uiPriority w:val="1"/>
    <w:qFormat/>
    <w:rsid w:val="002C5501"/>
    <w:pPr>
      <w:spacing w:after="60"/>
      <w:ind w:left="0"/>
      <w:jc w:val="left"/>
    </w:pPr>
  </w:style>
  <w:style w:type="character" w:styleId="SubtleEmphasis">
    <w:name w:val="Subtle Emphasis"/>
    <w:aliases w:val="Heading without numbering"/>
    <w:basedOn w:val="Heading1Char"/>
    <w:uiPriority w:val="19"/>
    <w:rsid w:val="00BA5D37"/>
    <w:rPr>
      <w:rFonts w:ascii="Trebuchet MS" w:eastAsia="Times New Roman" w:hAnsi="Trebuchet MS" w:cs="Arial"/>
      <w:b/>
      <w:iCs/>
      <w:color w:val="auto"/>
      <w:sz w:val="28"/>
      <w:szCs w:val="24"/>
      <w:lang w:eastAsia="en-US"/>
    </w:rPr>
  </w:style>
  <w:style w:type="character" w:styleId="Strong">
    <w:name w:val="Strong"/>
    <w:basedOn w:val="DefaultParagraphFont"/>
    <w:uiPriority w:val="22"/>
    <w:qFormat/>
    <w:rsid w:val="00D9457F"/>
    <w:rPr>
      <w:b/>
      <w:bCs/>
    </w:rPr>
  </w:style>
  <w:style w:type="paragraph" w:customStyle="1" w:styleId="AvivaLogo">
    <w:name w:val="Aviva Logo"/>
    <w:basedOn w:val="Normal"/>
    <w:rsid w:val="003C7D83"/>
    <w:pPr>
      <w:keepLines w:val="0"/>
      <w:overflowPunct/>
      <w:autoSpaceDE/>
      <w:autoSpaceDN/>
      <w:adjustRightInd/>
      <w:spacing w:before="0"/>
      <w:ind w:left="0"/>
      <w:jc w:val="center"/>
      <w:textAlignment w:val="auto"/>
    </w:pPr>
    <w:rPr>
      <w:rFonts w:ascii="Arial" w:hAnsi="Arial" w:cs="Times New Roman"/>
      <w:b/>
      <w:sz w:val="24"/>
      <w:lang w:val="en-GB" w:eastAsia="en-GB"/>
    </w:rPr>
  </w:style>
  <w:style w:type="paragraph" w:customStyle="1" w:styleId="Default">
    <w:name w:val="Default"/>
    <w:rsid w:val="00036967"/>
    <w:pPr>
      <w:autoSpaceDE w:val="0"/>
      <w:autoSpaceDN w:val="0"/>
      <w:adjustRightInd w:val="0"/>
      <w:spacing w:before="0"/>
      <w:ind w:left="0" w:firstLine="0"/>
    </w:pPr>
    <w:rPr>
      <w:rFonts w:ascii="Verdana" w:hAnsi="Verdana" w:cs="Verdana"/>
      <w:color w:val="000000"/>
      <w:sz w:val="24"/>
      <w:szCs w:val="24"/>
      <w:lang w:val="en-US"/>
    </w:rPr>
  </w:style>
  <w:style w:type="table" w:styleId="LightList-Accent5">
    <w:name w:val="Light List Accent 5"/>
    <w:basedOn w:val="TableNormal"/>
    <w:uiPriority w:val="61"/>
    <w:rsid w:val="001B07BF"/>
    <w:pPr>
      <w:spacing w:before="0"/>
      <w:ind w:left="0" w:firstLine="0"/>
    </w:pPr>
    <w:rPr>
      <w:rFonts w:asciiTheme="minorHAnsi" w:eastAsiaTheme="minorHAnsi"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BulletLevel1">
    <w:name w:val="Bullet Level1"/>
    <w:basedOn w:val="Normal"/>
    <w:rsid w:val="00984F36"/>
    <w:pPr>
      <w:keepLines w:val="0"/>
      <w:numPr>
        <w:numId w:val="11"/>
      </w:numPr>
      <w:overflowPunct/>
      <w:autoSpaceDE/>
      <w:autoSpaceDN/>
      <w:adjustRightInd/>
      <w:spacing w:before="0" w:after="0"/>
      <w:jc w:val="left"/>
      <w:textAlignment w:val="auto"/>
    </w:pPr>
    <w:rPr>
      <w:rFonts w:ascii="Arial" w:hAnsi="Arial" w:cs="Times New Roman"/>
      <w:sz w:val="22"/>
      <w:szCs w:val="22"/>
      <w:lang w:val="en-GB"/>
    </w:rPr>
  </w:style>
  <w:style w:type="character" w:customStyle="1" w:styleId="NoSpacingChar">
    <w:name w:val="No Spacing Char"/>
    <w:aliases w:val="Table text Char"/>
    <w:basedOn w:val="DefaultParagraphFont"/>
    <w:link w:val="NoSpacing"/>
    <w:uiPriority w:val="1"/>
    <w:locked/>
    <w:rsid w:val="004E52CD"/>
    <w:rPr>
      <w:rFonts w:ascii="Trebuchet MS" w:eastAsia="Times New Roman" w:hAnsi="Trebuchet MS" w:cs="Arial"/>
      <w:lang w:eastAsia="en-US"/>
    </w:rPr>
  </w:style>
  <w:style w:type="character" w:customStyle="1" w:styleId="ListParagraphChar">
    <w:name w:val="List Paragraph Char"/>
    <w:aliases w:val="RFP SUB Points Char,Use Case List Paragraph Char,List Paragraph1 Char,b1 Char,Bullet for no #'s Char,Body Bullet Char,Figure_name Char,Equipment Char,Numbered Indented Text Char,Alpha List Paragraph Char,List_TIS Char,lp1 Char"/>
    <w:basedOn w:val="DefaultParagraphFont"/>
    <w:link w:val="ListParagraph"/>
    <w:uiPriority w:val="34"/>
    <w:qFormat/>
    <w:locked/>
    <w:rsid w:val="004E52CD"/>
    <w:rPr>
      <w:rFonts w:ascii="Trebuchet MS" w:eastAsia="Times New Roman" w:hAnsi="Trebuchet MS" w:cs="Arial"/>
      <w:szCs w:val="24"/>
      <w:lang w:val="en-US" w:eastAsia="en-US"/>
    </w:rPr>
  </w:style>
  <w:style w:type="table" w:styleId="LightGrid-Accent2">
    <w:name w:val="Light Grid Accent 2"/>
    <w:basedOn w:val="TableNormal"/>
    <w:uiPriority w:val="62"/>
    <w:rsid w:val="007F29A4"/>
    <w:pPr>
      <w:spacing w:before="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SubtleReference">
    <w:name w:val="Subtle Reference"/>
    <w:uiPriority w:val="99"/>
    <w:qFormat/>
    <w:rsid w:val="008E607E"/>
    <w:rPr>
      <w:rFonts w:cs="Times New Roman"/>
      <w:color w:val="85857D"/>
      <w:sz w:val="16"/>
      <w:szCs w:val="16"/>
    </w:rPr>
  </w:style>
  <w:style w:type="paragraph" w:styleId="BodyText2">
    <w:name w:val="Body Text 2"/>
    <w:basedOn w:val="Normal"/>
    <w:link w:val="BodyText2Char"/>
    <w:uiPriority w:val="99"/>
    <w:semiHidden/>
    <w:unhideWhenUsed/>
    <w:rsid w:val="008911D7"/>
    <w:pPr>
      <w:spacing w:line="480" w:lineRule="auto"/>
      <w:textAlignment w:val="auto"/>
    </w:pPr>
  </w:style>
  <w:style w:type="character" w:customStyle="1" w:styleId="BodyText2Char">
    <w:name w:val="Body Text 2 Char"/>
    <w:basedOn w:val="DefaultParagraphFont"/>
    <w:link w:val="BodyText2"/>
    <w:uiPriority w:val="99"/>
    <w:semiHidden/>
    <w:rsid w:val="008911D7"/>
    <w:rPr>
      <w:rFonts w:ascii="Trebuchet MS" w:eastAsia="Times New Roman" w:hAnsi="Trebuchet MS" w:cs="Arial"/>
      <w:lang w:eastAsia="en-US"/>
    </w:rPr>
  </w:style>
  <w:style w:type="table" w:styleId="GridTable4-Accent1">
    <w:name w:val="Grid Table 4 Accent 1"/>
    <w:basedOn w:val="TableNormal"/>
    <w:uiPriority w:val="49"/>
    <w:rsid w:val="001C2C0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TMLPreformatted">
    <w:name w:val="HTML Preformatted"/>
    <w:basedOn w:val="Normal"/>
    <w:link w:val="HTMLPreformattedChar"/>
    <w:uiPriority w:val="99"/>
    <w:semiHidden/>
    <w:unhideWhenUsed/>
    <w:rsid w:val="00F91C3F"/>
    <w:pPr>
      <w:spacing w:before="0" w:after="0"/>
    </w:pPr>
    <w:rPr>
      <w:rFonts w:ascii="Consolas" w:hAnsi="Consolas"/>
    </w:rPr>
  </w:style>
  <w:style w:type="character" w:customStyle="1" w:styleId="HTMLPreformattedChar">
    <w:name w:val="HTML Preformatted Char"/>
    <w:basedOn w:val="DefaultParagraphFont"/>
    <w:link w:val="HTMLPreformatted"/>
    <w:uiPriority w:val="99"/>
    <w:semiHidden/>
    <w:rsid w:val="00F91C3F"/>
    <w:rPr>
      <w:rFonts w:ascii="Consolas" w:eastAsia="Times New Roman" w:hAnsi="Consolas" w:cs="Arial"/>
      <w:lang w:eastAsia="en-US"/>
    </w:rPr>
  </w:style>
  <w:style w:type="character" w:styleId="UnresolvedMention">
    <w:name w:val="Unresolved Mention"/>
    <w:basedOn w:val="DefaultParagraphFont"/>
    <w:uiPriority w:val="99"/>
    <w:semiHidden/>
    <w:unhideWhenUsed/>
    <w:rsid w:val="008A2464"/>
    <w:rPr>
      <w:color w:val="605E5C"/>
      <w:shd w:val="clear" w:color="auto" w:fill="E1DFDD"/>
    </w:rPr>
  </w:style>
  <w:style w:type="paragraph" w:customStyle="1" w:styleId="gmail-msonospacing">
    <w:name w:val="gmail-msonospacing"/>
    <w:basedOn w:val="Normal"/>
    <w:rsid w:val="00F1600C"/>
    <w:pPr>
      <w:keepLines w:val="0"/>
      <w:overflowPunct/>
      <w:autoSpaceDE/>
      <w:autoSpaceDN/>
      <w:adjustRightInd/>
      <w:spacing w:before="100" w:beforeAutospacing="1" w:after="100" w:afterAutospacing="1"/>
      <w:ind w:left="0"/>
      <w:jc w:val="left"/>
      <w:textAlignment w:val="auto"/>
    </w:pPr>
    <w:rPr>
      <w:rFonts w:ascii="Aptos" w:eastAsiaTheme="minorHAnsi" w:hAnsi="Aptos" w:cs="Aptos"/>
      <w:sz w:val="24"/>
      <w:szCs w:val="24"/>
      <w:lang w:val="en-US"/>
    </w:rPr>
  </w:style>
  <w:style w:type="character" w:styleId="Mention">
    <w:name w:val="Mention"/>
    <w:basedOn w:val="DefaultParagraphFont"/>
    <w:uiPriority w:val="99"/>
    <w:unhideWhenUsed/>
    <w:rsid w:val="00981C5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645">
      <w:bodyDiv w:val="1"/>
      <w:marLeft w:val="0"/>
      <w:marRight w:val="0"/>
      <w:marTop w:val="0"/>
      <w:marBottom w:val="0"/>
      <w:divBdr>
        <w:top w:val="none" w:sz="0" w:space="0" w:color="auto"/>
        <w:left w:val="none" w:sz="0" w:space="0" w:color="auto"/>
        <w:bottom w:val="none" w:sz="0" w:space="0" w:color="auto"/>
        <w:right w:val="none" w:sz="0" w:space="0" w:color="auto"/>
      </w:divBdr>
    </w:div>
    <w:div w:id="17436275">
      <w:bodyDiv w:val="1"/>
      <w:marLeft w:val="0"/>
      <w:marRight w:val="0"/>
      <w:marTop w:val="0"/>
      <w:marBottom w:val="0"/>
      <w:divBdr>
        <w:top w:val="none" w:sz="0" w:space="0" w:color="auto"/>
        <w:left w:val="none" w:sz="0" w:space="0" w:color="auto"/>
        <w:bottom w:val="none" w:sz="0" w:space="0" w:color="auto"/>
        <w:right w:val="none" w:sz="0" w:space="0" w:color="auto"/>
      </w:divBdr>
    </w:div>
    <w:div w:id="20283054">
      <w:bodyDiv w:val="1"/>
      <w:marLeft w:val="0"/>
      <w:marRight w:val="0"/>
      <w:marTop w:val="0"/>
      <w:marBottom w:val="0"/>
      <w:divBdr>
        <w:top w:val="none" w:sz="0" w:space="0" w:color="auto"/>
        <w:left w:val="none" w:sz="0" w:space="0" w:color="auto"/>
        <w:bottom w:val="none" w:sz="0" w:space="0" w:color="auto"/>
        <w:right w:val="none" w:sz="0" w:space="0" w:color="auto"/>
      </w:divBdr>
    </w:div>
    <w:div w:id="39743792">
      <w:bodyDiv w:val="1"/>
      <w:marLeft w:val="0"/>
      <w:marRight w:val="0"/>
      <w:marTop w:val="0"/>
      <w:marBottom w:val="0"/>
      <w:divBdr>
        <w:top w:val="none" w:sz="0" w:space="0" w:color="auto"/>
        <w:left w:val="none" w:sz="0" w:space="0" w:color="auto"/>
        <w:bottom w:val="none" w:sz="0" w:space="0" w:color="auto"/>
        <w:right w:val="none" w:sz="0" w:space="0" w:color="auto"/>
      </w:divBdr>
    </w:div>
    <w:div w:id="43726381">
      <w:bodyDiv w:val="1"/>
      <w:marLeft w:val="0"/>
      <w:marRight w:val="0"/>
      <w:marTop w:val="0"/>
      <w:marBottom w:val="0"/>
      <w:divBdr>
        <w:top w:val="none" w:sz="0" w:space="0" w:color="auto"/>
        <w:left w:val="none" w:sz="0" w:space="0" w:color="auto"/>
        <w:bottom w:val="none" w:sz="0" w:space="0" w:color="auto"/>
        <w:right w:val="none" w:sz="0" w:space="0" w:color="auto"/>
      </w:divBdr>
    </w:div>
    <w:div w:id="54747738">
      <w:bodyDiv w:val="1"/>
      <w:marLeft w:val="0"/>
      <w:marRight w:val="0"/>
      <w:marTop w:val="0"/>
      <w:marBottom w:val="0"/>
      <w:divBdr>
        <w:top w:val="none" w:sz="0" w:space="0" w:color="auto"/>
        <w:left w:val="none" w:sz="0" w:space="0" w:color="auto"/>
        <w:bottom w:val="none" w:sz="0" w:space="0" w:color="auto"/>
        <w:right w:val="none" w:sz="0" w:space="0" w:color="auto"/>
      </w:divBdr>
    </w:div>
    <w:div w:id="58410774">
      <w:bodyDiv w:val="1"/>
      <w:marLeft w:val="0"/>
      <w:marRight w:val="0"/>
      <w:marTop w:val="0"/>
      <w:marBottom w:val="0"/>
      <w:divBdr>
        <w:top w:val="none" w:sz="0" w:space="0" w:color="auto"/>
        <w:left w:val="none" w:sz="0" w:space="0" w:color="auto"/>
        <w:bottom w:val="none" w:sz="0" w:space="0" w:color="auto"/>
        <w:right w:val="none" w:sz="0" w:space="0" w:color="auto"/>
      </w:divBdr>
      <w:divsChild>
        <w:div w:id="241180411">
          <w:marLeft w:val="0"/>
          <w:marRight w:val="0"/>
          <w:marTop w:val="0"/>
          <w:marBottom w:val="0"/>
          <w:divBdr>
            <w:top w:val="none" w:sz="0" w:space="0" w:color="auto"/>
            <w:left w:val="none" w:sz="0" w:space="0" w:color="auto"/>
            <w:bottom w:val="none" w:sz="0" w:space="0" w:color="auto"/>
            <w:right w:val="none" w:sz="0" w:space="0" w:color="auto"/>
          </w:divBdr>
        </w:div>
      </w:divsChild>
    </w:div>
    <w:div w:id="66927899">
      <w:bodyDiv w:val="1"/>
      <w:marLeft w:val="0"/>
      <w:marRight w:val="0"/>
      <w:marTop w:val="0"/>
      <w:marBottom w:val="0"/>
      <w:divBdr>
        <w:top w:val="none" w:sz="0" w:space="0" w:color="auto"/>
        <w:left w:val="none" w:sz="0" w:space="0" w:color="auto"/>
        <w:bottom w:val="none" w:sz="0" w:space="0" w:color="auto"/>
        <w:right w:val="none" w:sz="0" w:space="0" w:color="auto"/>
      </w:divBdr>
    </w:div>
    <w:div w:id="95370066">
      <w:bodyDiv w:val="1"/>
      <w:marLeft w:val="0"/>
      <w:marRight w:val="0"/>
      <w:marTop w:val="0"/>
      <w:marBottom w:val="0"/>
      <w:divBdr>
        <w:top w:val="none" w:sz="0" w:space="0" w:color="auto"/>
        <w:left w:val="none" w:sz="0" w:space="0" w:color="auto"/>
        <w:bottom w:val="none" w:sz="0" w:space="0" w:color="auto"/>
        <w:right w:val="none" w:sz="0" w:space="0" w:color="auto"/>
      </w:divBdr>
    </w:div>
    <w:div w:id="100684083">
      <w:bodyDiv w:val="1"/>
      <w:marLeft w:val="0"/>
      <w:marRight w:val="0"/>
      <w:marTop w:val="0"/>
      <w:marBottom w:val="0"/>
      <w:divBdr>
        <w:top w:val="none" w:sz="0" w:space="0" w:color="auto"/>
        <w:left w:val="none" w:sz="0" w:space="0" w:color="auto"/>
        <w:bottom w:val="none" w:sz="0" w:space="0" w:color="auto"/>
        <w:right w:val="none" w:sz="0" w:space="0" w:color="auto"/>
      </w:divBdr>
      <w:divsChild>
        <w:div w:id="1989701657">
          <w:marLeft w:val="0"/>
          <w:marRight w:val="0"/>
          <w:marTop w:val="0"/>
          <w:marBottom w:val="0"/>
          <w:divBdr>
            <w:top w:val="none" w:sz="0" w:space="0" w:color="auto"/>
            <w:left w:val="none" w:sz="0" w:space="0" w:color="auto"/>
            <w:bottom w:val="none" w:sz="0" w:space="0" w:color="auto"/>
            <w:right w:val="none" w:sz="0" w:space="0" w:color="auto"/>
          </w:divBdr>
        </w:div>
      </w:divsChild>
    </w:div>
    <w:div w:id="103040237">
      <w:bodyDiv w:val="1"/>
      <w:marLeft w:val="0"/>
      <w:marRight w:val="0"/>
      <w:marTop w:val="0"/>
      <w:marBottom w:val="0"/>
      <w:divBdr>
        <w:top w:val="none" w:sz="0" w:space="0" w:color="auto"/>
        <w:left w:val="none" w:sz="0" w:space="0" w:color="auto"/>
        <w:bottom w:val="none" w:sz="0" w:space="0" w:color="auto"/>
        <w:right w:val="none" w:sz="0" w:space="0" w:color="auto"/>
      </w:divBdr>
    </w:div>
    <w:div w:id="119418169">
      <w:bodyDiv w:val="1"/>
      <w:marLeft w:val="0"/>
      <w:marRight w:val="0"/>
      <w:marTop w:val="0"/>
      <w:marBottom w:val="0"/>
      <w:divBdr>
        <w:top w:val="none" w:sz="0" w:space="0" w:color="auto"/>
        <w:left w:val="none" w:sz="0" w:space="0" w:color="auto"/>
        <w:bottom w:val="none" w:sz="0" w:space="0" w:color="auto"/>
        <w:right w:val="none" w:sz="0" w:space="0" w:color="auto"/>
      </w:divBdr>
    </w:div>
    <w:div w:id="139806361">
      <w:bodyDiv w:val="1"/>
      <w:marLeft w:val="0"/>
      <w:marRight w:val="0"/>
      <w:marTop w:val="0"/>
      <w:marBottom w:val="0"/>
      <w:divBdr>
        <w:top w:val="none" w:sz="0" w:space="0" w:color="auto"/>
        <w:left w:val="none" w:sz="0" w:space="0" w:color="auto"/>
        <w:bottom w:val="none" w:sz="0" w:space="0" w:color="auto"/>
        <w:right w:val="none" w:sz="0" w:space="0" w:color="auto"/>
      </w:divBdr>
    </w:div>
    <w:div w:id="142016615">
      <w:bodyDiv w:val="1"/>
      <w:marLeft w:val="0"/>
      <w:marRight w:val="0"/>
      <w:marTop w:val="0"/>
      <w:marBottom w:val="0"/>
      <w:divBdr>
        <w:top w:val="none" w:sz="0" w:space="0" w:color="auto"/>
        <w:left w:val="none" w:sz="0" w:space="0" w:color="auto"/>
        <w:bottom w:val="none" w:sz="0" w:space="0" w:color="auto"/>
        <w:right w:val="none" w:sz="0" w:space="0" w:color="auto"/>
      </w:divBdr>
    </w:div>
    <w:div w:id="177276908">
      <w:bodyDiv w:val="1"/>
      <w:marLeft w:val="0"/>
      <w:marRight w:val="0"/>
      <w:marTop w:val="0"/>
      <w:marBottom w:val="0"/>
      <w:divBdr>
        <w:top w:val="none" w:sz="0" w:space="0" w:color="auto"/>
        <w:left w:val="none" w:sz="0" w:space="0" w:color="auto"/>
        <w:bottom w:val="none" w:sz="0" w:space="0" w:color="auto"/>
        <w:right w:val="none" w:sz="0" w:space="0" w:color="auto"/>
      </w:divBdr>
    </w:div>
    <w:div w:id="208494169">
      <w:bodyDiv w:val="1"/>
      <w:marLeft w:val="0"/>
      <w:marRight w:val="0"/>
      <w:marTop w:val="0"/>
      <w:marBottom w:val="0"/>
      <w:divBdr>
        <w:top w:val="none" w:sz="0" w:space="0" w:color="auto"/>
        <w:left w:val="none" w:sz="0" w:space="0" w:color="auto"/>
        <w:bottom w:val="none" w:sz="0" w:space="0" w:color="auto"/>
        <w:right w:val="none" w:sz="0" w:space="0" w:color="auto"/>
      </w:divBdr>
    </w:div>
    <w:div w:id="221334863">
      <w:bodyDiv w:val="1"/>
      <w:marLeft w:val="0"/>
      <w:marRight w:val="0"/>
      <w:marTop w:val="0"/>
      <w:marBottom w:val="0"/>
      <w:divBdr>
        <w:top w:val="none" w:sz="0" w:space="0" w:color="auto"/>
        <w:left w:val="none" w:sz="0" w:space="0" w:color="auto"/>
        <w:bottom w:val="none" w:sz="0" w:space="0" w:color="auto"/>
        <w:right w:val="none" w:sz="0" w:space="0" w:color="auto"/>
      </w:divBdr>
    </w:div>
    <w:div w:id="231626035">
      <w:bodyDiv w:val="1"/>
      <w:marLeft w:val="0"/>
      <w:marRight w:val="0"/>
      <w:marTop w:val="0"/>
      <w:marBottom w:val="0"/>
      <w:divBdr>
        <w:top w:val="none" w:sz="0" w:space="0" w:color="auto"/>
        <w:left w:val="none" w:sz="0" w:space="0" w:color="auto"/>
        <w:bottom w:val="none" w:sz="0" w:space="0" w:color="auto"/>
        <w:right w:val="none" w:sz="0" w:space="0" w:color="auto"/>
      </w:divBdr>
    </w:div>
    <w:div w:id="255948023">
      <w:bodyDiv w:val="1"/>
      <w:marLeft w:val="0"/>
      <w:marRight w:val="0"/>
      <w:marTop w:val="0"/>
      <w:marBottom w:val="0"/>
      <w:divBdr>
        <w:top w:val="none" w:sz="0" w:space="0" w:color="auto"/>
        <w:left w:val="none" w:sz="0" w:space="0" w:color="auto"/>
        <w:bottom w:val="none" w:sz="0" w:space="0" w:color="auto"/>
        <w:right w:val="none" w:sz="0" w:space="0" w:color="auto"/>
      </w:divBdr>
      <w:divsChild>
        <w:div w:id="1206990335">
          <w:marLeft w:val="0"/>
          <w:marRight w:val="0"/>
          <w:marTop w:val="0"/>
          <w:marBottom w:val="0"/>
          <w:divBdr>
            <w:top w:val="none" w:sz="0" w:space="0" w:color="auto"/>
            <w:left w:val="none" w:sz="0" w:space="0" w:color="auto"/>
            <w:bottom w:val="none" w:sz="0" w:space="0" w:color="auto"/>
            <w:right w:val="none" w:sz="0" w:space="0" w:color="auto"/>
          </w:divBdr>
        </w:div>
      </w:divsChild>
    </w:div>
    <w:div w:id="272983654">
      <w:bodyDiv w:val="1"/>
      <w:marLeft w:val="0"/>
      <w:marRight w:val="0"/>
      <w:marTop w:val="0"/>
      <w:marBottom w:val="0"/>
      <w:divBdr>
        <w:top w:val="none" w:sz="0" w:space="0" w:color="auto"/>
        <w:left w:val="none" w:sz="0" w:space="0" w:color="auto"/>
        <w:bottom w:val="none" w:sz="0" w:space="0" w:color="auto"/>
        <w:right w:val="none" w:sz="0" w:space="0" w:color="auto"/>
      </w:divBdr>
    </w:div>
    <w:div w:id="319161732">
      <w:bodyDiv w:val="1"/>
      <w:marLeft w:val="0"/>
      <w:marRight w:val="0"/>
      <w:marTop w:val="0"/>
      <w:marBottom w:val="0"/>
      <w:divBdr>
        <w:top w:val="none" w:sz="0" w:space="0" w:color="auto"/>
        <w:left w:val="none" w:sz="0" w:space="0" w:color="auto"/>
        <w:bottom w:val="none" w:sz="0" w:space="0" w:color="auto"/>
        <w:right w:val="none" w:sz="0" w:space="0" w:color="auto"/>
      </w:divBdr>
    </w:div>
    <w:div w:id="323362658">
      <w:bodyDiv w:val="1"/>
      <w:marLeft w:val="0"/>
      <w:marRight w:val="0"/>
      <w:marTop w:val="0"/>
      <w:marBottom w:val="0"/>
      <w:divBdr>
        <w:top w:val="none" w:sz="0" w:space="0" w:color="auto"/>
        <w:left w:val="none" w:sz="0" w:space="0" w:color="auto"/>
        <w:bottom w:val="none" w:sz="0" w:space="0" w:color="auto"/>
        <w:right w:val="none" w:sz="0" w:space="0" w:color="auto"/>
      </w:divBdr>
    </w:div>
    <w:div w:id="335303721">
      <w:bodyDiv w:val="1"/>
      <w:marLeft w:val="0"/>
      <w:marRight w:val="0"/>
      <w:marTop w:val="0"/>
      <w:marBottom w:val="0"/>
      <w:divBdr>
        <w:top w:val="none" w:sz="0" w:space="0" w:color="auto"/>
        <w:left w:val="none" w:sz="0" w:space="0" w:color="auto"/>
        <w:bottom w:val="none" w:sz="0" w:space="0" w:color="auto"/>
        <w:right w:val="none" w:sz="0" w:space="0" w:color="auto"/>
      </w:divBdr>
    </w:div>
    <w:div w:id="340397247">
      <w:bodyDiv w:val="1"/>
      <w:marLeft w:val="0"/>
      <w:marRight w:val="0"/>
      <w:marTop w:val="0"/>
      <w:marBottom w:val="0"/>
      <w:divBdr>
        <w:top w:val="none" w:sz="0" w:space="0" w:color="auto"/>
        <w:left w:val="none" w:sz="0" w:space="0" w:color="auto"/>
        <w:bottom w:val="none" w:sz="0" w:space="0" w:color="auto"/>
        <w:right w:val="none" w:sz="0" w:space="0" w:color="auto"/>
      </w:divBdr>
    </w:div>
    <w:div w:id="343558069">
      <w:bodyDiv w:val="1"/>
      <w:marLeft w:val="0"/>
      <w:marRight w:val="0"/>
      <w:marTop w:val="0"/>
      <w:marBottom w:val="0"/>
      <w:divBdr>
        <w:top w:val="none" w:sz="0" w:space="0" w:color="auto"/>
        <w:left w:val="none" w:sz="0" w:space="0" w:color="auto"/>
        <w:bottom w:val="none" w:sz="0" w:space="0" w:color="auto"/>
        <w:right w:val="none" w:sz="0" w:space="0" w:color="auto"/>
      </w:divBdr>
    </w:div>
    <w:div w:id="346488915">
      <w:bodyDiv w:val="1"/>
      <w:marLeft w:val="0"/>
      <w:marRight w:val="0"/>
      <w:marTop w:val="0"/>
      <w:marBottom w:val="0"/>
      <w:divBdr>
        <w:top w:val="none" w:sz="0" w:space="0" w:color="auto"/>
        <w:left w:val="none" w:sz="0" w:space="0" w:color="auto"/>
        <w:bottom w:val="none" w:sz="0" w:space="0" w:color="auto"/>
        <w:right w:val="none" w:sz="0" w:space="0" w:color="auto"/>
      </w:divBdr>
    </w:div>
    <w:div w:id="353464963">
      <w:bodyDiv w:val="1"/>
      <w:marLeft w:val="0"/>
      <w:marRight w:val="0"/>
      <w:marTop w:val="0"/>
      <w:marBottom w:val="0"/>
      <w:divBdr>
        <w:top w:val="none" w:sz="0" w:space="0" w:color="auto"/>
        <w:left w:val="none" w:sz="0" w:space="0" w:color="auto"/>
        <w:bottom w:val="none" w:sz="0" w:space="0" w:color="auto"/>
        <w:right w:val="none" w:sz="0" w:space="0" w:color="auto"/>
      </w:divBdr>
    </w:div>
    <w:div w:id="368916648">
      <w:bodyDiv w:val="1"/>
      <w:marLeft w:val="0"/>
      <w:marRight w:val="0"/>
      <w:marTop w:val="0"/>
      <w:marBottom w:val="0"/>
      <w:divBdr>
        <w:top w:val="none" w:sz="0" w:space="0" w:color="auto"/>
        <w:left w:val="none" w:sz="0" w:space="0" w:color="auto"/>
        <w:bottom w:val="none" w:sz="0" w:space="0" w:color="auto"/>
        <w:right w:val="none" w:sz="0" w:space="0" w:color="auto"/>
      </w:divBdr>
      <w:divsChild>
        <w:div w:id="1299342510">
          <w:marLeft w:val="0"/>
          <w:marRight w:val="0"/>
          <w:marTop w:val="0"/>
          <w:marBottom w:val="0"/>
          <w:divBdr>
            <w:top w:val="none" w:sz="0" w:space="0" w:color="auto"/>
            <w:left w:val="none" w:sz="0" w:space="0" w:color="auto"/>
            <w:bottom w:val="none" w:sz="0" w:space="0" w:color="auto"/>
            <w:right w:val="none" w:sz="0" w:space="0" w:color="auto"/>
          </w:divBdr>
        </w:div>
      </w:divsChild>
    </w:div>
    <w:div w:id="374433577">
      <w:bodyDiv w:val="1"/>
      <w:marLeft w:val="0"/>
      <w:marRight w:val="0"/>
      <w:marTop w:val="0"/>
      <w:marBottom w:val="0"/>
      <w:divBdr>
        <w:top w:val="none" w:sz="0" w:space="0" w:color="auto"/>
        <w:left w:val="none" w:sz="0" w:space="0" w:color="auto"/>
        <w:bottom w:val="none" w:sz="0" w:space="0" w:color="auto"/>
        <w:right w:val="none" w:sz="0" w:space="0" w:color="auto"/>
      </w:divBdr>
    </w:div>
    <w:div w:id="384794508">
      <w:bodyDiv w:val="1"/>
      <w:marLeft w:val="0"/>
      <w:marRight w:val="0"/>
      <w:marTop w:val="0"/>
      <w:marBottom w:val="0"/>
      <w:divBdr>
        <w:top w:val="none" w:sz="0" w:space="0" w:color="auto"/>
        <w:left w:val="none" w:sz="0" w:space="0" w:color="auto"/>
        <w:bottom w:val="none" w:sz="0" w:space="0" w:color="auto"/>
        <w:right w:val="none" w:sz="0" w:space="0" w:color="auto"/>
      </w:divBdr>
    </w:div>
    <w:div w:id="385109444">
      <w:bodyDiv w:val="1"/>
      <w:marLeft w:val="0"/>
      <w:marRight w:val="0"/>
      <w:marTop w:val="0"/>
      <w:marBottom w:val="0"/>
      <w:divBdr>
        <w:top w:val="none" w:sz="0" w:space="0" w:color="auto"/>
        <w:left w:val="none" w:sz="0" w:space="0" w:color="auto"/>
        <w:bottom w:val="none" w:sz="0" w:space="0" w:color="auto"/>
        <w:right w:val="none" w:sz="0" w:space="0" w:color="auto"/>
      </w:divBdr>
    </w:div>
    <w:div w:id="394401442">
      <w:bodyDiv w:val="1"/>
      <w:marLeft w:val="0"/>
      <w:marRight w:val="0"/>
      <w:marTop w:val="0"/>
      <w:marBottom w:val="0"/>
      <w:divBdr>
        <w:top w:val="none" w:sz="0" w:space="0" w:color="auto"/>
        <w:left w:val="none" w:sz="0" w:space="0" w:color="auto"/>
        <w:bottom w:val="none" w:sz="0" w:space="0" w:color="auto"/>
        <w:right w:val="none" w:sz="0" w:space="0" w:color="auto"/>
      </w:divBdr>
    </w:div>
    <w:div w:id="403797566">
      <w:bodyDiv w:val="1"/>
      <w:marLeft w:val="0"/>
      <w:marRight w:val="0"/>
      <w:marTop w:val="0"/>
      <w:marBottom w:val="0"/>
      <w:divBdr>
        <w:top w:val="none" w:sz="0" w:space="0" w:color="auto"/>
        <w:left w:val="none" w:sz="0" w:space="0" w:color="auto"/>
        <w:bottom w:val="none" w:sz="0" w:space="0" w:color="auto"/>
        <w:right w:val="none" w:sz="0" w:space="0" w:color="auto"/>
      </w:divBdr>
    </w:div>
    <w:div w:id="408239437">
      <w:bodyDiv w:val="1"/>
      <w:marLeft w:val="0"/>
      <w:marRight w:val="0"/>
      <w:marTop w:val="0"/>
      <w:marBottom w:val="0"/>
      <w:divBdr>
        <w:top w:val="none" w:sz="0" w:space="0" w:color="auto"/>
        <w:left w:val="none" w:sz="0" w:space="0" w:color="auto"/>
        <w:bottom w:val="none" w:sz="0" w:space="0" w:color="auto"/>
        <w:right w:val="none" w:sz="0" w:space="0" w:color="auto"/>
      </w:divBdr>
    </w:div>
    <w:div w:id="414673922">
      <w:bodyDiv w:val="1"/>
      <w:marLeft w:val="0"/>
      <w:marRight w:val="0"/>
      <w:marTop w:val="0"/>
      <w:marBottom w:val="0"/>
      <w:divBdr>
        <w:top w:val="none" w:sz="0" w:space="0" w:color="auto"/>
        <w:left w:val="none" w:sz="0" w:space="0" w:color="auto"/>
        <w:bottom w:val="none" w:sz="0" w:space="0" w:color="auto"/>
        <w:right w:val="none" w:sz="0" w:space="0" w:color="auto"/>
      </w:divBdr>
    </w:div>
    <w:div w:id="419328004">
      <w:bodyDiv w:val="1"/>
      <w:marLeft w:val="0"/>
      <w:marRight w:val="0"/>
      <w:marTop w:val="0"/>
      <w:marBottom w:val="0"/>
      <w:divBdr>
        <w:top w:val="none" w:sz="0" w:space="0" w:color="auto"/>
        <w:left w:val="none" w:sz="0" w:space="0" w:color="auto"/>
        <w:bottom w:val="none" w:sz="0" w:space="0" w:color="auto"/>
        <w:right w:val="none" w:sz="0" w:space="0" w:color="auto"/>
      </w:divBdr>
    </w:div>
    <w:div w:id="429282846">
      <w:bodyDiv w:val="1"/>
      <w:marLeft w:val="0"/>
      <w:marRight w:val="0"/>
      <w:marTop w:val="0"/>
      <w:marBottom w:val="0"/>
      <w:divBdr>
        <w:top w:val="none" w:sz="0" w:space="0" w:color="auto"/>
        <w:left w:val="none" w:sz="0" w:space="0" w:color="auto"/>
        <w:bottom w:val="none" w:sz="0" w:space="0" w:color="auto"/>
        <w:right w:val="none" w:sz="0" w:space="0" w:color="auto"/>
      </w:divBdr>
    </w:div>
    <w:div w:id="440879611">
      <w:bodyDiv w:val="1"/>
      <w:marLeft w:val="0"/>
      <w:marRight w:val="0"/>
      <w:marTop w:val="0"/>
      <w:marBottom w:val="0"/>
      <w:divBdr>
        <w:top w:val="none" w:sz="0" w:space="0" w:color="auto"/>
        <w:left w:val="none" w:sz="0" w:space="0" w:color="auto"/>
        <w:bottom w:val="none" w:sz="0" w:space="0" w:color="auto"/>
        <w:right w:val="none" w:sz="0" w:space="0" w:color="auto"/>
      </w:divBdr>
    </w:div>
    <w:div w:id="462041191">
      <w:bodyDiv w:val="1"/>
      <w:marLeft w:val="0"/>
      <w:marRight w:val="0"/>
      <w:marTop w:val="0"/>
      <w:marBottom w:val="0"/>
      <w:divBdr>
        <w:top w:val="none" w:sz="0" w:space="0" w:color="auto"/>
        <w:left w:val="none" w:sz="0" w:space="0" w:color="auto"/>
        <w:bottom w:val="none" w:sz="0" w:space="0" w:color="auto"/>
        <w:right w:val="none" w:sz="0" w:space="0" w:color="auto"/>
      </w:divBdr>
    </w:div>
    <w:div w:id="467865759">
      <w:bodyDiv w:val="1"/>
      <w:marLeft w:val="0"/>
      <w:marRight w:val="0"/>
      <w:marTop w:val="0"/>
      <w:marBottom w:val="0"/>
      <w:divBdr>
        <w:top w:val="none" w:sz="0" w:space="0" w:color="auto"/>
        <w:left w:val="none" w:sz="0" w:space="0" w:color="auto"/>
        <w:bottom w:val="none" w:sz="0" w:space="0" w:color="auto"/>
        <w:right w:val="none" w:sz="0" w:space="0" w:color="auto"/>
      </w:divBdr>
    </w:div>
    <w:div w:id="492726363">
      <w:bodyDiv w:val="1"/>
      <w:marLeft w:val="0"/>
      <w:marRight w:val="0"/>
      <w:marTop w:val="0"/>
      <w:marBottom w:val="0"/>
      <w:divBdr>
        <w:top w:val="none" w:sz="0" w:space="0" w:color="auto"/>
        <w:left w:val="none" w:sz="0" w:space="0" w:color="auto"/>
        <w:bottom w:val="none" w:sz="0" w:space="0" w:color="auto"/>
        <w:right w:val="none" w:sz="0" w:space="0" w:color="auto"/>
      </w:divBdr>
    </w:div>
    <w:div w:id="500506892">
      <w:bodyDiv w:val="1"/>
      <w:marLeft w:val="0"/>
      <w:marRight w:val="0"/>
      <w:marTop w:val="0"/>
      <w:marBottom w:val="0"/>
      <w:divBdr>
        <w:top w:val="none" w:sz="0" w:space="0" w:color="auto"/>
        <w:left w:val="none" w:sz="0" w:space="0" w:color="auto"/>
        <w:bottom w:val="none" w:sz="0" w:space="0" w:color="auto"/>
        <w:right w:val="none" w:sz="0" w:space="0" w:color="auto"/>
      </w:divBdr>
    </w:div>
    <w:div w:id="501509648">
      <w:bodyDiv w:val="1"/>
      <w:marLeft w:val="0"/>
      <w:marRight w:val="0"/>
      <w:marTop w:val="0"/>
      <w:marBottom w:val="0"/>
      <w:divBdr>
        <w:top w:val="none" w:sz="0" w:space="0" w:color="auto"/>
        <w:left w:val="none" w:sz="0" w:space="0" w:color="auto"/>
        <w:bottom w:val="none" w:sz="0" w:space="0" w:color="auto"/>
        <w:right w:val="none" w:sz="0" w:space="0" w:color="auto"/>
      </w:divBdr>
    </w:div>
    <w:div w:id="505480044">
      <w:bodyDiv w:val="1"/>
      <w:marLeft w:val="0"/>
      <w:marRight w:val="0"/>
      <w:marTop w:val="0"/>
      <w:marBottom w:val="0"/>
      <w:divBdr>
        <w:top w:val="none" w:sz="0" w:space="0" w:color="auto"/>
        <w:left w:val="none" w:sz="0" w:space="0" w:color="auto"/>
        <w:bottom w:val="none" w:sz="0" w:space="0" w:color="auto"/>
        <w:right w:val="none" w:sz="0" w:space="0" w:color="auto"/>
      </w:divBdr>
    </w:div>
    <w:div w:id="519004191">
      <w:bodyDiv w:val="1"/>
      <w:marLeft w:val="0"/>
      <w:marRight w:val="0"/>
      <w:marTop w:val="0"/>
      <w:marBottom w:val="0"/>
      <w:divBdr>
        <w:top w:val="none" w:sz="0" w:space="0" w:color="auto"/>
        <w:left w:val="none" w:sz="0" w:space="0" w:color="auto"/>
        <w:bottom w:val="none" w:sz="0" w:space="0" w:color="auto"/>
        <w:right w:val="none" w:sz="0" w:space="0" w:color="auto"/>
      </w:divBdr>
      <w:divsChild>
        <w:div w:id="681275139">
          <w:marLeft w:val="0"/>
          <w:marRight w:val="0"/>
          <w:marTop w:val="0"/>
          <w:marBottom w:val="0"/>
          <w:divBdr>
            <w:top w:val="none" w:sz="0" w:space="0" w:color="auto"/>
            <w:left w:val="none" w:sz="0" w:space="0" w:color="auto"/>
            <w:bottom w:val="none" w:sz="0" w:space="0" w:color="auto"/>
            <w:right w:val="none" w:sz="0" w:space="0" w:color="auto"/>
          </w:divBdr>
        </w:div>
        <w:div w:id="1587496165">
          <w:marLeft w:val="0"/>
          <w:marRight w:val="0"/>
          <w:marTop w:val="0"/>
          <w:marBottom w:val="0"/>
          <w:divBdr>
            <w:top w:val="none" w:sz="0" w:space="0" w:color="auto"/>
            <w:left w:val="none" w:sz="0" w:space="0" w:color="auto"/>
            <w:bottom w:val="none" w:sz="0" w:space="0" w:color="auto"/>
            <w:right w:val="none" w:sz="0" w:space="0" w:color="auto"/>
          </w:divBdr>
        </w:div>
        <w:div w:id="2007896713">
          <w:marLeft w:val="0"/>
          <w:marRight w:val="0"/>
          <w:marTop w:val="0"/>
          <w:marBottom w:val="0"/>
          <w:divBdr>
            <w:top w:val="none" w:sz="0" w:space="0" w:color="auto"/>
            <w:left w:val="none" w:sz="0" w:space="0" w:color="auto"/>
            <w:bottom w:val="none" w:sz="0" w:space="0" w:color="auto"/>
            <w:right w:val="none" w:sz="0" w:space="0" w:color="auto"/>
          </w:divBdr>
        </w:div>
      </w:divsChild>
    </w:div>
    <w:div w:id="519054260">
      <w:bodyDiv w:val="1"/>
      <w:marLeft w:val="0"/>
      <w:marRight w:val="0"/>
      <w:marTop w:val="0"/>
      <w:marBottom w:val="0"/>
      <w:divBdr>
        <w:top w:val="none" w:sz="0" w:space="0" w:color="auto"/>
        <w:left w:val="none" w:sz="0" w:space="0" w:color="auto"/>
        <w:bottom w:val="none" w:sz="0" w:space="0" w:color="auto"/>
        <w:right w:val="none" w:sz="0" w:space="0" w:color="auto"/>
      </w:divBdr>
    </w:div>
    <w:div w:id="527567978">
      <w:bodyDiv w:val="1"/>
      <w:marLeft w:val="0"/>
      <w:marRight w:val="0"/>
      <w:marTop w:val="0"/>
      <w:marBottom w:val="0"/>
      <w:divBdr>
        <w:top w:val="none" w:sz="0" w:space="0" w:color="auto"/>
        <w:left w:val="none" w:sz="0" w:space="0" w:color="auto"/>
        <w:bottom w:val="none" w:sz="0" w:space="0" w:color="auto"/>
        <w:right w:val="none" w:sz="0" w:space="0" w:color="auto"/>
      </w:divBdr>
    </w:div>
    <w:div w:id="528185198">
      <w:bodyDiv w:val="1"/>
      <w:marLeft w:val="0"/>
      <w:marRight w:val="0"/>
      <w:marTop w:val="0"/>
      <w:marBottom w:val="0"/>
      <w:divBdr>
        <w:top w:val="none" w:sz="0" w:space="0" w:color="auto"/>
        <w:left w:val="none" w:sz="0" w:space="0" w:color="auto"/>
        <w:bottom w:val="none" w:sz="0" w:space="0" w:color="auto"/>
        <w:right w:val="none" w:sz="0" w:space="0" w:color="auto"/>
      </w:divBdr>
    </w:div>
    <w:div w:id="531266362">
      <w:bodyDiv w:val="1"/>
      <w:marLeft w:val="0"/>
      <w:marRight w:val="0"/>
      <w:marTop w:val="0"/>
      <w:marBottom w:val="0"/>
      <w:divBdr>
        <w:top w:val="none" w:sz="0" w:space="0" w:color="auto"/>
        <w:left w:val="none" w:sz="0" w:space="0" w:color="auto"/>
        <w:bottom w:val="none" w:sz="0" w:space="0" w:color="auto"/>
        <w:right w:val="none" w:sz="0" w:space="0" w:color="auto"/>
      </w:divBdr>
    </w:div>
    <w:div w:id="539825998">
      <w:bodyDiv w:val="1"/>
      <w:marLeft w:val="0"/>
      <w:marRight w:val="0"/>
      <w:marTop w:val="0"/>
      <w:marBottom w:val="0"/>
      <w:divBdr>
        <w:top w:val="none" w:sz="0" w:space="0" w:color="auto"/>
        <w:left w:val="none" w:sz="0" w:space="0" w:color="auto"/>
        <w:bottom w:val="none" w:sz="0" w:space="0" w:color="auto"/>
        <w:right w:val="none" w:sz="0" w:space="0" w:color="auto"/>
      </w:divBdr>
    </w:div>
    <w:div w:id="554127817">
      <w:bodyDiv w:val="1"/>
      <w:marLeft w:val="0"/>
      <w:marRight w:val="0"/>
      <w:marTop w:val="0"/>
      <w:marBottom w:val="0"/>
      <w:divBdr>
        <w:top w:val="none" w:sz="0" w:space="0" w:color="auto"/>
        <w:left w:val="none" w:sz="0" w:space="0" w:color="auto"/>
        <w:bottom w:val="none" w:sz="0" w:space="0" w:color="auto"/>
        <w:right w:val="none" w:sz="0" w:space="0" w:color="auto"/>
      </w:divBdr>
    </w:div>
    <w:div w:id="566115958">
      <w:bodyDiv w:val="1"/>
      <w:marLeft w:val="0"/>
      <w:marRight w:val="0"/>
      <w:marTop w:val="0"/>
      <w:marBottom w:val="0"/>
      <w:divBdr>
        <w:top w:val="none" w:sz="0" w:space="0" w:color="auto"/>
        <w:left w:val="none" w:sz="0" w:space="0" w:color="auto"/>
        <w:bottom w:val="none" w:sz="0" w:space="0" w:color="auto"/>
        <w:right w:val="none" w:sz="0" w:space="0" w:color="auto"/>
      </w:divBdr>
    </w:div>
    <w:div w:id="591397844">
      <w:bodyDiv w:val="1"/>
      <w:marLeft w:val="0"/>
      <w:marRight w:val="0"/>
      <w:marTop w:val="0"/>
      <w:marBottom w:val="0"/>
      <w:divBdr>
        <w:top w:val="none" w:sz="0" w:space="0" w:color="auto"/>
        <w:left w:val="none" w:sz="0" w:space="0" w:color="auto"/>
        <w:bottom w:val="none" w:sz="0" w:space="0" w:color="auto"/>
        <w:right w:val="none" w:sz="0" w:space="0" w:color="auto"/>
      </w:divBdr>
    </w:div>
    <w:div w:id="594365915">
      <w:bodyDiv w:val="1"/>
      <w:marLeft w:val="0"/>
      <w:marRight w:val="0"/>
      <w:marTop w:val="0"/>
      <w:marBottom w:val="0"/>
      <w:divBdr>
        <w:top w:val="none" w:sz="0" w:space="0" w:color="auto"/>
        <w:left w:val="none" w:sz="0" w:space="0" w:color="auto"/>
        <w:bottom w:val="none" w:sz="0" w:space="0" w:color="auto"/>
        <w:right w:val="none" w:sz="0" w:space="0" w:color="auto"/>
      </w:divBdr>
    </w:div>
    <w:div w:id="595754316">
      <w:bodyDiv w:val="1"/>
      <w:marLeft w:val="0"/>
      <w:marRight w:val="0"/>
      <w:marTop w:val="0"/>
      <w:marBottom w:val="0"/>
      <w:divBdr>
        <w:top w:val="none" w:sz="0" w:space="0" w:color="auto"/>
        <w:left w:val="none" w:sz="0" w:space="0" w:color="auto"/>
        <w:bottom w:val="none" w:sz="0" w:space="0" w:color="auto"/>
        <w:right w:val="none" w:sz="0" w:space="0" w:color="auto"/>
      </w:divBdr>
    </w:div>
    <w:div w:id="596211565">
      <w:bodyDiv w:val="1"/>
      <w:marLeft w:val="0"/>
      <w:marRight w:val="0"/>
      <w:marTop w:val="0"/>
      <w:marBottom w:val="0"/>
      <w:divBdr>
        <w:top w:val="none" w:sz="0" w:space="0" w:color="auto"/>
        <w:left w:val="none" w:sz="0" w:space="0" w:color="auto"/>
        <w:bottom w:val="none" w:sz="0" w:space="0" w:color="auto"/>
        <w:right w:val="none" w:sz="0" w:space="0" w:color="auto"/>
      </w:divBdr>
    </w:div>
    <w:div w:id="603726028">
      <w:bodyDiv w:val="1"/>
      <w:marLeft w:val="0"/>
      <w:marRight w:val="0"/>
      <w:marTop w:val="0"/>
      <w:marBottom w:val="0"/>
      <w:divBdr>
        <w:top w:val="none" w:sz="0" w:space="0" w:color="auto"/>
        <w:left w:val="none" w:sz="0" w:space="0" w:color="auto"/>
        <w:bottom w:val="none" w:sz="0" w:space="0" w:color="auto"/>
        <w:right w:val="none" w:sz="0" w:space="0" w:color="auto"/>
      </w:divBdr>
    </w:div>
    <w:div w:id="645164377">
      <w:bodyDiv w:val="1"/>
      <w:marLeft w:val="0"/>
      <w:marRight w:val="0"/>
      <w:marTop w:val="0"/>
      <w:marBottom w:val="0"/>
      <w:divBdr>
        <w:top w:val="none" w:sz="0" w:space="0" w:color="auto"/>
        <w:left w:val="none" w:sz="0" w:space="0" w:color="auto"/>
        <w:bottom w:val="none" w:sz="0" w:space="0" w:color="auto"/>
        <w:right w:val="none" w:sz="0" w:space="0" w:color="auto"/>
      </w:divBdr>
    </w:div>
    <w:div w:id="662317057">
      <w:bodyDiv w:val="1"/>
      <w:marLeft w:val="0"/>
      <w:marRight w:val="0"/>
      <w:marTop w:val="0"/>
      <w:marBottom w:val="0"/>
      <w:divBdr>
        <w:top w:val="none" w:sz="0" w:space="0" w:color="auto"/>
        <w:left w:val="none" w:sz="0" w:space="0" w:color="auto"/>
        <w:bottom w:val="none" w:sz="0" w:space="0" w:color="auto"/>
        <w:right w:val="none" w:sz="0" w:space="0" w:color="auto"/>
      </w:divBdr>
    </w:div>
    <w:div w:id="682896849">
      <w:bodyDiv w:val="1"/>
      <w:marLeft w:val="0"/>
      <w:marRight w:val="0"/>
      <w:marTop w:val="0"/>
      <w:marBottom w:val="0"/>
      <w:divBdr>
        <w:top w:val="none" w:sz="0" w:space="0" w:color="auto"/>
        <w:left w:val="none" w:sz="0" w:space="0" w:color="auto"/>
        <w:bottom w:val="none" w:sz="0" w:space="0" w:color="auto"/>
        <w:right w:val="none" w:sz="0" w:space="0" w:color="auto"/>
      </w:divBdr>
    </w:div>
    <w:div w:id="687952623">
      <w:bodyDiv w:val="1"/>
      <w:marLeft w:val="0"/>
      <w:marRight w:val="0"/>
      <w:marTop w:val="0"/>
      <w:marBottom w:val="0"/>
      <w:divBdr>
        <w:top w:val="none" w:sz="0" w:space="0" w:color="auto"/>
        <w:left w:val="none" w:sz="0" w:space="0" w:color="auto"/>
        <w:bottom w:val="none" w:sz="0" w:space="0" w:color="auto"/>
        <w:right w:val="none" w:sz="0" w:space="0" w:color="auto"/>
      </w:divBdr>
    </w:div>
    <w:div w:id="705526551">
      <w:bodyDiv w:val="1"/>
      <w:marLeft w:val="0"/>
      <w:marRight w:val="0"/>
      <w:marTop w:val="0"/>
      <w:marBottom w:val="0"/>
      <w:divBdr>
        <w:top w:val="none" w:sz="0" w:space="0" w:color="auto"/>
        <w:left w:val="none" w:sz="0" w:space="0" w:color="auto"/>
        <w:bottom w:val="none" w:sz="0" w:space="0" w:color="auto"/>
        <w:right w:val="none" w:sz="0" w:space="0" w:color="auto"/>
      </w:divBdr>
    </w:div>
    <w:div w:id="732967316">
      <w:bodyDiv w:val="1"/>
      <w:marLeft w:val="0"/>
      <w:marRight w:val="0"/>
      <w:marTop w:val="0"/>
      <w:marBottom w:val="0"/>
      <w:divBdr>
        <w:top w:val="none" w:sz="0" w:space="0" w:color="auto"/>
        <w:left w:val="none" w:sz="0" w:space="0" w:color="auto"/>
        <w:bottom w:val="none" w:sz="0" w:space="0" w:color="auto"/>
        <w:right w:val="none" w:sz="0" w:space="0" w:color="auto"/>
      </w:divBdr>
    </w:div>
    <w:div w:id="737560921">
      <w:bodyDiv w:val="1"/>
      <w:marLeft w:val="0"/>
      <w:marRight w:val="0"/>
      <w:marTop w:val="0"/>
      <w:marBottom w:val="0"/>
      <w:divBdr>
        <w:top w:val="none" w:sz="0" w:space="0" w:color="auto"/>
        <w:left w:val="none" w:sz="0" w:space="0" w:color="auto"/>
        <w:bottom w:val="none" w:sz="0" w:space="0" w:color="auto"/>
        <w:right w:val="none" w:sz="0" w:space="0" w:color="auto"/>
      </w:divBdr>
    </w:div>
    <w:div w:id="748962018">
      <w:bodyDiv w:val="1"/>
      <w:marLeft w:val="0"/>
      <w:marRight w:val="0"/>
      <w:marTop w:val="0"/>
      <w:marBottom w:val="0"/>
      <w:divBdr>
        <w:top w:val="none" w:sz="0" w:space="0" w:color="auto"/>
        <w:left w:val="none" w:sz="0" w:space="0" w:color="auto"/>
        <w:bottom w:val="none" w:sz="0" w:space="0" w:color="auto"/>
        <w:right w:val="none" w:sz="0" w:space="0" w:color="auto"/>
      </w:divBdr>
    </w:div>
    <w:div w:id="749430562">
      <w:bodyDiv w:val="1"/>
      <w:marLeft w:val="0"/>
      <w:marRight w:val="0"/>
      <w:marTop w:val="0"/>
      <w:marBottom w:val="0"/>
      <w:divBdr>
        <w:top w:val="none" w:sz="0" w:space="0" w:color="auto"/>
        <w:left w:val="none" w:sz="0" w:space="0" w:color="auto"/>
        <w:bottom w:val="none" w:sz="0" w:space="0" w:color="auto"/>
        <w:right w:val="none" w:sz="0" w:space="0" w:color="auto"/>
      </w:divBdr>
    </w:div>
    <w:div w:id="783161400">
      <w:bodyDiv w:val="1"/>
      <w:marLeft w:val="0"/>
      <w:marRight w:val="0"/>
      <w:marTop w:val="0"/>
      <w:marBottom w:val="0"/>
      <w:divBdr>
        <w:top w:val="none" w:sz="0" w:space="0" w:color="auto"/>
        <w:left w:val="none" w:sz="0" w:space="0" w:color="auto"/>
        <w:bottom w:val="none" w:sz="0" w:space="0" w:color="auto"/>
        <w:right w:val="none" w:sz="0" w:space="0" w:color="auto"/>
      </w:divBdr>
    </w:div>
    <w:div w:id="826363783">
      <w:bodyDiv w:val="1"/>
      <w:marLeft w:val="0"/>
      <w:marRight w:val="0"/>
      <w:marTop w:val="0"/>
      <w:marBottom w:val="0"/>
      <w:divBdr>
        <w:top w:val="none" w:sz="0" w:space="0" w:color="auto"/>
        <w:left w:val="none" w:sz="0" w:space="0" w:color="auto"/>
        <w:bottom w:val="none" w:sz="0" w:space="0" w:color="auto"/>
        <w:right w:val="none" w:sz="0" w:space="0" w:color="auto"/>
      </w:divBdr>
    </w:div>
    <w:div w:id="843470701">
      <w:bodyDiv w:val="1"/>
      <w:marLeft w:val="0"/>
      <w:marRight w:val="0"/>
      <w:marTop w:val="0"/>
      <w:marBottom w:val="0"/>
      <w:divBdr>
        <w:top w:val="none" w:sz="0" w:space="0" w:color="auto"/>
        <w:left w:val="none" w:sz="0" w:space="0" w:color="auto"/>
        <w:bottom w:val="none" w:sz="0" w:space="0" w:color="auto"/>
        <w:right w:val="none" w:sz="0" w:space="0" w:color="auto"/>
      </w:divBdr>
    </w:div>
    <w:div w:id="852845441">
      <w:bodyDiv w:val="1"/>
      <w:marLeft w:val="0"/>
      <w:marRight w:val="0"/>
      <w:marTop w:val="0"/>
      <w:marBottom w:val="0"/>
      <w:divBdr>
        <w:top w:val="none" w:sz="0" w:space="0" w:color="auto"/>
        <w:left w:val="none" w:sz="0" w:space="0" w:color="auto"/>
        <w:bottom w:val="none" w:sz="0" w:space="0" w:color="auto"/>
        <w:right w:val="none" w:sz="0" w:space="0" w:color="auto"/>
      </w:divBdr>
    </w:div>
    <w:div w:id="868034796">
      <w:bodyDiv w:val="1"/>
      <w:marLeft w:val="0"/>
      <w:marRight w:val="0"/>
      <w:marTop w:val="0"/>
      <w:marBottom w:val="0"/>
      <w:divBdr>
        <w:top w:val="none" w:sz="0" w:space="0" w:color="auto"/>
        <w:left w:val="none" w:sz="0" w:space="0" w:color="auto"/>
        <w:bottom w:val="none" w:sz="0" w:space="0" w:color="auto"/>
        <w:right w:val="none" w:sz="0" w:space="0" w:color="auto"/>
      </w:divBdr>
      <w:divsChild>
        <w:div w:id="1786462851">
          <w:marLeft w:val="0"/>
          <w:marRight w:val="0"/>
          <w:marTop w:val="0"/>
          <w:marBottom w:val="0"/>
          <w:divBdr>
            <w:top w:val="none" w:sz="0" w:space="0" w:color="auto"/>
            <w:left w:val="none" w:sz="0" w:space="0" w:color="auto"/>
            <w:bottom w:val="none" w:sz="0" w:space="0" w:color="auto"/>
            <w:right w:val="none" w:sz="0" w:space="0" w:color="auto"/>
          </w:divBdr>
          <w:divsChild>
            <w:div w:id="11167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6752">
      <w:bodyDiv w:val="1"/>
      <w:marLeft w:val="0"/>
      <w:marRight w:val="0"/>
      <w:marTop w:val="0"/>
      <w:marBottom w:val="0"/>
      <w:divBdr>
        <w:top w:val="none" w:sz="0" w:space="0" w:color="auto"/>
        <w:left w:val="none" w:sz="0" w:space="0" w:color="auto"/>
        <w:bottom w:val="none" w:sz="0" w:space="0" w:color="auto"/>
        <w:right w:val="none" w:sz="0" w:space="0" w:color="auto"/>
      </w:divBdr>
    </w:div>
    <w:div w:id="887843920">
      <w:bodyDiv w:val="1"/>
      <w:marLeft w:val="0"/>
      <w:marRight w:val="0"/>
      <w:marTop w:val="0"/>
      <w:marBottom w:val="0"/>
      <w:divBdr>
        <w:top w:val="none" w:sz="0" w:space="0" w:color="auto"/>
        <w:left w:val="none" w:sz="0" w:space="0" w:color="auto"/>
        <w:bottom w:val="none" w:sz="0" w:space="0" w:color="auto"/>
        <w:right w:val="none" w:sz="0" w:space="0" w:color="auto"/>
      </w:divBdr>
    </w:div>
    <w:div w:id="895551704">
      <w:bodyDiv w:val="1"/>
      <w:marLeft w:val="0"/>
      <w:marRight w:val="0"/>
      <w:marTop w:val="0"/>
      <w:marBottom w:val="0"/>
      <w:divBdr>
        <w:top w:val="none" w:sz="0" w:space="0" w:color="auto"/>
        <w:left w:val="none" w:sz="0" w:space="0" w:color="auto"/>
        <w:bottom w:val="none" w:sz="0" w:space="0" w:color="auto"/>
        <w:right w:val="none" w:sz="0" w:space="0" w:color="auto"/>
      </w:divBdr>
    </w:div>
    <w:div w:id="904992024">
      <w:bodyDiv w:val="1"/>
      <w:marLeft w:val="0"/>
      <w:marRight w:val="0"/>
      <w:marTop w:val="0"/>
      <w:marBottom w:val="0"/>
      <w:divBdr>
        <w:top w:val="none" w:sz="0" w:space="0" w:color="auto"/>
        <w:left w:val="none" w:sz="0" w:space="0" w:color="auto"/>
        <w:bottom w:val="none" w:sz="0" w:space="0" w:color="auto"/>
        <w:right w:val="none" w:sz="0" w:space="0" w:color="auto"/>
      </w:divBdr>
    </w:div>
    <w:div w:id="919220011">
      <w:bodyDiv w:val="1"/>
      <w:marLeft w:val="0"/>
      <w:marRight w:val="0"/>
      <w:marTop w:val="0"/>
      <w:marBottom w:val="0"/>
      <w:divBdr>
        <w:top w:val="none" w:sz="0" w:space="0" w:color="auto"/>
        <w:left w:val="none" w:sz="0" w:space="0" w:color="auto"/>
        <w:bottom w:val="none" w:sz="0" w:space="0" w:color="auto"/>
        <w:right w:val="none" w:sz="0" w:space="0" w:color="auto"/>
      </w:divBdr>
    </w:div>
    <w:div w:id="937248619">
      <w:bodyDiv w:val="1"/>
      <w:marLeft w:val="0"/>
      <w:marRight w:val="0"/>
      <w:marTop w:val="0"/>
      <w:marBottom w:val="0"/>
      <w:divBdr>
        <w:top w:val="none" w:sz="0" w:space="0" w:color="auto"/>
        <w:left w:val="none" w:sz="0" w:space="0" w:color="auto"/>
        <w:bottom w:val="none" w:sz="0" w:space="0" w:color="auto"/>
        <w:right w:val="none" w:sz="0" w:space="0" w:color="auto"/>
      </w:divBdr>
      <w:divsChild>
        <w:div w:id="501046103">
          <w:marLeft w:val="0"/>
          <w:marRight w:val="0"/>
          <w:marTop w:val="0"/>
          <w:marBottom w:val="0"/>
          <w:divBdr>
            <w:top w:val="none" w:sz="0" w:space="0" w:color="auto"/>
            <w:left w:val="none" w:sz="0" w:space="0" w:color="auto"/>
            <w:bottom w:val="none" w:sz="0" w:space="0" w:color="auto"/>
            <w:right w:val="none" w:sz="0" w:space="0" w:color="auto"/>
          </w:divBdr>
        </w:div>
      </w:divsChild>
    </w:div>
    <w:div w:id="951716235">
      <w:bodyDiv w:val="1"/>
      <w:marLeft w:val="0"/>
      <w:marRight w:val="0"/>
      <w:marTop w:val="0"/>
      <w:marBottom w:val="0"/>
      <w:divBdr>
        <w:top w:val="none" w:sz="0" w:space="0" w:color="auto"/>
        <w:left w:val="none" w:sz="0" w:space="0" w:color="auto"/>
        <w:bottom w:val="none" w:sz="0" w:space="0" w:color="auto"/>
        <w:right w:val="none" w:sz="0" w:space="0" w:color="auto"/>
      </w:divBdr>
      <w:divsChild>
        <w:div w:id="4745545">
          <w:marLeft w:val="0"/>
          <w:marRight w:val="0"/>
          <w:marTop w:val="0"/>
          <w:marBottom w:val="0"/>
          <w:divBdr>
            <w:top w:val="none" w:sz="0" w:space="0" w:color="auto"/>
            <w:left w:val="none" w:sz="0" w:space="0" w:color="auto"/>
            <w:bottom w:val="none" w:sz="0" w:space="0" w:color="auto"/>
            <w:right w:val="none" w:sz="0" w:space="0" w:color="auto"/>
          </w:divBdr>
        </w:div>
      </w:divsChild>
    </w:div>
    <w:div w:id="959989858">
      <w:bodyDiv w:val="1"/>
      <w:marLeft w:val="0"/>
      <w:marRight w:val="0"/>
      <w:marTop w:val="0"/>
      <w:marBottom w:val="0"/>
      <w:divBdr>
        <w:top w:val="none" w:sz="0" w:space="0" w:color="auto"/>
        <w:left w:val="none" w:sz="0" w:space="0" w:color="auto"/>
        <w:bottom w:val="none" w:sz="0" w:space="0" w:color="auto"/>
        <w:right w:val="none" w:sz="0" w:space="0" w:color="auto"/>
      </w:divBdr>
    </w:div>
    <w:div w:id="960459043">
      <w:bodyDiv w:val="1"/>
      <w:marLeft w:val="0"/>
      <w:marRight w:val="0"/>
      <w:marTop w:val="0"/>
      <w:marBottom w:val="0"/>
      <w:divBdr>
        <w:top w:val="none" w:sz="0" w:space="0" w:color="auto"/>
        <w:left w:val="none" w:sz="0" w:space="0" w:color="auto"/>
        <w:bottom w:val="none" w:sz="0" w:space="0" w:color="auto"/>
        <w:right w:val="none" w:sz="0" w:space="0" w:color="auto"/>
      </w:divBdr>
      <w:divsChild>
        <w:div w:id="86466194">
          <w:marLeft w:val="0"/>
          <w:marRight w:val="0"/>
          <w:marTop w:val="0"/>
          <w:marBottom w:val="0"/>
          <w:divBdr>
            <w:top w:val="none" w:sz="0" w:space="0" w:color="auto"/>
            <w:left w:val="none" w:sz="0" w:space="0" w:color="auto"/>
            <w:bottom w:val="none" w:sz="0" w:space="0" w:color="auto"/>
            <w:right w:val="none" w:sz="0" w:space="0" w:color="auto"/>
          </w:divBdr>
          <w:divsChild>
            <w:div w:id="530647124">
              <w:marLeft w:val="0"/>
              <w:marRight w:val="0"/>
              <w:marTop w:val="0"/>
              <w:marBottom w:val="0"/>
              <w:divBdr>
                <w:top w:val="none" w:sz="0" w:space="0" w:color="auto"/>
                <w:left w:val="none" w:sz="0" w:space="0" w:color="auto"/>
                <w:bottom w:val="none" w:sz="0" w:space="0" w:color="auto"/>
                <w:right w:val="none" w:sz="0" w:space="0" w:color="auto"/>
              </w:divBdr>
            </w:div>
          </w:divsChild>
        </w:div>
        <w:div w:id="1594820792">
          <w:marLeft w:val="0"/>
          <w:marRight w:val="0"/>
          <w:marTop w:val="0"/>
          <w:marBottom w:val="0"/>
          <w:divBdr>
            <w:top w:val="none" w:sz="0" w:space="0" w:color="auto"/>
            <w:left w:val="none" w:sz="0" w:space="0" w:color="auto"/>
            <w:bottom w:val="none" w:sz="0" w:space="0" w:color="auto"/>
            <w:right w:val="none" w:sz="0" w:space="0" w:color="auto"/>
          </w:divBdr>
        </w:div>
        <w:div w:id="1775593805">
          <w:marLeft w:val="0"/>
          <w:marRight w:val="0"/>
          <w:marTop w:val="0"/>
          <w:marBottom w:val="0"/>
          <w:divBdr>
            <w:top w:val="none" w:sz="0" w:space="0" w:color="auto"/>
            <w:left w:val="none" w:sz="0" w:space="0" w:color="auto"/>
            <w:bottom w:val="none" w:sz="0" w:space="0" w:color="auto"/>
            <w:right w:val="none" w:sz="0" w:space="0" w:color="auto"/>
          </w:divBdr>
        </w:div>
      </w:divsChild>
    </w:div>
    <w:div w:id="971865876">
      <w:bodyDiv w:val="1"/>
      <w:marLeft w:val="0"/>
      <w:marRight w:val="0"/>
      <w:marTop w:val="0"/>
      <w:marBottom w:val="0"/>
      <w:divBdr>
        <w:top w:val="none" w:sz="0" w:space="0" w:color="auto"/>
        <w:left w:val="none" w:sz="0" w:space="0" w:color="auto"/>
        <w:bottom w:val="none" w:sz="0" w:space="0" w:color="auto"/>
        <w:right w:val="none" w:sz="0" w:space="0" w:color="auto"/>
      </w:divBdr>
    </w:div>
    <w:div w:id="1005089267">
      <w:bodyDiv w:val="1"/>
      <w:marLeft w:val="0"/>
      <w:marRight w:val="0"/>
      <w:marTop w:val="0"/>
      <w:marBottom w:val="0"/>
      <w:divBdr>
        <w:top w:val="none" w:sz="0" w:space="0" w:color="auto"/>
        <w:left w:val="none" w:sz="0" w:space="0" w:color="auto"/>
        <w:bottom w:val="none" w:sz="0" w:space="0" w:color="auto"/>
        <w:right w:val="none" w:sz="0" w:space="0" w:color="auto"/>
      </w:divBdr>
    </w:div>
    <w:div w:id="1030497074">
      <w:bodyDiv w:val="1"/>
      <w:marLeft w:val="0"/>
      <w:marRight w:val="0"/>
      <w:marTop w:val="0"/>
      <w:marBottom w:val="0"/>
      <w:divBdr>
        <w:top w:val="none" w:sz="0" w:space="0" w:color="auto"/>
        <w:left w:val="none" w:sz="0" w:space="0" w:color="auto"/>
        <w:bottom w:val="none" w:sz="0" w:space="0" w:color="auto"/>
        <w:right w:val="none" w:sz="0" w:space="0" w:color="auto"/>
      </w:divBdr>
    </w:div>
    <w:div w:id="1038310842">
      <w:bodyDiv w:val="1"/>
      <w:marLeft w:val="0"/>
      <w:marRight w:val="0"/>
      <w:marTop w:val="0"/>
      <w:marBottom w:val="0"/>
      <w:divBdr>
        <w:top w:val="none" w:sz="0" w:space="0" w:color="auto"/>
        <w:left w:val="none" w:sz="0" w:space="0" w:color="auto"/>
        <w:bottom w:val="none" w:sz="0" w:space="0" w:color="auto"/>
        <w:right w:val="none" w:sz="0" w:space="0" w:color="auto"/>
      </w:divBdr>
    </w:div>
    <w:div w:id="1081870465">
      <w:bodyDiv w:val="1"/>
      <w:marLeft w:val="0"/>
      <w:marRight w:val="0"/>
      <w:marTop w:val="0"/>
      <w:marBottom w:val="0"/>
      <w:divBdr>
        <w:top w:val="none" w:sz="0" w:space="0" w:color="auto"/>
        <w:left w:val="none" w:sz="0" w:space="0" w:color="auto"/>
        <w:bottom w:val="none" w:sz="0" w:space="0" w:color="auto"/>
        <w:right w:val="none" w:sz="0" w:space="0" w:color="auto"/>
      </w:divBdr>
    </w:div>
    <w:div w:id="1098981886">
      <w:bodyDiv w:val="1"/>
      <w:marLeft w:val="0"/>
      <w:marRight w:val="0"/>
      <w:marTop w:val="0"/>
      <w:marBottom w:val="0"/>
      <w:divBdr>
        <w:top w:val="none" w:sz="0" w:space="0" w:color="auto"/>
        <w:left w:val="none" w:sz="0" w:space="0" w:color="auto"/>
        <w:bottom w:val="none" w:sz="0" w:space="0" w:color="auto"/>
        <w:right w:val="none" w:sz="0" w:space="0" w:color="auto"/>
      </w:divBdr>
    </w:div>
    <w:div w:id="1123160012">
      <w:bodyDiv w:val="1"/>
      <w:marLeft w:val="0"/>
      <w:marRight w:val="0"/>
      <w:marTop w:val="0"/>
      <w:marBottom w:val="0"/>
      <w:divBdr>
        <w:top w:val="none" w:sz="0" w:space="0" w:color="auto"/>
        <w:left w:val="none" w:sz="0" w:space="0" w:color="auto"/>
        <w:bottom w:val="none" w:sz="0" w:space="0" w:color="auto"/>
        <w:right w:val="none" w:sz="0" w:space="0" w:color="auto"/>
      </w:divBdr>
    </w:div>
    <w:div w:id="1124932635">
      <w:bodyDiv w:val="1"/>
      <w:marLeft w:val="0"/>
      <w:marRight w:val="0"/>
      <w:marTop w:val="0"/>
      <w:marBottom w:val="0"/>
      <w:divBdr>
        <w:top w:val="none" w:sz="0" w:space="0" w:color="auto"/>
        <w:left w:val="none" w:sz="0" w:space="0" w:color="auto"/>
        <w:bottom w:val="none" w:sz="0" w:space="0" w:color="auto"/>
        <w:right w:val="none" w:sz="0" w:space="0" w:color="auto"/>
      </w:divBdr>
    </w:div>
    <w:div w:id="1149325395">
      <w:bodyDiv w:val="1"/>
      <w:marLeft w:val="0"/>
      <w:marRight w:val="0"/>
      <w:marTop w:val="0"/>
      <w:marBottom w:val="0"/>
      <w:divBdr>
        <w:top w:val="none" w:sz="0" w:space="0" w:color="auto"/>
        <w:left w:val="none" w:sz="0" w:space="0" w:color="auto"/>
        <w:bottom w:val="none" w:sz="0" w:space="0" w:color="auto"/>
        <w:right w:val="none" w:sz="0" w:space="0" w:color="auto"/>
      </w:divBdr>
    </w:div>
    <w:div w:id="1170411613">
      <w:bodyDiv w:val="1"/>
      <w:marLeft w:val="0"/>
      <w:marRight w:val="0"/>
      <w:marTop w:val="0"/>
      <w:marBottom w:val="0"/>
      <w:divBdr>
        <w:top w:val="none" w:sz="0" w:space="0" w:color="auto"/>
        <w:left w:val="none" w:sz="0" w:space="0" w:color="auto"/>
        <w:bottom w:val="none" w:sz="0" w:space="0" w:color="auto"/>
        <w:right w:val="none" w:sz="0" w:space="0" w:color="auto"/>
      </w:divBdr>
    </w:div>
    <w:div w:id="1170831185">
      <w:bodyDiv w:val="1"/>
      <w:marLeft w:val="0"/>
      <w:marRight w:val="0"/>
      <w:marTop w:val="0"/>
      <w:marBottom w:val="0"/>
      <w:divBdr>
        <w:top w:val="none" w:sz="0" w:space="0" w:color="auto"/>
        <w:left w:val="none" w:sz="0" w:space="0" w:color="auto"/>
        <w:bottom w:val="none" w:sz="0" w:space="0" w:color="auto"/>
        <w:right w:val="none" w:sz="0" w:space="0" w:color="auto"/>
      </w:divBdr>
    </w:div>
    <w:div w:id="1180045344">
      <w:bodyDiv w:val="1"/>
      <w:marLeft w:val="0"/>
      <w:marRight w:val="0"/>
      <w:marTop w:val="0"/>
      <w:marBottom w:val="0"/>
      <w:divBdr>
        <w:top w:val="none" w:sz="0" w:space="0" w:color="auto"/>
        <w:left w:val="none" w:sz="0" w:space="0" w:color="auto"/>
        <w:bottom w:val="none" w:sz="0" w:space="0" w:color="auto"/>
        <w:right w:val="none" w:sz="0" w:space="0" w:color="auto"/>
      </w:divBdr>
    </w:div>
    <w:div w:id="1187985583">
      <w:bodyDiv w:val="1"/>
      <w:marLeft w:val="0"/>
      <w:marRight w:val="0"/>
      <w:marTop w:val="0"/>
      <w:marBottom w:val="0"/>
      <w:divBdr>
        <w:top w:val="none" w:sz="0" w:space="0" w:color="auto"/>
        <w:left w:val="none" w:sz="0" w:space="0" w:color="auto"/>
        <w:bottom w:val="none" w:sz="0" w:space="0" w:color="auto"/>
        <w:right w:val="none" w:sz="0" w:space="0" w:color="auto"/>
      </w:divBdr>
    </w:div>
    <w:div w:id="1204557095">
      <w:bodyDiv w:val="1"/>
      <w:marLeft w:val="0"/>
      <w:marRight w:val="0"/>
      <w:marTop w:val="0"/>
      <w:marBottom w:val="0"/>
      <w:divBdr>
        <w:top w:val="none" w:sz="0" w:space="0" w:color="auto"/>
        <w:left w:val="none" w:sz="0" w:space="0" w:color="auto"/>
        <w:bottom w:val="none" w:sz="0" w:space="0" w:color="auto"/>
        <w:right w:val="none" w:sz="0" w:space="0" w:color="auto"/>
      </w:divBdr>
      <w:divsChild>
        <w:div w:id="275454262">
          <w:marLeft w:val="0"/>
          <w:marRight w:val="0"/>
          <w:marTop w:val="0"/>
          <w:marBottom w:val="0"/>
          <w:divBdr>
            <w:top w:val="none" w:sz="0" w:space="0" w:color="auto"/>
            <w:left w:val="none" w:sz="0" w:space="0" w:color="auto"/>
            <w:bottom w:val="none" w:sz="0" w:space="0" w:color="auto"/>
            <w:right w:val="none" w:sz="0" w:space="0" w:color="auto"/>
          </w:divBdr>
        </w:div>
        <w:div w:id="1083529309">
          <w:marLeft w:val="0"/>
          <w:marRight w:val="0"/>
          <w:marTop w:val="0"/>
          <w:marBottom w:val="0"/>
          <w:divBdr>
            <w:top w:val="none" w:sz="0" w:space="0" w:color="auto"/>
            <w:left w:val="none" w:sz="0" w:space="0" w:color="auto"/>
            <w:bottom w:val="none" w:sz="0" w:space="0" w:color="auto"/>
            <w:right w:val="none" w:sz="0" w:space="0" w:color="auto"/>
          </w:divBdr>
        </w:div>
        <w:div w:id="1318799244">
          <w:marLeft w:val="0"/>
          <w:marRight w:val="0"/>
          <w:marTop w:val="0"/>
          <w:marBottom w:val="0"/>
          <w:divBdr>
            <w:top w:val="none" w:sz="0" w:space="0" w:color="auto"/>
            <w:left w:val="none" w:sz="0" w:space="0" w:color="auto"/>
            <w:bottom w:val="none" w:sz="0" w:space="0" w:color="auto"/>
            <w:right w:val="none" w:sz="0" w:space="0" w:color="auto"/>
          </w:divBdr>
        </w:div>
        <w:div w:id="1610116058">
          <w:marLeft w:val="0"/>
          <w:marRight w:val="0"/>
          <w:marTop w:val="0"/>
          <w:marBottom w:val="0"/>
          <w:divBdr>
            <w:top w:val="none" w:sz="0" w:space="0" w:color="auto"/>
            <w:left w:val="none" w:sz="0" w:space="0" w:color="auto"/>
            <w:bottom w:val="none" w:sz="0" w:space="0" w:color="auto"/>
            <w:right w:val="none" w:sz="0" w:space="0" w:color="auto"/>
          </w:divBdr>
        </w:div>
      </w:divsChild>
    </w:div>
    <w:div w:id="1209223199">
      <w:bodyDiv w:val="1"/>
      <w:marLeft w:val="0"/>
      <w:marRight w:val="0"/>
      <w:marTop w:val="0"/>
      <w:marBottom w:val="0"/>
      <w:divBdr>
        <w:top w:val="none" w:sz="0" w:space="0" w:color="auto"/>
        <w:left w:val="none" w:sz="0" w:space="0" w:color="auto"/>
        <w:bottom w:val="none" w:sz="0" w:space="0" w:color="auto"/>
        <w:right w:val="none" w:sz="0" w:space="0" w:color="auto"/>
      </w:divBdr>
    </w:div>
    <w:div w:id="1213227194">
      <w:bodyDiv w:val="1"/>
      <w:marLeft w:val="0"/>
      <w:marRight w:val="0"/>
      <w:marTop w:val="0"/>
      <w:marBottom w:val="0"/>
      <w:divBdr>
        <w:top w:val="none" w:sz="0" w:space="0" w:color="auto"/>
        <w:left w:val="none" w:sz="0" w:space="0" w:color="auto"/>
        <w:bottom w:val="none" w:sz="0" w:space="0" w:color="auto"/>
        <w:right w:val="none" w:sz="0" w:space="0" w:color="auto"/>
      </w:divBdr>
    </w:div>
    <w:div w:id="1214536660">
      <w:bodyDiv w:val="1"/>
      <w:marLeft w:val="0"/>
      <w:marRight w:val="0"/>
      <w:marTop w:val="0"/>
      <w:marBottom w:val="0"/>
      <w:divBdr>
        <w:top w:val="none" w:sz="0" w:space="0" w:color="auto"/>
        <w:left w:val="none" w:sz="0" w:space="0" w:color="auto"/>
        <w:bottom w:val="none" w:sz="0" w:space="0" w:color="auto"/>
        <w:right w:val="none" w:sz="0" w:space="0" w:color="auto"/>
      </w:divBdr>
    </w:div>
    <w:div w:id="1226339277">
      <w:bodyDiv w:val="1"/>
      <w:marLeft w:val="0"/>
      <w:marRight w:val="0"/>
      <w:marTop w:val="0"/>
      <w:marBottom w:val="0"/>
      <w:divBdr>
        <w:top w:val="none" w:sz="0" w:space="0" w:color="auto"/>
        <w:left w:val="none" w:sz="0" w:space="0" w:color="auto"/>
        <w:bottom w:val="none" w:sz="0" w:space="0" w:color="auto"/>
        <w:right w:val="none" w:sz="0" w:space="0" w:color="auto"/>
      </w:divBdr>
    </w:div>
    <w:div w:id="1236432915">
      <w:bodyDiv w:val="1"/>
      <w:marLeft w:val="0"/>
      <w:marRight w:val="0"/>
      <w:marTop w:val="0"/>
      <w:marBottom w:val="0"/>
      <w:divBdr>
        <w:top w:val="none" w:sz="0" w:space="0" w:color="auto"/>
        <w:left w:val="none" w:sz="0" w:space="0" w:color="auto"/>
        <w:bottom w:val="none" w:sz="0" w:space="0" w:color="auto"/>
        <w:right w:val="none" w:sz="0" w:space="0" w:color="auto"/>
      </w:divBdr>
    </w:div>
    <w:div w:id="1245803481">
      <w:bodyDiv w:val="1"/>
      <w:marLeft w:val="0"/>
      <w:marRight w:val="0"/>
      <w:marTop w:val="0"/>
      <w:marBottom w:val="0"/>
      <w:divBdr>
        <w:top w:val="none" w:sz="0" w:space="0" w:color="auto"/>
        <w:left w:val="none" w:sz="0" w:space="0" w:color="auto"/>
        <w:bottom w:val="none" w:sz="0" w:space="0" w:color="auto"/>
        <w:right w:val="none" w:sz="0" w:space="0" w:color="auto"/>
      </w:divBdr>
    </w:div>
    <w:div w:id="1293710619">
      <w:bodyDiv w:val="1"/>
      <w:marLeft w:val="0"/>
      <w:marRight w:val="0"/>
      <w:marTop w:val="0"/>
      <w:marBottom w:val="0"/>
      <w:divBdr>
        <w:top w:val="none" w:sz="0" w:space="0" w:color="auto"/>
        <w:left w:val="none" w:sz="0" w:space="0" w:color="auto"/>
        <w:bottom w:val="none" w:sz="0" w:space="0" w:color="auto"/>
        <w:right w:val="none" w:sz="0" w:space="0" w:color="auto"/>
      </w:divBdr>
      <w:divsChild>
        <w:div w:id="191961168">
          <w:marLeft w:val="0"/>
          <w:marRight w:val="0"/>
          <w:marTop w:val="0"/>
          <w:marBottom w:val="0"/>
          <w:divBdr>
            <w:top w:val="none" w:sz="0" w:space="0" w:color="auto"/>
            <w:left w:val="none" w:sz="0" w:space="0" w:color="auto"/>
            <w:bottom w:val="none" w:sz="0" w:space="0" w:color="auto"/>
            <w:right w:val="none" w:sz="0" w:space="0" w:color="auto"/>
          </w:divBdr>
          <w:divsChild>
            <w:div w:id="12324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0457">
      <w:bodyDiv w:val="1"/>
      <w:marLeft w:val="0"/>
      <w:marRight w:val="0"/>
      <w:marTop w:val="0"/>
      <w:marBottom w:val="0"/>
      <w:divBdr>
        <w:top w:val="none" w:sz="0" w:space="0" w:color="auto"/>
        <w:left w:val="none" w:sz="0" w:space="0" w:color="auto"/>
        <w:bottom w:val="none" w:sz="0" w:space="0" w:color="auto"/>
        <w:right w:val="none" w:sz="0" w:space="0" w:color="auto"/>
      </w:divBdr>
    </w:div>
    <w:div w:id="1348216658">
      <w:bodyDiv w:val="1"/>
      <w:marLeft w:val="0"/>
      <w:marRight w:val="0"/>
      <w:marTop w:val="0"/>
      <w:marBottom w:val="0"/>
      <w:divBdr>
        <w:top w:val="none" w:sz="0" w:space="0" w:color="auto"/>
        <w:left w:val="none" w:sz="0" w:space="0" w:color="auto"/>
        <w:bottom w:val="none" w:sz="0" w:space="0" w:color="auto"/>
        <w:right w:val="none" w:sz="0" w:space="0" w:color="auto"/>
      </w:divBdr>
    </w:div>
    <w:div w:id="1350257604">
      <w:bodyDiv w:val="1"/>
      <w:marLeft w:val="0"/>
      <w:marRight w:val="0"/>
      <w:marTop w:val="0"/>
      <w:marBottom w:val="0"/>
      <w:divBdr>
        <w:top w:val="none" w:sz="0" w:space="0" w:color="auto"/>
        <w:left w:val="none" w:sz="0" w:space="0" w:color="auto"/>
        <w:bottom w:val="none" w:sz="0" w:space="0" w:color="auto"/>
        <w:right w:val="none" w:sz="0" w:space="0" w:color="auto"/>
      </w:divBdr>
    </w:div>
    <w:div w:id="1350833495">
      <w:bodyDiv w:val="1"/>
      <w:marLeft w:val="0"/>
      <w:marRight w:val="0"/>
      <w:marTop w:val="0"/>
      <w:marBottom w:val="0"/>
      <w:divBdr>
        <w:top w:val="none" w:sz="0" w:space="0" w:color="auto"/>
        <w:left w:val="none" w:sz="0" w:space="0" w:color="auto"/>
        <w:bottom w:val="none" w:sz="0" w:space="0" w:color="auto"/>
        <w:right w:val="none" w:sz="0" w:space="0" w:color="auto"/>
      </w:divBdr>
    </w:div>
    <w:div w:id="1366371449">
      <w:bodyDiv w:val="1"/>
      <w:marLeft w:val="0"/>
      <w:marRight w:val="0"/>
      <w:marTop w:val="0"/>
      <w:marBottom w:val="0"/>
      <w:divBdr>
        <w:top w:val="none" w:sz="0" w:space="0" w:color="auto"/>
        <w:left w:val="none" w:sz="0" w:space="0" w:color="auto"/>
        <w:bottom w:val="none" w:sz="0" w:space="0" w:color="auto"/>
        <w:right w:val="none" w:sz="0" w:space="0" w:color="auto"/>
      </w:divBdr>
      <w:divsChild>
        <w:div w:id="1257136921">
          <w:marLeft w:val="0"/>
          <w:marRight w:val="0"/>
          <w:marTop w:val="0"/>
          <w:marBottom w:val="0"/>
          <w:divBdr>
            <w:top w:val="none" w:sz="0" w:space="0" w:color="auto"/>
            <w:left w:val="none" w:sz="0" w:space="0" w:color="auto"/>
            <w:bottom w:val="none" w:sz="0" w:space="0" w:color="auto"/>
            <w:right w:val="none" w:sz="0" w:space="0" w:color="auto"/>
          </w:divBdr>
        </w:div>
      </w:divsChild>
    </w:div>
    <w:div w:id="1383208721">
      <w:bodyDiv w:val="1"/>
      <w:marLeft w:val="0"/>
      <w:marRight w:val="0"/>
      <w:marTop w:val="0"/>
      <w:marBottom w:val="0"/>
      <w:divBdr>
        <w:top w:val="none" w:sz="0" w:space="0" w:color="auto"/>
        <w:left w:val="none" w:sz="0" w:space="0" w:color="auto"/>
        <w:bottom w:val="none" w:sz="0" w:space="0" w:color="auto"/>
        <w:right w:val="none" w:sz="0" w:space="0" w:color="auto"/>
      </w:divBdr>
    </w:div>
    <w:div w:id="1395393574">
      <w:bodyDiv w:val="1"/>
      <w:marLeft w:val="0"/>
      <w:marRight w:val="0"/>
      <w:marTop w:val="0"/>
      <w:marBottom w:val="0"/>
      <w:divBdr>
        <w:top w:val="none" w:sz="0" w:space="0" w:color="auto"/>
        <w:left w:val="none" w:sz="0" w:space="0" w:color="auto"/>
        <w:bottom w:val="none" w:sz="0" w:space="0" w:color="auto"/>
        <w:right w:val="none" w:sz="0" w:space="0" w:color="auto"/>
      </w:divBdr>
    </w:div>
    <w:div w:id="1397051091">
      <w:bodyDiv w:val="1"/>
      <w:marLeft w:val="0"/>
      <w:marRight w:val="0"/>
      <w:marTop w:val="0"/>
      <w:marBottom w:val="0"/>
      <w:divBdr>
        <w:top w:val="none" w:sz="0" w:space="0" w:color="auto"/>
        <w:left w:val="none" w:sz="0" w:space="0" w:color="auto"/>
        <w:bottom w:val="none" w:sz="0" w:space="0" w:color="auto"/>
        <w:right w:val="none" w:sz="0" w:space="0" w:color="auto"/>
      </w:divBdr>
    </w:div>
    <w:div w:id="1419476304">
      <w:bodyDiv w:val="1"/>
      <w:marLeft w:val="0"/>
      <w:marRight w:val="0"/>
      <w:marTop w:val="0"/>
      <w:marBottom w:val="0"/>
      <w:divBdr>
        <w:top w:val="none" w:sz="0" w:space="0" w:color="auto"/>
        <w:left w:val="none" w:sz="0" w:space="0" w:color="auto"/>
        <w:bottom w:val="none" w:sz="0" w:space="0" w:color="auto"/>
        <w:right w:val="none" w:sz="0" w:space="0" w:color="auto"/>
      </w:divBdr>
    </w:div>
    <w:div w:id="1453131823">
      <w:bodyDiv w:val="1"/>
      <w:marLeft w:val="0"/>
      <w:marRight w:val="0"/>
      <w:marTop w:val="0"/>
      <w:marBottom w:val="0"/>
      <w:divBdr>
        <w:top w:val="none" w:sz="0" w:space="0" w:color="auto"/>
        <w:left w:val="none" w:sz="0" w:space="0" w:color="auto"/>
        <w:bottom w:val="none" w:sz="0" w:space="0" w:color="auto"/>
        <w:right w:val="none" w:sz="0" w:space="0" w:color="auto"/>
      </w:divBdr>
    </w:div>
    <w:div w:id="1453135408">
      <w:bodyDiv w:val="1"/>
      <w:marLeft w:val="0"/>
      <w:marRight w:val="0"/>
      <w:marTop w:val="0"/>
      <w:marBottom w:val="0"/>
      <w:divBdr>
        <w:top w:val="none" w:sz="0" w:space="0" w:color="auto"/>
        <w:left w:val="none" w:sz="0" w:space="0" w:color="auto"/>
        <w:bottom w:val="none" w:sz="0" w:space="0" w:color="auto"/>
        <w:right w:val="none" w:sz="0" w:space="0" w:color="auto"/>
      </w:divBdr>
    </w:div>
    <w:div w:id="1461144343">
      <w:bodyDiv w:val="1"/>
      <w:marLeft w:val="0"/>
      <w:marRight w:val="0"/>
      <w:marTop w:val="0"/>
      <w:marBottom w:val="0"/>
      <w:divBdr>
        <w:top w:val="none" w:sz="0" w:space="0" w:color="auto"/>
        <w:left w:val="none" w:sz="0" w:space="0" w:color="auto"/>
        <w:bottom w:val="none" w:sz="0" w:space="0" w:color="auto"/>
        <w:right w:val="none" w:sz="0" w:space="0" w:color="auto"/>
      </w:divBdr>
    </w:div>
    <w:div w:id="1472795807">
      <w:bodyDiv w:val="1"/>
      <w:marLeft w:val="0"/>
      <w:marRight w:val="0"/>
      <w:marTop w:val="0"/>
      <w:marBottom w:val="0"/>
      <w:divBdr>
        <w:top w:val="none" w:sz="0" w:space="0" w:color="auto"/>
        <w:left w:val="none" w:sz="0" w:space="0" w:color="auto"/>
        <w:bottom w:val="none" w:sz="0" w:space="0" w:color="auto"/>
        <w:right w:val="none" w:sz="0" w:space="0" w:color="auto"/>
      </w:divBdr>
    </w:div>
    <w:div w:id="1485124673">
      <w:bodyDiv w:val="1"/>
      <w:marLeft w:val="0"/>
      <w:marRight w:val="0"/>
      <w:marTop w:val="0"/>
      <w:marBottom w:val="0"/>
      <w:divBdr>
        <w:top w:val="none" w:sz="0" w:space="0" w:color="auto"/>
        <w:left w:val="none" w:sz="0" w:space="0" w:color="auto"/>
        <w:bottom w:val="none" w:sz="0" w:space="0" w:color="auto"/>
        <w:right w:val="none" w:sz="0" w:space="0" w:color="auto"/>
      </w:divBdr>
      <w:divsChild>
        <w:div w:id="556624552">
          <w:marLeft w:val="0"/>
          <w:marRight w:val="0"/>
          <w:marTop w:val="0"/>
          <w:marBottom w:val="0"/>
          <w:divBdr>
            <w:top w:val="none" w:sz="0" w:space="0" w:color="auto"/>
            <w:left w:val="none" w:sz="0" w:space="0" w:color="auto"/>
            <w:bottom w:val="none" w:sz="0" w:space="0" w:color="auto"/>
            <w:right w:val="none" w:sz="0" w:space="0" w:color="auto"/>
          </w:divBdr>
        </w:div>
        <w:div w:id="794908999">
          <w:marLeft w:val="0"/>
          <w:marRight w:val="0"/>
          <w:marTop w:val="0"/>
          <w:marBottom w:val="0"/>
          <w:divBdr>
            <w:top w:val="none" w:sz="0" w:space="0" w:color="auto"/>
            <w:left w:val="none" w:sz="0" w:space="0" w:color="auto"/>
            <w:bottom w:val="none" w:sz="0" w:space="0" w:color="auto"/>
            <w:right w:val="none" w:sz="0" w:space="0" w:color="auto"/>
          </w:divBdr>
        </w:div>
        <w:div w:id="1441024588">
          <w:marLeft w:val="0"/>
          <w:marRight w:val="0"/>
          <w:marTop w:val="0"/>
          <w:marBottom w:val="0"/>
          <w:divBdr>
            <w:top w:val="none" w:sz="0" w:space="0" w:color="auto"/>
            <w:left w:val="none" w:sz="0" w:space="0" w:color="auto"/>
            <w:bottom w:val="none" w:sz="0" w:space="0" w:color="auto"/>
            <w:right w:val="none" w:sz="0" w:space="0" w:color="auto"/>
          </w:divBdr>
        </w:div>
        <w:div w:id="1644969159">
          <w:marLeft w:val="0"/>
          <w:marRight w:val="0"/>
          <w:marTop w:val="0"/>
          <w:marBottom w:val="0"/>
          <w:divBdr>
            <w:top w:val="none" w:sz="0" w:space="0" w:color="auto"/>
            <w:left w:val="none" w:sz="0" w:space="0" w:color="auto"/>
            <w:bottom w:val="none" w:sz="0" w:space="0" w:color="auto"/>
            <w:right w:val="none" w:sz="0" w:space="0" w:color="auto"/>
          </w:divBdr>
        </w:div>
      </w:divsChild>
    </w:div>
    <w:div w:id="1490244915">
      <w:bodyDiv w:val="1"/>
      <w:marLeft w:val="0"/>
      <w:marRight w:val="0"/>
      <w:marTop w:val="0"/>
      <w:marBottom w:val="0"/>
      <w:divBdr>
        <w:top w:val="none" w:sz="0" w:space="0" w:color="auto"/>
        <w:left w:val="none" w:sz="0" w:space="0" w:color="auto"/>
        <w:bottom w:val="none" w:sz="0" w:space="0" w:color="auto"/>
        <w:right w:val="none" w:sz="0" w:space="0" w:color="auto"/>
      </w:divBdr>
    </w:div>
    <w:div w:id="1513105489">
      <w:bodyDiv w:val="1"/>
      <w:marLeft w:val="0"/>
      <w:marRight w:val="0"/>
      <w:marTop w:val="0"/>
      <w:marBottom w:val="0"/>
      <w:divBdr>
        <w:top w:val="none" w:sz="0" w:space="0" w:color="auto"/>
        <w:left w:val="none" w:sz="0" w:space="0" w:color="auto"/>
        <w:bottom w:val="none" w:sz="0" w:space="0" w:color="auto"/>
        <w:right w:val="none" w:sz="0" w:space="0" w:color="auto"/>
      </w:divBdr>
    </w:div>
    <w:div w:id="1535657765">
      <w:bodyDiv w:val="1"/>
      <w:marLeft w:val="0"/>
      <w:marRight w:val="0"/>
      <w:marTop w:val="0"/>
      <w:marBottom w:val="0"/>
      <w:divBdr>
        <w:top w:val="none" w:sz="0" w:space="0" w:color="auto"/>
        <w:left w:val="none" w:sz="0" w:space="0" w:color="auto"/>
        <w:bottom w:val="none" w:sz="0" w:space="0" w:color="auto"/>
        <w:right w:val="none" w:sz="0" w:space="0" w:color="auto"/>
      </w:divBdr>
    </w:div>
    <w:div w:id="1544245600">
      <w:bodyDiv w:val="1"/>
      <w:marLeft w:val="0"/>
      <w:marRight w:val="0"/>
      <w:marTop w:val="0"/>
      <w:marBottom w:val="0"/>
      <w:divBdr>
        <w:top w:val="none" w:sz="0" w:space="0" w:color="auto"/>
        <w:left w:val="none" w:sz="0" w:space="0" w:color="auto"/>
        <w:bottom w:val="none" w:sz="0" w:space="0" w:color="auto"/>
        <w:right w:val="none" w:sz="0" w:space="0" w:color="auto"/>
      </w:divBdr>
    </w:div>
    <w:div w:id="1563635596">
      <w:bodyDiv w:val="1"/>
      <w:marLeft w:val="0"/>
      <w:marRight w:val="0"/>
      <w:marTop w:val="0"/>
      <w:marBottom w:val="0"/>
      <w:divBdr>
        <w:top w:val="none" w:sz="0" w:space="0" w:color="auto"/>
        <w:left w:val="none" w:sz="0" w:space="0" w:color="auto"/>
        <w:bottom w:val="none" w:sz="0" w:space="0" w:color="auto"/>
        <w:right w:val="none" w:sz="0" w:space="0" w:color="auto"/>
      </w:divBdr>
    </w:div>
    <w:div w:id="1578708716">
      <w:bodyDiv w:val="1"/>
      <w:marLeft w:val="0"/>
      <w:marRight w:val="0"/>
      <w:marTop w:val="0"/>
      <w:marBottom w:val="0"/>
      <w:divBdr>
        <w:top w:val="none" w:sz="0" w:space="0" w:color="auto"/>
        <w:left w:val="none" w:sz="0" w:space="0" w:color="auto"/>
        <w:bottom w:val="none" w:sz="0" w:space="0" w:color="auto"/>
        <w:right w:val="none" w:sz="0" w:space="0" w:color="auto"/>
      </w:divBdr>
    </w:div>
    <w:div w:id="1585647641">
      <w:bodyDiv w:val="1"/>
      <w:marLeft w:val="0"/>
      <w:marRight w:val="0"/>
      <w:marTop w:val="0"/>
      <w:marBottom w:val="0"/>
      <w:divBdr>
        <w:top w:val="none" w:sz="0" w:space="0" w:color="auto"/>
        <w:left w:val="none" w:sz="0" w:space="0" w:color="auto"/>
        <w:bottom w:val="none" w:sz="0" w:space="0" w:color="auto"/>
        <w:right w:val="none" w:sz="0" w:space="0" w:color="auto"/>
      </w:divBdr>
    </w:div>
    <w:div w:id="1612123483">
      <w:bodyDiv w:val="1"/>
      <w:marLeft w:val="0"/>
      <w:marRight w:val="0"/>
      <w:marTop w:val="0"/>
      <w:marBottom w:val="0"/>
      <w:divBdr>
        <w:top w:val="none" w:sz="0" w:space="0" w:color="auto"/>
        <w:left w:val="none" w:sz="0" w:space="0" w:color="auto"/>
        <w:bottom w:val="none" w:sz="0" w:space="0" w:color="auto"/>
        <w:right w:val="none" w:sz="0" w:space="0" w:color="auto"/>
      </w:divBdr>
    </w:div>
    <w:div w:id="1617521955">
      <w:bodyDiv w:val="1"/>
      <w:marLeft w:val="0"/>
      <w:marRight w:val="0"/>
      <w:marTop w:val="0"/>
      <w:marBottom w:val="0"/>
      <w:divBdr>
        <w:top w:val="none" w:sz="0" w:space="0" w:color="auto"/>
        <w:left w:val="none" w:sz="0" w:space="0" w:color="auto"/>
        <w:bottom w:val="none" w:sz="0" w:space="0" w:color="auto"/>
        <w:right w:val="none" w:sz="0" w:space="0" w:color="auto"/>
      </w:divBdr>
    </w:div>
    <w:div w:id="1647274484">
      <w:bodyDiv w:val="1"/>
      <w:marLeft w:val="0"/>
      <w:marRight w:val="0"/>
      <w:marTop w:val="0"/>
      <w:marBottom w:val="0"/>
      <w:divBdr>
        <w:top w:val="none" w:sz="0" w:space="0" w:color="auto"/>
        <w:left w:val="none" w:sz="0" w:space="0" w:color="auto"/>
        <w:bottom w:val="none" w:sz="0" w:space="0" w:color="auto"/>
        <w:right w:val="none" w:sz="0" w:space="0" w:color="auto"/>
      </w:divBdr>
    </w:div>
    <w:div w:id="1652251558">
      <w:bodyDiv w:val="1"/>
      <w:marLeft w:val="0"/>
      <w:marRight w:val="0"/>
      <w:marTop w:val="0"/>
      <w:marBottom w:val="0"/>
      <w:divBdr>
        <w:top w:val="none" w:sz="0" w:space="0" w:color="auto"/>
        <w:left w:val="none" w:sz="0" w:space="0" w:color="auto"/>
        <w:bottom w:val="none" w:sz="0" w:space="0" w:color="auto"/>
        <w:right w:val="none" w:sz="0" w:space="0" w:color="auto"/>
      </w:divBdr>
    </w:div>
    <w:div w:id="1657952090">
      <w:bodyDiv w:val="1"/>
      <w:marLeft w:val="0"/>
      <w:marRight w:val="0"/>
      <w:marTop w:val="0"/>
      <w:marBottom w:val="0"/>
      <w:divBdr>
        <w:top w:val="none" w:sz="0" w:space="0" w:color="auto"/>
        <w:left w:val="none" w:sz="0" w:space="0" w:color="auto"/>
        <w:bottom w:val="none" w:sz="0" w:space="0" w:color="auto"/>
        <w:right w:val="none" w:sz="0" w:space="0" w:color="auto"/>
      </w:divBdr>
    </w:div>
    <w:div w:id="1691640309">
      <w:bodyDiv w:val="1"/>
      <w:marLeft w:val="0"/>
      <w:marRight w:val="0"/>
      <w:marTop w:val="0"/>
      <w:marBottom w:val="0"/>
      <w:divBdr>
        <w:top w:val="none" w:sz="0" w:space="0" w:color="auto"/>
        <w:left w:val="none" w:sz="0" w:space="0" w:color="auto"/>
        <w:bottom w:val="none" w:sz="0" w:space="0" w:color="auto"/>
        <w:right w:val="none" w:sz="0" w:space="0" w:color="auto"/>
      </w:divBdr>
    </w:div>
    <w:div w:id="1693065814">
      <w:bodyDiv w:val="1"/>
      <w:marLeft w:val="0"/>
      <w:marRight w:val="0"/>
      <w:marTop w:val="0"/>
      <w:marBottom w:val="0"/>
      <w:divBdr>
        <w:top w:val="none" w:sz="0" w:space="0" w:color="auto"/>
        <w:left w:val="none" w:sz="0" w:space="0" w:color="auto"/>
        <w:bottom w:val="none" w:sz="0" w:space="0" w:color="auto"/>
        <w:right w:val="none" w:sz="0" w:space="0" w:color="auto"/>
      </w:divBdr>
      <w:divsChild>
        <w:div w:id="81418958">
          <w:marLeft w:val="446"/>
          <w:marRight w:val="0"/>
          <w:marTop w:val="0"/>
          <w:marBottom w:val="0"/>
          <w:divBdr>
            <w:top w:val="none" w:sz="0" w:space="0" w:color="auto"/>
            <w:left w:val="none" w:sz="0" w:space="0" w:color="auto"/>
            <w:bottom w:val="none" w:sz="0" w:space="0" w:color="auto"/>
            <w:right w:val="none" w:sz="0" w:space="0" w:color="auto"/>
          </w:divBdr>
        </w:div>
        <w:div w:id="353458380">
          <w:marLeft w:val="446"/>
          <w:marRight w:val="0"/>
          <w:marTop w:val="0"/>
          <w:marBottom w:val="0"/>
          <w:divBdr>
            <w:top w:val="none" w:sz="0" w:space="0" w:color="auto"/>
            <w:left w:val="none" w:sz="0" w:space="0" w:color="auto"/>
            <w:bottom w:val="none" w:sz="0" w:space="0" w:color="auto"/>
            <w:right w:val="none" w:sz="0" w:space="0" w:color="auto"/>
          </w:divBdr>
        </w:div>
        <w:div w:id="727536900">
          <w:marLeft w:val="446"/>
          <w:marRight w:val="0"/>
          <w:marTop w:val="0"/>
          <w:marBottom w:val="0"/>
          <w:divBdr>
            <w:top w:val="none" w:sz="0" w:space="0" w:color="auto"/>
            <w:left w:val="none" w:sz="0" w:space="0" w:color="auto"/>
            <w:bottom w:val="none" w:sz="0" w:space="0" w:color="auto"/>
            <w:right w:val="none" w:sz="0" w:space="0" w:color="auto"/>
          </w:divBdr>
        </w:div>
        <w:div w:id="1104807722">
          <w:marLeft w:val="446"/>
          <w:marRight w:val="0"/>
          <w:marTop w:val="0"/>
          <w:marBottom w:val="0"/>
          <w:divBdr>
            <w:top w:val="none" w:sz="0" w:space="0" w:color="auto"/>
            <w:left w:val="none" w:sz="0" w:space="0" w:color="auto"/>
            <w:bottom w:val="none" w:sz="0" w:space="0" w:color="auto"/>
            <w:right w:val="none" w:sz="0" w:space="0" w:color="auto"/>
          </w:divBdr>
        </w:div>
        <w:div w:id="1504201304">
          <w:marLeft w:val="446"/>
          <w:marRight w:val="0"/>
          <w:marTop w:val="0"/>
          <w:marBottom w:val="0"/>
          <w:divBdr>
            <w:top w:val="none" w:sz="0" w:space="0" w:color="auto"/>
            <w:left w:val="none" w:sz="0" w:space="0" w:color="auto"/>
            <w:bottom w:val="none" w:sz="0" w:space="0" w:color="auto"/>
            <w:right w:val="none" w:sz="0" w:space="0" w:color="auto"/>
          </w:divBdr>
        </w:div>
      </w:divsChild>
    </w:div>
    <w:div w:id="1697197592">
      <w:bodyDiv w:val="1"/>
      <w:marLeft w:val="0"/>
      <w:marRight w:val="0"/>
      <w:marTop w:val="0"/>
      <w:marBottom w:val="0"/>
      <w:divBdr>
        <w:top w:val="none" w:sz="0" w:space="0" w:color="auto"/>
        <w:left w:val="none" w:sz="0" w:space="0" w:color="auto"/>
        <w:bottom w:val="none" w:sz="0" w:space="0" w:color="auto"/>
        <w:right w:val="none" w:sz="0" w:space="0" w:color="auto"/>
      </w:divBdr>
    </w:div>
    <w:div w:id="1736587490">
      <w:bodyDiv w:val="1"/>
      <w:marLeft w:val="0"/>
      <w:marRight w:val="0"/>
      <w:marTop w:val="0"/>
      <w:marBottom w:val="0"/>
      <w:divBdr>
        <w:top w:val="none" w:sz="0" w:space="0" w:color="auto"/>
        <w:left w:val="none" w:sz="0" w:space="0" w:color="auto"/>
        <w:bottom w:val="none" w:sz="0" w:space="0" w:color="auto"/>
        <w:right w:val="none" w:sz="0" w:space="0" w:color="auto"/>
      </w:divBdr>
    </w:div>
    <w:div w:id="1755008307">
      <w:bodyDiv w:val="1"/>
      <w:marLeft w:val="0"/>
      <w:marRight w:val="0"/>
      <w:marTop w:val="0"/>
      <w:marBottom w:val="0"/>
      <w:divBdr>
        <w:top w:val="none" w:sz="0" w:space="0" w:color="auto"/>
        <w:left w:val="none" w:sz="0" w:space="0" w:color="auto"/>
        <w:bottom w:val="none" w:sz="0" w:space="0" w:color="auto"/>
        <w:right w:val="none" w:sz="0" w:space="0" w:color="auto"/>
      </w:divBdr>
    </w:div>
    <w:div w:id="1761945294">
      <w:bodyDiv w:val="1"/>
      <w:marLeft w:val="0"/>
      <w:marRight w:val="0"/>
      <w:marTop w:val="0"/>
      <w:marBottom w:val="0"/>
      <w:divBdr>
        <w:top w:val="none" w:sz="0" w:space="0" w:color="auto"/>
        <w:left w:val="none" w:sz="0" w:space="0" w:color="auto"/>
        <w:bottom w:val="none" w:sz="0" w:space="0" w:color="auto"/>
        <w:right w:val="none" w:sz="0" w:space="0" w:color="auto"/>
      </w:divBdr>
    </w:div>
    <w:div w:id="1766145390">
      <w:bodyDiv w:val="1"/>
      <w:marLeft w:val="0"/>
      <w:marRight w:val="0"/>
      <w:marTop w:val="0"/>
      <w:marBottom w:val="0"/>
      <w:divBdr>
        <w:top w:val="none" w:sz="0" w:space="0" w:color="auto"/>
        <w:left w:val="none" w:sz="0" w:space="0" w:color="auto"/>
        <w:bottom w:val="none" w:sz="0" w:space="0" w:color="auto"/>
        <w:right w:val="none" w:sz="0" w:space="0" w:color="auto"/>
      </w:divBdr>
    </w:div>
    <w:div w:id="1774589390">
      <w:bodyDiv w:val="1"/>
      <w:marLeft w:val="0"/>
      <w:marRight w:val="0"/>
      <w:marTop w:val="0"/>
      <w:marBottom w:val="0"/>
      <w:divBdr>
        <w:top w:val="none" w:sz="0" w:space="0" w:color="auto"/>
        <w:left w:val="none" w:sz="0" w:space="0" w:color="auto"/>
        <w:bottom w:val="none" w:sz="0" w:space="0" w:color="auto"/>
        <w:right w:val="none" w:sz="0" w:space="0" w:color="auto"/>
      </w:divBdr>
    </w:div>
    <w:div w:id="1800608485">
      <w:bodyDiv w:val="1"/>
      <w:marLeft w:val="0"/>
      <w:marRight w:val="0"/>
      <w:marTop w:val="0"/>
      <w:marBottom w:val="0"/>
      <w:divBdr>
        <w:top w:val="none" w:sz="0" w:space="0" w:color="auto"/>
        <w:left w:val="none" w:sz="0" w:space="0" w:color="auto"/>
        <w:bottom w:val="none" w:sz="0" w:space="0" w:color="auto"/>
        <w:right w:val="none" w:sz="0" w:space="0" w:color="auto"/>
      </w:divBdr>
    </w:div>
    <w:div w:id="1812281393">
      <w:bodyDiv w:val="1"/>
      <w:marLeft w:val="0"/>
      <w:marRight w:val="0"/>
      <w:marTop w:val="0"/>
      <w:marBottom w:val="0"/>
      <w:divBdr>
        <w:top w:val="none" w:sz="0" w:space="0" w:color="auto"/>
        <w:left w:val="none" w:sz="0" w:space="0" w:color="auto"/>
        <w:bottom w:val="none" w:sz="0" w:space="0" w:color="auto"/>
        <w:right w:val="none" w:sz="0" w:space="0" w:color="auto"/>
      </w:divBdr>
    </w:div>
    <w:div w:id="1820612590">
      <w:bodyDiv w:val="1"/>
      <w:marLeft w:val="0"/>
      <w:marRight w:val="0"/>
      <w:marTop w:val="0"/>
      <w:marBottom w:val="0"/>
      <w:divBdr>
        <w:top w:val="none" w:sz="0" w:space="0" w:color="auto"/>
        <w:left w:val="none" w:sz="0" w:space="0" w:color="auto"/>
        <w:bottom w:val="none" w:sz="0" w:space="0" w:color="auto"/>
        <w:right w:val="none" w:sz="0" w:space="0" w:color="auto"/>
      </w:divBdr>
    </w:div>
    <w:div w:id="1828669624">
      <w:bodyDiv w:val="1"/>
      <w:marLeft w:val="0"/>
      <w:marRight w:val="0"/>
      <w:marTop w:val="0"/>
      <w:marBottom w:val="0"/>
      <w:divBdr>
        <w:top w:val="none" w:sz="0" w:space="0" w:color="auto"/>
        <w:left w:val="none" w:sz="0" w:space="0" w:color="auto"/>
        <w:bottom w:val="none" w:sz="0" w:space="0" w:color="auto"/>
        <w:right w:val="none" w:sz="0" w:space="0" w:color="auto"/>
      </w:divBdr>
    </w:div>
    <w:div w:id="1828789972">
      <w:bodyDiv w:val="1"/>
      <w:marLeft w:val="0"/>
      <w:marRight w:val="0"/>
      <w:marTop w:val="0"/>
      <w:marBottom w:val="0"/>
      <w:divBdr>
        <w:top w:val="none" w:sz="0" w:space="0" w:color="auto"/>
        <w:left w:val="none" w:sz="0" w:space="0" w:color="auto"/>
        <w:bottom w:val="none" w:sz="0" w:space="0" w:color="auto"/>
        <w:right w:val="none" w:sz="0" w:space="0" w:color="auto"/>
      </w:divBdr>
      <w:divsChild>
        <w:div w:id="361396462">
          <w:marLeft w:val="0"/>
          <w:marRight w:val="0"/>
          <w:marTop w:val="0"/>
          <w:marBottom w:val="0"/>
          <w:divBdr>
            <w:top w:val="none" w:sz="0" w:space="0" w:color="auto"/>
            <w:left w:val="none" w:sz="0" w:space="0" w:color="auto"/>
            <w:bottom w:val="none" w:sz="0" w:space="0" w:color="auto"/>
            <w:right w:val="none" w:sz="0" w:space="0" w:color="auto"/>
          </w:divBdr>
        </w:div>
      </w:divsChild>
    </w:div>
    <w:div w:id="1843006036">
      <w:bodyDiv w:val="1"/>
      <w:marLeft w:val="0"/>
      <w:marRight w:val="0"/>
      <w:marTop w:val="0"/>
      <w:marBottom w:val="0"/>
      <w:divBdr>
        <w:top w:val="none" w:sz="0" w:space="0" w:color="auto"/>
        <w:left w:val="none" w:sz="0" w:space="0" w:color="auto"/>
        <w:bottom w:val="none" w:sz="0" w:space="0" w:color="auto"/>
        <w:right w:val="none" w:sz="0" w:space="0" w:color="auto"/>
      </w:divBdr>
      <w:divsChild>
        <w:div w:id="1229262952">
          <w:marLeft w:val="0"/>
          <w:marRight w:val="0"/>
          <w:marTop w:val="0"/>
          <w:marBottom w:val="0"/>
          <w:divBdr>
            <w:top w:val="none" w:sz="0" w:space="0" w:color="auto"/>
            <w:left w:val="none" w:sz="0" w:space="0" w:color="auto"/>
            <w:bottom w:val="none" w:sz="0" w:space="0" w:color="auto"/>
            <w:right w:val="none" w:sz="0" w:space="0" w:color="auto"/>
          </w:divBdr>
        </w:div>
      </w:divsChild>
    </w:div>
    <w:div w:id="1862739623">
      <w:bodyDiv w:val="1"/>
      <w:marLeft w:val="0"/>
      <w:marRight w:val="0"/>
      <w:marTop w:val="0"/>
      <w:marBottom w:val="0"/>
      <w:divBdr>
        <w:top w:val="none" w:sz="0" w:space="0" w:color="auto"/>
        <w:left w:val="none" w:sz="0" w:space="0" w:color="auto"/>
        <w:bottom w:val="none" w:sz="0" w:space="0" w:color="auto"/>
        <w:right w:val="none" w:sz="0" w:space="0" w:color="auto"/>
      </w:divBdr>
    </w:div>
    <w:div w:id="1867522560">
      <w:bodyDiv w:val="1"/>
      <w:marLeft w:val="0"/>
      <w:marRight w:val="0"/>
      <w:marTop w:val="0"/>
      <w:marBottom w:val="0"/>
      <w:divBdr>
        <w:top w:val="none" w:sz="0" w:space="0" w:color="auto"/>
        <w:left w:val="none" w:sz="0" w:space="0" w:color="auto"/>
        <w:bottom w:val="none" w:sz="0" w:space="0" w:color="auto"/>
        <w:right w:val="none" w:sz="0" w:space="0" w:color="auto"/>
      </w:divBdr>
    </w:div>
    <w:div w:id="1935746668">
      <w:bodyDiv w:val="1"/>
      <w:marLeft w:val="0"/>
      <w:marRight w:val="0"/>
      <w:marTop w:val="0"/>
      <w:marBottom w:val="0"/>
      <w:divBdr>
        <w:top w:val="none" w:sz="0" w:space="0" w:color="auto"/>
        <w:left w:val="none" w:sz="0" w:space="0" w:color="auto"/>
        <w:bottom w:val="none" w:sz="0" w:space="0" w:color="auto"/>
        <w:right w:val="none" w:sz="0" w:space="0" w:color="auto"/>
      </w:divBdr>
      <w:divsChild>
        <w:div w:id="305402217">
          <w:marLeft w:val="0"/>
          <w:marRight w:val="0"/>
          <w:marTop w:val="0"/>
          <w:marBottom w:val="0"/>
          <w:divBdr>
            <w:top w:val="none" w:sz="0" w:space="0" w:color="auto"/>
            <w:left w:val="none" w:sz="0" w:space="0" w:color="auto"/>
            <w:bottom w:val="none" w:sz="0" w:space="0" w:color="auto"/>
            <w:right w:val="none" w:sz="0" w:space="0" w:color="auto"/>
          </w:divBdr>
        </w:div>
      </w:divsChild>
    </w:div>
    <w:div w:id="1942293685">
      <w:bodyDiv w:val="1"/>
      <w:marLeft w:val="0"/>
      <w:marRight w:val="0"/>
      <w:marTop w:val="0"/>
      <w:marBottom w:val="0"/>
      <w:divBdr>
        <w:top w:val="none" w:sz="0" w:space="0" w:color="auto"/>
        <w:left w:val="none" w:sz="0" w:space="0" w:color="auto"/>
        <w:bottom w:val="none" w:sz="0" w:space="0" w:color="auto"/>
        <w:right w:val="none" w:sz="0" w:space="0" w:color="auto"/>
      </w:divBdr>
    </w:div>
    <w:div w:id="1961371373">
      <w:bodyDiv w:val="1"/>
      <w:marLeft w:val="0"/>
      <w:marRight w:val="0"/>
      <w:marTop w:val="0"/>
      <w:marBottom w:val="0"/>
      <w:divBdr>
        <w:top w:val="none" w:sz="0" w:space="0" w:color="auto"/>
        <w:left w:val="none" w:sz="0" w:space="0" w:color="auto"/>
        <w:bottom w:val="none" w:sz="0" w:space="0" w:color="auto"/>
        <w:right w:val="none" w:sz="0" w:space="0" w:color="auto"/>
      </w:divBdr>
    </w:div>
    <w:div w:id="1975257331">
      <w:bodyDiv w:val="1"/>
      <w:marLeft w:val="0"/>
      <w:marRight w:val="0"/>
      <w:marTop w:val="0"/>
      <w:marBottom w:val="0"/>
      <w:divBdr>
        <w:top w:val="none" w:sz="0" w:space="0" w:color="auto"/>
        <w:left w:val="none" w:sz="0" w:space="0" w:color="auto"/>
        <w:bottom w:val="none" w:sz="0" w:space="0" w:color="auto"/>
        <w:right w:val="none" w:sz="0" w:space="0" w:color="auto"/>
      </w:divBdr>
      <w:divsChild>
        <w:div w:id="97917392">
          <w:marLeft w:val="0"/>
          <w:marRight w:val="0"/>
          <w:marTop w:val="0"/>
          <w:marBottom w:val="0"/>
          <w:divBdr>
            <w:top w:val="none" w:sz="0" w:space="0" w:color="auto"/>
            <w:left w:val="none" w:sz="0" w:space="0" w:color="auto"/>
            <w:bottom w:val="none" w:sz="0" w:space="0" w:color="auto"/>
            <w:right w:val="none" w:sz="0" w:space="0" w:color="auto"/>
          </w:divBdr>
        </w:div>
        <w:div w:id="645360759">
          <w:marLeft w:val="0"/>
          <w:marRight w:val="0"/>
          <w:marTop w:val="0"/>
          <w:marBottom w:val="0"/>
          <w:divBdr>
            <w:top w:val="none" w:sz="0" w:space="0" w:color="auto"/>
            <w:left w:val="none" w:sz="0" w:space="0" w:color="auto"/>
            <w:bottom w:val="none" w:sz="0" w:space="0" w:color="auto"/>
            <w:right w:val="none" w:sz="0" w:space="0" w:color="auto"/>
          </w:divBdr>
        </w:div>
        <w:div w:id="900365725">
          <w:marLeft w:val="0"/>
          <w:marRight w:val="0"/>
          <w:marTop w:val="0"/>
          <w:marBottom w:val="0"/>
          <w:divBdr>
            <w:top w:val="none" w:sz="0" w:space="0" w:color="auto"/>
            <w:left w:val="none" w:sz="0" w:space="0" w:color="auto"/>
            <w:bottom w:val="none" w:sz="0" w:space="0" w:color="auto"/>
            <w:right w:val="none" w:sz="0" w:space="0" w:color="auto"/>
          </w:divBdr>
        </w:div>
        <w:div w:id="1071343911">
          <w:marLeft w:val="0"/>
          <w:marRight w:val="0"/>
          <w:marTop w:val="0"/>
          <w:marBottom w:val="0"/>
          <w:divBdr>
            <w:top w:val="none" w:sz="0" w:space="0" w:color="auto"/>
            <w:left w:val="none" w:sz="0" w:space="0" w:color="auto"/>
            <w:bottom w:val="none" w:sz="0" w:space="0" w:color="auto"/>
            <w:right w:val="none" w:sz="0" w:space="0" w:color="auto"/>
          </w:divBdr>
        </w:div>
        <w:div w:id="1133064816">
          <w:marLeft w:val="0"/>
          <w:marRight w:val="0"/>
          <w:marTop w:val="0"/>
          <w:marBottom w:val="0"/>
          <w:divBdr>
            <w:top w:val="none" w:sz="0" w:space="0" w:color="auto"/>
            <w:left w:val="none" w:sz="0" w:space="0" w:color="auto"/>
            <w:bottom w:val="none" w:sz="0" w:space="0" w:color="auto"/>
            <w:right w:val="none" w:sz="0" w:space="0" w:color="auto"/>
          </w:divBdr>
        </w:div>
        <w:div w:id="1158421939">
          <w:marLeft w:val="0"/>
          <w:marRight w:val="0"/>
          <w:marTop w:val="0"/>
          <w:marBottom w:val="0"/>
          <w:divBdr>
            <w:top w:val="none" w:sz="0" w:space="0" w:color="auto"/>
            <w:left w:val="none" w:sz="0" w:space="0" w:color="auto"/>
            <w:bottom w:val="none" w:sz="0" w:space="0" w:color="auto"/>
            <w:right w:val="none" w:sz="0" w:space="0" w:color="auto"/>
          </w:divBdr>
        </w:div>
        <w:div w:id="1199051867">
          <w:marLeft w:val="0"/>
          <w:marRight w:val="0"/>
          <w:marTop w:val="0"/>
          <w:marBottom w:val="0"/>
          <w:divBdr>
            <w:top w:val="none" w:sz="0" w:space="0" w:color="auto"/>
            <w:left w:val="none" w:sz="0" w:space="0" w:color="auto"/>
            <w:bottom w:val="none" w:sz="0" w:space="0" w:color="auto"/>
            <w:right w:val="none" w:sz="0" w:space="0" w:color="auto"/>
          </w:divBdr>
        </w:div>
        <w:div w:id="1413743737">
          <w:marLeft w:val="0"/>
          <w:marRight w:val="0"/>
          <w:marTop w:val="0"/>
          <w:marBottom w:val="0"/>
          <w:divBdr>
            <w:top w:val="none" w:sz="0" w:space="0" w:color="auto"/>
            <w:left w:val="none" w:sz="0" w:space="0" w:color="auto"/>
            <w:bottom w:val="none" w:sz="0" w:space="0" w:color="auto"/>
            <w:right w:val="none" w:sz="0" w:space="0" w:color="auto"/>
          </w:divBdr>
        </w:div>
        <w:div w:id="1414430150">
          <w:marLeft w:val="0"/>
          <w:marRight w:val="0"/>
          <w:marTop w:val="0"/>
          <w:marBottom w:val="0"/>
          <w:divBdr>
            <w:top w:val="none" w:sz="0" w:space="0" w:color="auto"/>
            <w:left w:val="none" w:sz="0" w:space="0" w:color="auto"/>
            <w:bottom w:val="none" w:sz="0" w:space="0" w:color="auto"/>
            <w:right w:val="none" w:sz="0" w:space="0" w:color="auto"/>
          </w:divBdr>
        </w:div>
        <w:div w:id="1495220008">
          <w:marLeft w:val="0"/>
          <w:marRight w:val="0"/>
          <w:marTop w:val="0"/>
          <w:marBottom w:val="0"/>
          <w:divBdr>
            <w:top w:val="none" w:sz="0" w:space="0" w:color="auto"/>
            <w:left w:val="none" w:sz="0" w:space="0" w:color="auto"/>
            <w:bottom w:val="none" w:sz="0" w:space="0" w:color="auto"/>
            <w:right w:val="none" w:sz="0" w:space="0" w:color="auto"/>
          </w:divBdr>
        </w:div>
        <w:div w:id="1787963175">
          <w:marLeft w:val="0"/>
          <w:marRight w:val="0"/>
          <w:marTop w:val="0"/>
          <w:marBottom w:val="0"/>
          <w:divBdr>
            <w:top w:val="none" w:sz="0" w:space="0" w:color="auto"/>
            <w:left w:val="none" w:sz="0" w:space="0" w:color="auto"/>
            <w:bottom w:val="none" w:sz="0" w:space="0" w:color="auto"/>
            <w:right w:val="none" w:sz="0" w:space="0" w:color="auto"/>
          </w:divBdr>
        </w:div>
        <w:div w:id="2121147947">
          <w:marLeft w:val="0"/>
          <w:marRight w:val="0"/>
          <w:marTop w:val="0"/>
          <w:marBottom w:val="0"/>
          <w:divBdr>
            <w:top w:val="none" w:sz="0" w:space="0" w:color="auto"/>
            <w:left w:val="none" w:sz="0" w:space="0" w:color="auto"/>
            <w:bottom w:val="none" w:sz="0" w:space="0" w:color="auto"/>
            <w:right w:val="none" w:sz="0" w:space="0" w:color="auto"/>
          </w:divBdr>
        </w:div>
      </w:divsChild>
    </w:div>
    <w:div w:id="1975796287">
      <w:bodyDiv w:val="1"/>
      <w:marLeft w:val="0"/>
      <w:marRight w:val="0"/>
      <w:marTop w:val="0"/>
      <w:marBottom w:val="0"/>
      <w:divBdr>
        <w:top w:val="none" w:sz="0" w:space="0" w:color="auto"/>
        <w:left w:val="none" w:sz="0" w:space="0" w:color="auto"/>
        <w:bottom w:val="none" w:sz="0" w:space="0" w:color="auto"/>
        <w:right w:val="none" w:sz="0" w:space="0" w:color="auto"/>
      </w:divBdr>
    </w:div>
    <w:div w:id="1975983016">
      <w:bodyDiv w:val="1"/>
      <w:marLeft w:val="0"/>
      <w:marRight w:val="0"/>
      <w:marTop w:val="0"/>
      <w:marBottom w:val="0"/>
      <w:divBdr>
        <w:top w:val="none" w:sz="0" w:space="0" w:color="auto"/>
        <w:left w:val="none" w:sz="0" w:space="0" w:color="auto"/>
        <w:bottom w:val="none" w:sz="0" w:space="0" w:color="auto"/>
        <w:right w:val="none" w:sz="0" w:space="0" w:color="auto"/>
      </w:divBdr>
    </w:div>
    <w:div w:id="2004504202">
      <w:bodyDiv w:val="1"/>
      <w:marLeft w:val="0"/>
      <w:marRight w:val="0"/>
      <w:marTop w:val="0"/>
      <w:marBottom w:val="0"/>
      <w:divBdr>
        <w:top w:val="none" w:sz="0" w:space="0" w:color="auto"/>
        <w:left w:val="none" w:sz="0" w:space="0" w:color="auto"/>
        <w:bottom w:val="none" w:sz="0" w:space="0" w:color="auto"/>
        <w:right w:val="none" w:sz="0" w:space="0" w:color="auto"/>
      </w:divBdr>
    </w:div>
    <w:div w:id="2004889452">
      <w:bodyDiv w:val="1"/>
      <w:marLeft w:val="0"/>
      <w:marRight w:val="0"/>
      <w:marTop w:val="0"/>
      <w:marBottom w:val="0"/>
      <w:divBdr>
        <w:top w:val="none" w:sz="0" w:space="0" w:color="auto"/>
        <w:left w:val="none" w:sz="0" w:space="0" w:color="auto"/>
        <w:bottom w:val="none" w:sz="0" w:space="0" w:color="auto"/>
        <w:right w:val="none" w:sz="0" w:space="0" w:color="auto"/>
      </w:divBdr>
    </w:div>
    <w:div w:id="2005427577">
      <w:bodyDiv w:val="1"/>
      <w:marLeft w:val="0"/>
      <w:marRight w:val="0"/>
      <w:marTop w:val="0"/>
      <w:marBottom w:val="0"/>
      <w:divBdr>
        <w:top w:val="none" w:sz="0" w:space="0" w:color="auto"/>
        <w:left w:val="none" w:sz="0" w:space="0" w:color="auto"/>
        <w:bottom w:val="none" w:sz="0" w:space="0" w:color="auto"/>
        <w:right w:val="none" w:sz="0" w:space="0" w:color="auto"/>
      </w:divBdr>
    </w:div>
    <w:div w:id="2011517216">
      <w:bodyDiv w:val="1"/>
      <w:marLeft w:val="0"/>
      <w:marRight w:val="0"/>
      <w:marTop w:val="0"/>
      <w:marBottom w:val="0"/>
      <w:divBdr>
        <w:top w:val="none" w:sz="0" w:space="0" w:color="auto"/>
        <w:left w:val="none" w:sz="0" w:space="0" w:color="auto"/>
        <w:bottom w:val="none" w:sz="0" w:space="0" w:color="auto"/>
        <w:right w:val="none" w:sz="0" w:space="0" w:color="auto"/>
      </w:divBdr>
    </w:div>
    <w:div w:id="2012365090">
      <w:bodyDiv w:val="1"/>
      <w:marLeft w:val="0"/>
      <w:marRight w:val="0"/>
      <w:marTop w:val="0"/>
      <w:marBottom w:val="0"/>
      <w:divBdr>
        <w:top w:val="none" w:sz="0" w:space="0" w:color="auto"/>
        <w:left w:val="none" w:sz="0" w:space="0" w:color="auto"/>
        <w:bottom w:val="none" w:sz="0" w:space="0" w:color="auto"/>
        <w:right w:val="none" w:sz="0" w:space="0" w:color="auto"/>
      </w:divBdr>
    </w:div>
    <w:div w:id="2012442963">
      <w:bodyDiv w:val="1"/>
      <w:marLeft w:val="0"/>
      <w:marRight w:val="0"/>
      <w:marTop w:val="0"/>
      <w:marBottom w:val="0"/>
      <w:divBdr>
        <w:top w:val="none" w:sz="0" w:space="0" w:color="auto"/>
        <w:left w:val="none" w:sz="0" w:space="0" w:color="auto"/>
        <w:bottom w:val="none" w:sz="0" w:space="0" w:color="auto"/>
        <w:right w:val="none" w:sz="0" w:space="0" w:color="auto"/>
      </w:divBdr>
      <w:divsChild>
        <w:div w:id="325549516">
          <w:marLeft w:val="0"/>
          <w:marRight w:val="0"/>
          <w:marTop w:val="0"/>
          <w:marBottom w:val="0"/>
          <w:divBdr>
            <w:top w:val="none" w:sz="0" w:space="0" w:color="auto"/>
            <w:left w:val="none" w:sz="0" w:space="0" w:color="auto"/>
            <w:bottom w:val="none" w:sz="0" w:space="0" w:color="auto"/>
            <w:right w:val="none" w:sz="0" w:space="0" w:color="auto"/>
          </w:divBdr>
        </w:div>
        <w:div w:id="660734709">
          <w:marLeft w:val="0"/>
          <w:marRight w:val="0"/>
          <w:marTop w:val="0"/>
          <w:marBottom w:val="0"/>
          <w:divBdr>
            <w:top w:val="none" w:sz="0" w:space="0" w:color="auto"/>
            <w:left w:val="none" w:sz="0" w:space="0" w:color="auto"/>
            <w:bottom w:val="none" w:sz="0" w:space="0" w:color="auto"/>
            <w:right w:val="none" w:sz="0" w:space="0" w:color="auto"/>
          </w:divBdr>
        </w:div>
        <w:div w:id="1524322443">
          <w:marLeft w:val="0"/>
          <w:marRight w:val="0"/>
          <w:marTop w:val="0"/>
          <w:marBottom w:val="0"/>
          <w:divBdr>
            <w:top w:val="none" w:sz="0" w:space="0" w:color="auto"/>
            <w:left w:val="none" w:sz="0" w:space="0" w:color="auto"/>
            <w:bottom w:val="none" w:sz="0" w:space="0" w:color="auto"/>
            <w:right w:val="none" w:sz="0" w:space="0" w:color="auto"/>
          </w:divBdr>
        </w:div>
      </w:divsChild>
    </w:div>
    <w:div w:id="2024745679">
      <w:bodyDiv w:val="1"/>
      <w:marLeft w:val="0"/>
      <w:marRight w:val="0"/>
      <w:marTop w:val="0"/>
      <w:marBottom w:val="0"/>
      <w:divBdr>
        <w:top w:val="none" w:sz="0" w:space="0" w:color="auto"/>
        <w:left w:val="none" w:sz="0" w:space="0" w:color="auto"/>
        <w:bottom w:val="none" w:sz="0" w:space="0" w:color="auto"/>
        <w:right w:val="none" w:sz="0" w:space="0" w:color="auto"/>
      </w:divBdr>
    </w:div>
    <w:div w:id="2037534702">
      <w:bodyDiv w:val="1"/>
      <w:marLeft w:val="0"/>
      <w:marRight w:val="0"/>
      <w:marTop w:val="0"/>
      <w:marBottom w:val="0"/>
      <w:divBdr>
        <w:top w:val="none" w:sz="0" w:space="0" w:color="auto"/>
        <w:left w:val="none" w:sz="0" w:space="0" w:color="auto"/>
        <w:bottom w:val="none" w:sz="0" w:space="0" w:color="auto"/>
        <w:right w:val="none" w:sz="0" w:space="0" w:color="auto"/>
      </w:divBdr>
    </w:div>
    <w:div w:id="2057773417">
      <w:bodyDiv w:val="1"/>
      <w:marLeft w:val="0"/>
      <w:marRight w:val="0"/>
      <w:marTop w:val="0"/>
      <w:marBottom w:val="0"/>
      <w:divBdr>
        <w:top w:val="none" w:sz="0" w:space="0" w:color="auto"/>
        <w:left w:val="none" w:sz="0" w:space="0" w:color="auto"/>
        <w:bottom w:val="none" w:sz="0" w:space="0" w:color="auto"/>
        <w:right w:val="none" w:sz="0" w:space="0" w:color="auto"/>
      </w:divBdr>
    </w:div>
    <w:div w:id="2059434877">
      <w:bodyDiv w:val="1"/>
      <w:marLeft w:val="0"/>
      <w:marRight w:val="0"/>
      <w:marTop w:val="0"/>
      <w:marBottom w:val="0"/>
      <w:divBdr>
        <w:top w:val="none" w:sz="0" w:space="0" w:color="auto"/>
        <w:left w:val="none" w:sz="0" w:space="0" w:color="auto"/>
        <w:bottom w:val="none" w:sz="0" w:space="0" w:color="auto"/>
        <w:right w:val="none" w:sz="0" w:space="0" w:color="auto"/>
      </w:divBdr>
    </w:div>
    <w:div w:id="2074810139">
      <w:bodyDiv w:val="1"/>
      <w:marLeft w:val="0"/>
      <w:marRight w:val="0"/>
      <w:marTop w:val="0"/>
      <w:marBottom w:val="0"/>
      <w:divBdr>
        <w:top w:val="none" w:sz="0" w:space="0" w:color="auto"/>
        <w:left w:val="none" w:sz="0" w:space="0" w:color="auto"/>
        <w:bottom w:val="none" w:sz="0" w:space="0" w:color="auto"/>
        <w:right w:val="none" w:sz="0" w:space="0" w:color="auto"/>
      </w:divBdr>
    </w:div>
    <w:div w:id="2109083989">
      <w:bodyDiv w:val="1"/>
      <w:marLeft w:val="0"/>
      <w:marRight w:val="0"/>
      <w:marTop w:val="0"/>
      <w:marBottom w:val="0"/>
      <w:divBdr>
        <w:top w:val="none" w:sz="0" w:space="0" w:color="auto"/>
        <w:left w:val="none" w:sz="0" w:space="0" w:color="auto"/>
        <w:bottom w:val="none" w:sz="0" w:space="0" w:color="auto"/>
        <w:right w:val="none" w:sz="0" w:space="0" w:color="auto"/>
      </w:divBdr>
    </w:div>
    <w:div w:id="2119566858">
      <w:bodyDiv w:val="1"/>
      <w:marLeft w:val="0"/>
      <w:marRight w:val="0"/>
      <w:marTop w:val="0"/>
      <w:marBottom w:val="0"/>
      <w:divBdr>
        <w:top w:val="none" w:sz="0" w:space="0" w:color="auto"/>
        <w:left w:val="none" w:sz="0" w:space="0" w:color="auto"/>
        <w:bottom w:val="none" w:sz="0" w:space="0" w:color="auto"/>
        <w:right w:val="none" w:sz="0" w:space="0" w:color="auto"/>
      </w:divBdr>
      <w:divsChild>
        <w:div w:id="4095962">
          <w:marLeft w:val="0"/>
          <w:marRight w:val="0"/>
          <w:marTop w:val="0"/>
          <w:marBottom w:val="0"/>
          <w:divBdr>
            <w:top w:val="none" w:sz="0" w:space="0" w:color="auto"/>
            <w:left w:val="none" w:sz="0" w:space="0" w:color="auto"/>
            <w:bottom w:val="none" w:sz="0" w:space="0" w:color="auto"/>
            <w:right w:val="none" w:sz="0" w:space="0" w:color="auto"/>
          </w:divBdr>
        </w:div>
        <w:div w:id="143666075">
          <w:marLeft w:val="0"/>
          <w:marRight w:val="0"/>
          <w:marTop w:val="0"/>
          <w:marBottom w:val="0"/>
          <w:divBdr>
            <w:top w:val="none" w:sz="0" w:space="0" w:color="auto"/>
            <w:left w:val="none" w:sz="0" w:space="0" w:color="auto"/>
            <w:bottom w:val="none" w:sz="0" w:space="0" w:color="auto"/>
            <w:right w:val="none" w:sz="0" w:space="0" w:color="auto"/>
          </w:divBdr>
        </w:div>
        <w:div w:id="582761104">
          <w:marLeft w:val="0"/>
          <w:marRight w:val="0"/>
          <w:marTop w:val="0"/>
          <w:marBottom w:val="0"/>
          <w:divBdr>
            <w:top w:val="none" w:sz="0" w:space="0" w:color="auto"/>
            <w:left w:val="none" w:sz="0" w:space="0" w:color="auto"/>
            <w:bottom w:val="none" w:sz="0" w:space="0" w:color="auto"/>
            <w:right w:val="none" w:sz="0" w:space="0" w:color="auto"/>
          </w:divBdr>
        </w:div>
        <w:div w:id="707997907">
          <w:marLeft w:val="0"/>
          <w:marRight w:val="0"/>
          <w:marTop w:val="0"/>
          <w:marBottom w:val="0"/>
          <w:divBdr>
            <w:top w:val="none" w:sz="0" w:space="0" w:color="auto"/>
            <w:left w:val="none" w:sz="0" w:space="0" w:color="auto"/>
            <w:bottom w:val="none" w:sz="0" w:space="0" w:color="auto"/>
            <w:right w:val="none" w:sz="0" w:space="0" w:color="auto"/>
          </w:divBdr>
        </w:div>
        <w:div w:id="717631949">
          <w:marLeft w:val="0"/>
          <w:marRight w:val="0"/>
          <w:marTop w:val="0"/>
          <w:marBottom w:val="0"/>
          <w:divBdr>
            <w:top w:val="none" w:sz="0" w:space="0" w:color="auto"/>
            <w:left w:val="none" w:sz="0" w:space="0" w:color="auto"/>
            <w:bottom w:val="none" w:sz="0" w:space="0" w:color="auto"/>
            <w:right w:val="none" w:sz="0" w:space="0" w:color="auto"/>
          </w:divBdr>
        </w:div>
        <w:div w:id="848102523">
          <w:marLeft w:val="0"/>
          <w:marRight w:val="0"/>
          <w:marTop w:val="0"/>
          <w:marBottom w:val="0"/>
          <w:divBdr>
            <w:top w:val="none" w:sz="0" w:space="0" w:color="auto"/>
            <w:left w:val="none" w:sz="0" w:space="0" w:color="auto"/>
            <w:bottom w:val="none" w:sz="0" w:space="0" w:color="auto"/>
            <w:right w:val="none" w:sz="0" w:space="0" w:color="auto"/>
          </w:divBdr>
        </w:div>
        <w:div w:id="925723597">
          <w:marLeft w:val="0"/>
          <w:marRight w:val="0"/>
          <w:marTop w:val="0"/>
          <w:marBottom w:val="0"/>
          <w:divBdr>
            <w:top w:val="none" w:sz="0" w:space="0" w:color="auto"/>
            <w:left w:val="none" w:sz="0" w:space="0" w:color="auto"/>
            <w:bottom w:val="none" w:sz="0" w:space="0" w:color="auto"/>
            <w:right w:val="none" w:sz="0" w:space="0" w:color="auto"/>
          </w:divBdr>
        </w:div>
        <w:div w:id="1586920750">
          <w:marLeft w:val="0"/>
          <w:marRight w:val="0"/>
          <w:marTop w:val="0"/>
          <w:marBottom w:val="0"/>
          <w:divBdr>
            <w:top w:val="none" w:sz="0" w:space="0" w:color="auto"/>
            <w:left w:val="none" w:sz="0" w:space="0" w:color="auto"/>
            <w:bottom w:val="none" w:sz="0" w:space="0" w:color="auto"/>
            <w:right w:val="none" w:sz="0" w:space="0" w:color="auto"/>
          </w:divBdr>
        </w:div>
        <w:div w:id="1634171534">
          <w:marLeft w:val="0"/>
          <w:marRight w:val="0"/>
          <w:marTop w:val="0"/>
          <w:marBottom w:val="0"/>
          <w:divBdr>
            <w:top w:val="none" w:sz="0" w:space="0" w:color="auto"/>
            <w:left w:val="none" w:sz="0" w:space="0" w:color="auto"/>
            <w:bottom w:val="none" w:sz="0" w:space="0" w:color="auto"/>
            <w:right w:val="none" w:sz="0" w:space="0" w:color="auto"/>
          </w:divBdr>
        </w:div>
        <w:div w:id="1794441235">
          <w:marLeft w:val="0"/>
          <w:marRight w:val="0"/>
          <w:marTop w:val="0"/>
          <w:marBottom w:val="0"/>
          <w:divBdr>
            <w:top w:val="none" w:sz="0" w:space="0" w:color="auto"/>
            <w:left w:val="none" w:sz="0" w:space="0" w:color="auto"/>
            <w:bottom w:val="none" w:sz="0" w:space="0" w:color="auto"/>
            <w:right w:val="none" w:sz="0" w:space="0" w:color="auto"/>
          </w:divBdr>
        </w:div>
        <w:div w:id="1886869142">
          <w:marLeft w:val="0"/>
          <w:marRight w:val="0"/>
          <w:marTop w:val="0"/>
          <w:marBottom w:val="0"/>
          <w:divBdr>
            <w:top w:val="none" w:sz="0" w:space="0" w:color="auto"/>
            <w:left w:val="none" w:sz="0" w:space="0" w:color="auto"/>
            <w:bottom w:val="none" w:sz="0" w:space="0" w:color="auto"/>
            <w:right w:val="none" w:sz="0" w:space="0" w:color="auto"/>
          </w:divBdr>
        </w:div>
        <w:div w:id="2108306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11.emf"/><Relationship Id="rId39" Type="http://schemas.openxmlformats.org/officeDocument/2006/relationships/image" Target="media/image22.png"/><Relationship Id="rId21" Type="http://schemas.openxmlformats.org/officeDocument/2006/relationships/hyperlink" Target="https://wipro365.sharepoint.com/:u:/r/sites/Orsted-Bit2winTeam/Shared%20Documents/Orsted%20project%20team/FDD/Pricing%20Management/Hedging%20Process%20Flow.vsdx?d=wee87e05e13994c1480b267e751e34480&amp;csf=1&amp;web=1&amp;e=Qq7Cix"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emf"/><Relationship Id="rId50" Type="http://schemas.openxmlformats.org/officeDocument/2006/relationships/header" Target="header5.xm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4.emf"/><Relationship Id="rId11" Type="http://schemas.openxmlformats.org/officeDocument/2006/relationships/endnotes" Target="endnotes.xml"/><Relationship Id="rId24" Type="http://schemas.openxmlformats.org/officeDocument/2006/relationships/image" Target="media/image9.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6.xml"/><Relationship Id="rId5" Type="http://schemas.openxmlformats.org/officeDocument/2006/relationships/customXml" Target="../customXml/item5.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image" Target="media/image7.emf"/><Relationship Id="rId27" Type="http://schemas.openxmlformats.org/officeDocument/2006/relationships/image" Target="media/image12.emf"/><Relationship Id="rId30" Type="http://schemas.openxmlformats.org/officeDocument/2006/relationships/package" Target="embeddings/Microsoft_Visio_Drawing1.vsdx"/><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emf"/><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image" Target="media/image10.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package" Target="embeddings/Microsoft_Visio_Drawing.vsdx"/><Relationship Id="rId41" Type="http://schemas.openxmlformats.org/officeDocument/2006/relationships/image" Target="media/image24.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image" Target="media/image19.png"/><Relationship Id="rId49" Type="http://schemas.openxmlformats.org/officeDocument/2006/relationships/header" Target="header4.xm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s://wipro365.sharepoint.com/:u:/r/sites/Orsted-Bit2winTeam/Shared%20Documents/Orsted%20project%20team/FDD/Pricing%20Management/Pricing%20Mangement%20Process%20Flow.vsdx?d=we89c3ac06d214a88a440d8720d19c101&amp;csf=1&amp;web=1&amp;e=CszaVJ" TargetMode="External"/><Relationship Id="rId44" Type="http://schemas.openxmlformats.org/officeDocument/2006/relationships/image" Target="media/image27.png"/><Relationship Id="rId5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5.jpe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rban">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documentManagement>
    <IsDecafy xmlns="1a16c448-ca0e-4ff6-a125-66c613e62567">false</IsDecafy>
    <TaxCatchAll xmlns="fff1969c-aae8-4358-9076-d4dd160f45c5" xsi:nil="true"/>
    <lcf76f155ced4ddcb4097134ff3c332f xmlns="1a16c448-ca0e-4ff6-a125-66c613e62567">
      <Terms xmlns="http://schemas.microsoft.com/office/infopath/2007/PartnerControls"/>
    </lcf76f155ced4ddcb4097134ff3c332f>
    <_dlc_DocId xmlns="fff1969c-aae8-4358-9076-d4dd160f45c5">Deca00018097-1277672971-610</_dlc_DocId>
    <_dlc_DocIdUrl xmlns="fff1969c-aae8-4358-9076-d4dd160f45c5">
      <Url>https://orsted.sharepoint.com/teams/CPQImplementation/_layouts/15/DocIdRedir.aspx?ID=Deca00018097-1277672971-610</Url>
      <Description>Deca00018097-1277672971-610</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1D556289A02354F91D0B2AE49BE2F43" ma:contentTypeVersion="14" ma:contentTypeDescription="Create a new document." ma:contentTypeScope="" ma:versionID="c5bcaccd68a0afbdd0050fb11b00b845">
  <xsd:schema xmlns:xsd="http://www.w3.org/2001/XMLSchema" xmlns:xs="http://www.w3.org/2001/XMLSchema" xmlns:p="http://schemas.microsoft.com/office/2006/metadata/properties" xmlns:ns2="fff1969c-aae8-4358-9076-d4dd160f45c5" xmlns:ns3="1a16c448-ca0e-4ff6-a125-66c613e62567" targetNamespace="http://schemas.microsoft.com/office/2006/metadata/properties" ma:root="true" ma:fieldsID="7deb53cf3d25faeeba0b974aa6cd0c78" ns2:_="" ns3:_="">
    <xsd:import namespace="fff1969c-aae8-4358-9076-d4dd160f45c5"/>
    <xsd:import namespace="1a16c448-ca0e-4ff6-a125-66c613e62567"/>
    <xsd:element name="properties">
      <xsd:complexType>
        <xsd:sequence>
          <xsd:element name="documentManagement">
            <xsd:complexType>
              <xsd:all>
                <xsd:element ref="ns2:_dlc_DocId" minOccurs="0"/>
                <xsd:element ref="ns2:_dlc_DocIdUrl" minOccurs="0"/>
                <xsd:element ref="ns2:_dlc_DocIdPersistId" minOccurs="0"/>
                <xsd:element ref="ns3:IsDecafy"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f1969c-aae8-4358-9076-d4dd160f45c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8" nillable="true" ma:displayName="Taxonomy Catch All Column" ma:hidden="true" ma:list="{863bb101-36a7-4b98-91c2-742fb3fa0e41}" ma:internalName="TaxCatchAll" ma:showField="CatchAllData" ma:web="fff1969c-aae8-4358-9076-d4dd160f45c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a16c448-ca0e-4ff6-a125-66c613e62567" elementFormDefault="qualified">
    <xsd:import namespace="http://schemas.microsoft.com/office/2006/documentManagement/types"/>
    <xsd:import namespace="http://schemas.microsoft.com/office/infopath/2007/PartnerControls"/>
    <xsd:element name="IsDecafy" ma:index="11" nillable="true" ma:displayName="IsDecafy" ma:default="true" ma:description="This is a hidden column to identify if the Library has Decafy." ma:hidden="true" ma:internalName="IsDecafy">
      <xsd:simpleType>
        <xsd:restriction base="dms:Boolea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edd7cca-690c-40af-b5c4-8ca6c4582b32"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5F33AF-2F3B-4EF5-8B9D-4986DA44E52D}">
  <ds:schemaRefs>
    <ds:schemaRef ds:uri="http://schemas.microsoft.com/sharepoint/v3/contenttype/forms"/>
  </ds:schemaRefs>
</ds:datastoreItem>
</file>

<file path=customXml/itemProps2.xml><?xml version="1.0" encoding="utf-8"?>
<ds:datastoreItem xmlns:ds="http://schemas.openxmlformats.org/officeDocument/2006/customXml" ds:itemID="{7EB34E49-626C-40E9-A709-96048A89F359}">
  <ds:schemaRefs>
    <ds:schemaRef ds:uri="http://schemas.microsoft.com/sharepoint/events"/>
  </ds:schemaRefs>
</ds:datastoreItem>
</file>

<file path=customXml/itemProps3.xml><?xml version="1.0" encoding="utf-8"?>
<ds:datastoreItem xmlns:ds="http://schemas.openxmlformats.org/officeDocument/2006/customXml" ds:itemID="{8D32C712-CDB2-45DC-9ABF-45CC9D6AFDE6}">
  <ds:schemaRefs>
    <ds:schemaRef ds:uri="http://schemas.microsoft.com/office/2006/metadata/properties"/>
    <ds:schemaRef ds:uri="1a16c448-ca0e-4ff6-a125-66c613e62567"/>
    <ds:schemaRef ds:uri="fff1969c-aae8-4358-9076-d4dd160f45c5"/>
    <ds:schemaRef ds:uri="http://schemas.microsoft.com/office/infopath/2007/PartnerControls"/>
  </ds:schemaRefs>
</ds:datastoreItem>
</file>

<file path=customXml/itemProps4.xml><?xml version="1.0" encoding="utf-8"?>
<ds:datastoreItem xmlns:ds="http://schemas.openxmlformats.org/officeDocument/2006/customXml" ds:itemID="{66B6218D-9DC7-4932-8B22-7052CC8C67B4}">
  <ds:schemaRefs>
    <ds:schemaRef ds:uri="http://schemas.openxmlformats.org/officeDocument/2006/bibliography"/>
  </ds:schemaRefs>
</ds:datastoreItem>
</file>

<file path=customXml/itemProps5.xml><?xml version="1.0" encoding="utf-8"?>
<ds:datastoreItem xmlns:ds="http://schemas.openxmlformats.org/officeDocument/2006/customXml" ds:itemID="{D27F9821-8FEE-44A2-9459-4B75CBB42E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f1969c-aae8-4358-9076-d4dd160f45c5"/>
    <ds:schemaRef ds:uri="1a16c448-ca0e-4ff6-a125-66c613e62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3849</TotalTime>
  <Pages>162</Pages>
  <Words>34720</Words>
  <Characters>197907</Characters>
  <Application>Microsoft Office Word</Application>
  <DocSecurity>0</DocSecurity>
  <Lines>1649</Lines>
  <Paragraphs>464</Paragraphs>
  <ScaleCrop>false</ScaleCrop>
  <HeadingPairs>
    <vt:vector size="2" baseType="variant">
      <vt:variant>
        <vt:lpstr>Title</vt:lpstr>
      </vt:variant>
      <vt:variant>
        <vt:i4>1</vt:i4>
      </vt:variant>
    </vt:vector>
  </HeadingPairs>
  <TitlesOfParts>
    <vt:vector size="1" baseType="lpstr">
      <vt:lpstr>Process Title</vt:lpstr>
    </vt:vector>
  </TitlesOfParts>
  <Company>Origin Energy Services Limited</Company>
  <LinksUpToDate>false</LinksUpToDate>
  <CharactersWithSpaces>232163</CharactersWithSpaces>
  <SharedDoc>false</SharedDoc>
  <HLinks>
    <vt:vector size="468" baseType="variant">
      <vt:variant>
        <vt:i4>5898296</vt:i4>
      </vt:variant>
      <vt:variant>
        <vt:i4>363</vt:i4>
      </vt:variant>
      <vt:variant>
        <vt:i4>0</vt:i4>
      </vt:variant>
      <vt:variant>
        <vt:i4>5</vt:i4>
      </vt:variant>
      <vt:variant>
        <vt:lpwstr>https://orsted.sharepoint.com/:w:/r/teams/CPQImplementation/Shared Documents/CPQ Implementation/FDD%27s/Sales Process %26 Contracts/FDD_SalesProcess.docx?d=we689fcae7fe24448971e7a43c19fe0c9&amp;csf=1&amp;web=1&amp;e=N8w6Li</vt:lpwstr>
      </vt:variant>
      <vt:variant>
        <vt:lpwstr/>
      </vt:variant>
      <vt:variant>
        <vt:i4>8060977</vt:i4>
      </vt:variant>
      <vt:variant>
        <vt:i4>360</vt:i4>
      </vt:variant>
      <vt:variant>
        <vt:i4>0</vt:i4>
      </vt:variant>
      <vt:variant>
        <vt:i4>5</vt:i4>
      </vt:variant>
      <vt:variant>
        <vt:lpwstr>https://wipro365.sharepoint.com/:u:/r/sites/Orsted-Bit2winTeam/Shared Documents/Orsted project team/FDD/Pricing Management/Pricing Mangement Process Flow.vsdx?d=we89c3ac06d214a88a440d8720d19c101&amp;csf=1&amp;web=1&amp;e=CszaVJ</vt:lpwstr>
      </vt:variant>
      <vt:variant>
        <vt:lpwstr/>
      </vt:variant>
      <vt:variant>
        <vt:i4>3276804</vt:i4>
      </vt:variant>
      <vt:variant>
        <vt:i4>354</vt:i4>
      </vt:variant>
      <vt:variant>
        <vt:i4>0</vt:i4>
      </vt:variant>
      <vt:variant>
        <vt:i4>5</vt:i4>
      </vt:variant>
      <vt:variant>
        <vt:lpwstr/>
      </vt:variant>
      <vt:variant>
        <vt:lpwstr>_Customer_Master_Data</vt:lpwstr>
      </vt:variant>
      <vt:variant>
        <vt:i4>3276804</vt:i4>
      </vt:variant>
      <vt:variant>
        <vt:i4>351</vt:i4>
      </vt:variant>
      <vt:variant>
        <vt:i4>0</vt:i4>
      </vt:variant>
      <vt:variant>
        <vt:i4>5</vt:i4>
      </vt:variant>
      <vt:variant>
        <vt:lpwstr/>
      </vt:variant>
      <vt:variant>
        <vt:lpwstr>_Customer_Master_Data</vt:lpwstr>
      </vt:variant>
      <vt:variant>
        <vt:i4>4653163</vt:i4>
      </vt:variant>
      <vt:variant>
        <vt:i4>348</vt:i4>
      </vt:variant>
      <vt:variant>
        <vt:i4>0</vt:i4>
      </vt:variant>
      <vt:variant>
        <vt:i4>5</vt:i4>
      </vt:variant>
      <vt:variant>
        <vt:lpwstr/>
      </vt:variant>
      <vt:variant>
        <vt:lpwstr>_Contract_Change_Management</vt:lpwstr>
      </vt:variant>
      <vt:variant>
        <vt:i4>1179711</vt:i4>
      </vt:variant>
      <vt:variant>
        <vt:i4>345</vt:i4>
      </vt:variant>
      <vt:variant>
        <vt:i4>0</vt:i4>
      </vt:variant>
      <vt:variant>
        <vt:i4>5</vt:i4>
      </vt:variant>
      <vt:variant>
        <vt:lpwstr/>
      </vt:variant>
      <vt:variant>
        <vt:lpwstr>_Contracting</vt:lpwstr>
      </vt:variant>
      <vt:variant>
        <vt:i4>1179711</vt:i4>
      </vt:variant>
      <vt:variant>
        <vt:i4>342</vt:i4>
      </vt:variant>
      <vt:variant>
        <vt:i4>0</vt:i4>
      </vt:variant>
      <vt:variant>
        <vt:i4>5</vt:i4>
      </vt:variant>
      <vt:variant>
        <vt:lpwstr/>
      </vt:variant>
      <vt:variant>
        <vt:lpwstr>_Contracting</vt:lpwstr>
      </vt:variant>
      <vt:variant>
        <vt:i4>8126530</vt:i4>
      </vt:variant>
      <vt:variant>
        <vt:i4>339</vt:i4>
      </vt:variant>
      <vt:variant>
        <vt:i4>0</vt:i4>
      </vt:variant>
      <vt:variant>
        <vt:i4>5</vt:i4>
      </vt:variant>
      <vt:variant>
        <vt:lpwstr/>
      </vt:variant>
      <vt:variant>
        <vt:lpwstr>_Creating_and_Renewing</vt:lpwstr>
      </vt:variant>
      <vt:variant>
        <vt:i4>8126530</vt:i4>
      </vt:variant>
      <vt:variant>
        <vt:i4>336</vt:i4>
      </vt:variant>
      <vt:variant>
        <vt:i4>0</vt:i4>
      </vt:variant>
      <vt:variant>
        <vt:i4>5</vt:i4>
      </vt:variant>
      <vt:variant>
        <vt:lpwstr/>
      </vt:variant>
      <vt:variant>
        <vt:lpwstr>_Creating_and_Renewing</vt:lpwstr>
      </vt:variant>
      <vt:variant>
        <vt:i4>8126530</vt:i4>
      </vt:variant>
      <vt:variant>
        <vt:i4>333</vt:i4>
      </vt:variant>
      <vt:variant>
        <vt:i4>0</vt:i4>
      </vt:variant>
      <vt:variant>
        <vt:i4>5</vt:i4>
      </vt:variant>
      <vt:variant>
        <vt:lpwstr/>
      </vt:variant>
      <vt:variant>
        <vt:lpwstr>_Creating_and_Renewing</vt:lpwstr>
      </vt:variant>
      <vt:variant>
        <vt:i4>7929973</vt:i4>
      </vt:variant>
      <vt:variant>
        <vt:i4>330</vt:i4>
      </vt:variant>
      <vt:variant>
        <vt:i4>0</vt:i4>
      </vt:variant>
      <vt:variant>
        <vt:i4>5</vt:i4>
      </vt:variant>
      <vt:variant>
        <vt:lpwstr/>
      </vt:variant>
      <vt:variant>
        <vt:lpwstr>_Product_Management</vt:lpwstr>
      </vt:variant>
      <vt:variant>
        <vt:i4>7929973</vt:i4>
      </vt:variant>
      <vt:variant>
        <vt:i4>327</vt:i4>
      </vt:variant>
      <vt:variant>
        <vt:i4>0</vt:i4>
      </vt:variant>
      <vt:variant>
        <vt:i4>5</vt:i4>
      </vt:variant>
      <vt:variant>
        <vt:lpwstr/>
      </vt:variant>
      <vt:variant>
        <vt:lpwstr>_Product_Management</vt:lpwstr>
      </vt:variant>
      <vt:variant>
        <vt:i4>196656</vt:i4>
      </vt:variant>
      <vt:variant>
        <vt:i4>324</vt:i4>
      </vt:variant>
      <vt:variant>
        <vt:i4>0</vt:i4>
      </vt:variant>
      <vt:variant>
        <vt:i4>5</vt:i4>
      </vt:variant>
      <vt:variant>
        <vt:lpwstr/>
      </vt:variant>
      <vt:variant>
        <vt:lpwstr>_Opening_and_Closing</vt:lpwstr>
      </vt:variant>
      <vt:variant>
        <vt:i4>2097181</vt:i4>
      </vt:variant>
      <vt:variant>
        <vt:i4>321</vt:i4>
      </vt:variant>
      <vt:variant>
        <vt:i4>0</vt:i4>
      </vt:variant>
      <vt:variant>
        <vt:i4>5</vt:i4>
      </vt:variant>
      <vt:variant>
        <vt:lpwstr/>
      </vt:variant>
      <vt:variant>
        <vt:lpwstr>_Financial_Impact_of</vt:lpwstr>
      </vt:variant>
      <vt:variant>
        <vt:i4>2097181</vt:i4>
      </vt:variant>
      <vt:variant>
        <vt:i4>318</vt:i4>
      </vt:variant>
      <vt:variant>
        <vt:i4>0</vt:i4>
      </vt:variant>
      <vt:variant>
        <vt:i4>5</vt:i4>
      </vt:variant>
      <vt:variant>
        <vt:lpwstr/>
      </vt:variant>
      <vt:variant>
        <vt:lpwstr>_Financial_Impact_of</vt:lpwstr>
      </vt:variant>
      <vt:variant>
        <vt:i4>131123</vt:i4>
      </vt:variant>
      <vt:variant>
        <vt:i4>315</vt:i4>
      </vt:variant>
      <vt:variant>
        <vt:i4>0</vt:i4>
      </vt:variant>
      <vt:variant>
        <vt:i4>5</vt:i4>
      </vt:variant>
      <vt:variant>
        <vt:lpwstr/>
      </vt:variant>
      <vt:variant>
        <vt:lpwstr>_Hedging</vt:lpwstr>
      </vt:variant>
      <vt:variant>
        <vt:i4>131123</vt:i4>
      </vt:variant>
      <vt:variant>
        <vt:i4>312</vt:i4>
      </vt:variant>
      <vt:variant>
        <vt:i4>0</vt:i4>
      </vt:variant>
      <vt:variant>
        <vt:i4>5</vt:i4>
      </vt:variant>
      <vt:variant>
        <vt:lpwstr/>
      </vt:variant>
      <vt:variant>
        <vt:lpwstr>_Hedging</vt:lpwstr>
      </vt:variant>
      <vt:variant>
        <vt:i4>131123</vt:i4>
      </vt:variant>
      <vt:variant>
        <vt:i4>309</vt:i4>
      </vt:variant>
      <vt:variant>
        <vt:i4>0</vt:i4>
      </vt:variant>
      <vt:variant>
        <vt:i4>5</vt:i4>
      </vt:variant>
      <vt:variant>
        <vt:lpwstr/>
      </vt:variant>
      <vt:variant>
        <vt:lpwstr>_Hedging</vt:lpwstr>
      </vt:variant>
      <vt:variant>
        <vt:i4>131123</vt:i4>
      </vt:variant>
      <vt:variant>
        <vt:i4>306</vt:i4>
      </vt:variant>
      <vt:variant>
        <vt:i4>0</vt:i4>
      </vt:variant>
      <vt:variant>
        <vt:i4>5</vt:i4>
      </vt:variant>
      <vt:variant>
        <vt:lpwstr/>
      </vt:variant>
      <vt:variant>
        <vt:lpwstr>_Hedging</vt:lpwstr>
      </vt:variant>
      <vt:variant>
        <vt:i4>131123</vt:i4>
      </vt:variant>
      <vt:variant>
        <vt:i4>303</vt:i4>
      </vt:variant>
      <vt:variant>
        <vt:i4>0</vt:i4>
      </vt:variant>
      <vt:variant>
        <vt:i4>5</vt:i4>
      </vt:variant>
      <vt:variant>
        <vt:lpwstr/>
      </vt:variant>
      <vt:variant>
        <vt:lpwstr>_Hedging</vt:lpwstr>
      </vt:variant>
      <vt:variant>
        <vt:i4>6553701</vt:i4>
      </vt:variant>
      <vt:variant>
        <vt:i4>300</vt:i4>
      </vt:variant>
      <vt:variant>
        <vt:i4>0</vt:i4>
      </vt:variant>
      <vt:variant>
        <vt:i4>5</vt:i4>
      </vt:variant>
      <vt:variant>
        <vt:lpwstr/>
      </vt:variant>
      <vt:variant>
        <vt:lpwstr>_Fee_Management</vt:lpwstr>
      </vt:variant>
      <vt:variant>
        <vt:i4>6553701</vt:i4>
      </vt:variant>
      <vt:variant>
        <vt:i4>297</vt:i4>
      </vt:variant>
      <vt:variant>
        <vt:i4>0</vt:i4>
      </vt:variant>
      <vt:variant>
        <vt:i4>5</vt:i4>
      </vt:variant>
      <vt:variant>
        <vt:lpwstr/>
      </vt:variant>
      <vt:variant>
        <vt:lpwstr>_Fee_Management</vt:lpwstr>
      </vt:variant>
      <vt:variant>
        <vt:i4>6553701</vt:i4>
      </vt:variant>
      <vt:variant>
        <vt:i4>294</vt:i4>
      </vt:variant>
      <vt:variant>
        <vt:i4>0</vt:i4>
      </vt:variant>
      <vt:variant>
        <vt:i4>5</vt:i4>
      </vt:variant>
      <vt:variant>
        <vt:lpwstr/>
      </vt:variant>
      <vt:variant>
        <vt:lpwstr>_Fee_Management</vt:lpwstr>
      </vt:variant>
      <vt:variant>
        <vt:i4>6553701</vt:i4>
      </vt:variant>
      <vt:variant>
        <vt:i4>291</vt:i4>
      </vt:variant>
      <vt:variant>
        <vt:i4>0</vt:i4>
      </vt:variant>
      <vt:variant>
        <vt:i4>5</vt:i4>
      </vt:variant>
      <vt:variant>
        <vt:lpwstr/>
      </vt:variant>
      <vt:variant>
        <vt:lpwstr>_Fee_Management</vt:lpwstr>
      </vt:variant>
      <vt:variant>
        <vt:i4>6553701</vt:i4>
      </vt:variant>
      <vt:variant>
        <vt:i4>288</vt:i4>
      </vt:variant>
      <vt:variant>
        <vt:i4>0</vt:i4>
      </vt:variant>
      <vt:variant>
        <vt:i4>5</vt:i4>
      </vt:variant>
      <vt:variant>
        <vt:lpwstr/>
      </vt:variant>
      <vt:variant>
        <vt:lpwstr>_Fee_Management</vt:lpwstr>
      </vt:variant>
      <vt:variant>
        <vt:i4>6553701</vt:i4>
      </vt:variant>
      <vt:variant>
        <vt:i4>285</vt:i4>
      </vt:variant>
      <vt:variant>
        <vt:i4>0</vt:i4>
      </vt:variant>
      <vt:variant>
        <vt:i4>5</vt:i4>
      </vt:variant>
      <vt:variant>
        <vt:lpwstr/>
      </vt:variant>
      <vt:variant>
        <vt:lpwstr>_Fee_Management</vt:lpwstr>
      </vt:variant>
      <vt:variant>
        <vt:i4>6553701</vt:i4>
      </vt:variant>
      <vt:variant>
        <vt:i4>282</vt:i4>
      </vt:variant>
      <vt:variant>
        <vt:i4>0</vt:i4>
      </vt:variant>
      <vt:variant>
        <vt:i4>5</vt:i4>
      </vt:variant>
      <vt:variant>
        <vt:lpwstr/>
      </vt:variant>
      <vt:variant>
        <vt:lpwstr>_Fee_Management</vt:lpwstr>
      </vt:variant>
      <vt:variant>
        <vt:i4>6553701</vt:i4>
      </vt:variant>
      <vt:variant>
        <vt:i4>279</vt:i4>
      </vt:variant>
      <vt:variant>
        <vt:i4>0</vt:i4>
      </vt:variant>
      <vt:variant>
        <vt:i4>5</vt:i4>
      </vt:variant>
      <vt:variant>
        <vt:lpwstr/>
      </vt:variant>
      <vt:variant>
        <vt:lpwstr>_Fee_Management</vt:lpwstr>
      </vt:variant>
      <vt:variant>
        <vt:i4>6553701</vt:i4>
      </vt:variant>
      <vt:variant>
        <vt:i4>276</vt:i4>
      </vt:variant>
      <vt:variant>
        <vt:i4>0</vt:i4>
      </vt:variant>
      <vt:variant>
        <vt:i4>5</vt:i4>
      </vt:variant>
      <vt:variant>
        <vt:lpwstr/>
      </vt:variant>
      <vt:variant>
        <vt:lpwstr>_Fee_Management</vt:lpwstr>
      </vt:variant>
      <vt:variant>
        <vt:i4>6553701</vt:i4>
      </vt:variant>
      <vt:variant>
        <vt:i4>273</vt:i4>
      </vt:variant>
      <vt:variant>
        <vt:i4>0</vt:i4>
      </vt:variant>
      <vt:variant>
        <vt:i4>5</vt:i4>
      </vt:variant>
      <vt:variant>
        <vt:lpwstr/>
      </vt:variant>
      <vt:variant>
        <vt:lpwstr>_Fee_Management</vt:lpwstr>
      </vt:variant>
      <vt:variant>
        <vt:i4>6553701</vt:i4>
      </vt:variant>
      <vt:variant>
        <vt:i4>270</vt:i4>
      </vt:variant>
      <vt:variant>
        <vt:i4>0</vt:i4>
      </vt:variant>
      <vt:variant>
        <vt:i4>5</vt:i4>
      </vt:variant>
      <vt:variant>
        <vt:lpwstr/>
      </vt:variant>
      <vt:variant>
        <vt:lpwstr>_Fee_Management</vt:lpwstr>
      </vt:variant>
      <vt:variant>
        <vt:i4>6553701</vt:i4>
      </vt:variant>
      <vt:variant>
        <vt:i4>267</vt:i4>
      </vt:variant>
      <vt:variant>
        <vt:i4>0</vt:i4>
      </vt:variant>
      <vt:variant>
        <vt:i4>5</vt:i4>
      </vt:variant>
      <vt:variant>
        <vt:lpwstr/>
      </vt:variant>
      <vt:variant>
        <vt:lpwstr>_Fee_Management</vt:lpwstr>
      </vt:variant>
      <vt:variant>
        <vt:i4>6553701</vt:i4>
      </vt:variant>
      <vt:variant>
        <vt:i4>264</vt:i4>
      </vt:variant>
      <vt:variant>
        <vt:i4>0</vt:i4>
      </vt:variant>
      <vt:variant>
        <vt:i4>5</vt:i4>
      </vt:variant>
      <vt:variant>
        <vt:lpwstr/>
      </vt:variant>
      <vt:variant>
        <vt:lpwstr>_Fee_Management</vt:lpwstr>
      </vt:variant>
      <vt:variant>
        <vt:i4>1507345</vt:i4>
      </vt:variant>
      <vt:variant>
        <vt:i4>261</vt:i4>
      </vt:variant>
      <vt:variant>
        <vt:i4>0</vt:i4>
      </vt:variant>
      <vt:variant>
        <vt:i4>5</vt:i4>
      </vt:variant>
      <vt:variant>
        <vt:lpwstr/>
      </vt:variant>
      <vt:variant>
        <vt:lpwstr>_Price_Monitoring</vt:lpwstr>
      </vt:variant>
      <vt:variant>
        <vt:i4>1507345</vt:i4>
      </vt:variant>
      <vt:variant>
        <vt:i4>258</vt:i4>
      </vt:variant>
      <vt:variant>
        <vt:i4>0</vt:i4>
      </vt:variant>
      <vt:variant>
        <vt:i4>5</vt:i4>
      </vt:variant>
      <vt:variant>
        <vt:lpwstr/>
      </vt:variant>
      <vt:variant>
        <vt:lpwstr>_Price_Monitoring</vt:lpwstr>
      </vt:variant>
      <vt:variant>
        <vt:i4>1507345</vt:i4>
      </vt:variant>
      <vt:variant>
        <vt:i4>255</vt:i4>
      </vt:variant>
      <vt:variant>
        <vt:i4>0</vt:i4>
      </vt:variant>
      <vt:variant>
        <vt:i4>5</vt:i4>
      </vt:variant>
      <vt:variant>
        <vt:lpwstr/>
      </vt:variant>
      <vt:variant>
        <vt:lpwstr>_Price_Monitoring</vt:lpwstr>
      </vt:variant>
      <vt:variant>
        <vt:i4>5373954</vt:i4>
      </vt:variant>
      <vt:variant>
        <vt:i4>252</vt:i4>
      </vt:variant>
      <vt:variant>
        <vt:i4>0</vt:i4>
      </vt:variant>
      <vt:variant>
        <vt:i4>5</vt:i4>
      </vt:variant>
      <vt:variant>
        <vt:lpwstr>https://wipro365.sharepoint.com/:u:/r/sites/Orsted-Bit2winTeam/Shared Documents/Orsted project team/FDD/Pricing Management/Hedging Process Flow.vsdx?d=wee87e05e13994c1480b267e751e34480&amp;csf=1&amp;web=1&amp;e=Qq7Cix</vt:lpwstr>
      </vt:variant>
      <vt:variant>
        <vt:lpwstr/>
      </vt:variant>
      <vt:variant>
        <vt:i4>1441847</vt:i4>
      </vt:variant>
      <vt:variant>
        <vt:i4>242</vt:i4>
      </vt:variant>
      <vt:variant>
        <vt:i4>0</vt:i4>
      </vt:variant>
      <vt:variant>
        <vt:i4>5</vt:i4>
      </vt:variant>
      <vt:variant>
        <vt:lpwstr/>
      </vt:variant>
      <vt:variant>
        <vt:lpwstr>_Toc201315572</vt:lpwstr>
      </vt:variant>
      <vt:variant>
        <vt:i4>1441847</vt:i4>
      </vt:variant>
      <vt:variant>
        <vt:i4>236</vt:i4>
      </vt:variant>
      <vt:variant>
        <vt:i4>0</vt:i4>
      </vt:variant>
      <vt:variant>
        <vt:i4>5</vt:i4>
      </vt:variant>
      <vt:variant>
        <vt:lpwstr/>
      </vt:variant>
      <vt:variant>
        <vt:lpwstr>_Toc201315571</vt:lpwstr>
      </vt:variant>
      <vt:variant>
        <vt:i4>1441847</vt:i4>
      </vt:variant>
      <vt:variant>
        <vt:i4>230</vt:i4>
      </vt:variant>
      <vt:variant>
        <vt:i4>0</vt:i4>
      </vt:variant>
      <vt:variant>
        <vt:i4>5</vt:i4>
      </vt:variant>
      <vt:variant>
        <vt:lpwstr/>
      </vt:variant>
      <vt:variant>
        <vt:lpwstr>_Toc201315570</vt:lpwstr>
      </vt:variant>
      <vt:variant>
        <vt:i4>1507383</vt:i4>
      </vt:variant>
      <vt:variant>
        <vt:i4>224</vt:i4>
      </vt:variant>
      <vt:variant>
        <vt:i4>0</vt:i4>
      </vt:variant>
      <vt:variant>
        <vt:i4>5</vt:i4>
      </vt:variant>
      <vt:variant>
        <vt:lpwstr/>
      </vt:variant>
      <vt:variant>
        <vt:lpwstr>_Toc201315569</vt:lpwstr>
      </vt:variant>
      <vt:variant>
        <vt:i4>1507383</vt:i4>
      </vt:variant>
      <vt:variant>
        <vt:i4>218</vt:i4>
      </vt:variant>
      <vt:variant>
        <vt:i4>0</vt:i4>
      </vt:variant>
      <vt:variant>
        <vt:i4>5</vt:i4>
      </vt:variant>
      <vt:variant>
        <vt:lpwstr/>
      </vt:variant>
      <vt:variant>
        <vt:lpwstr>_Toc201315568</vt:lpwstr>
      </vt:variant>
      <vt:variant>
        <vt:i4>1507383</vt:i4>
      </vt:variant>
      <vt:variant>
        <vt:i4>212</vt:i4>
      </vt:variant>
      <vt:variant>
        <vt:i4>0</vt:i4>
      </vt:variant>
      <vt:variant>
        <vt:i4>5</vt:i4>
      </vt:variant>
      <vt:variant>
        <vt:lpwstr/>
      </vt:variant>
      <vt:variant>
        <vt:lpwstr>_Toc201315567</vt:lpwstr>
      </vt:variant>
      <vt:variant>
        <vt:i4>1507383</vt:i4>
      </vt:variant>
      <vt:variant>
        <vt:i4>206</vt:i4>
      </vt:variant>
      <vt:variant>
        <vt:i4>0</vt:i4>
      </vt:variant>
      <vt:variant>
        <vt:i4>5</vt:i4>
      </vt:variant>
      <vt:variant>
        <vt:lpwstr/>
      </vt:variant>
      <vt:variant>
        <vt:lpwstr>_Toc201315566</vt:lpwstr>
      </vt:variant>
      <vt:variant>
        <vt:i4>1507383</vt:i4>
      </vt:variant>
      <vt:variant>
        <vt:i4>200</vt:i4>
      </vt:variant>
      <vt:variant>
        <vt:i4>0</vt:i4>
      </vt:variant>
      <vt:variant>
        <vt:i4>5</vt:i4>
      </vt:variant>
      <vt:variant>
        <vt:lpwstr/>
      </vt:variant>
      <vt:variant>
        <vt:lpwstr>_Toc201315565</vt:lpwstr>
      </vt:variant>
      <vt:variant>
        <vt:i4>1507383</vt:i4>
      </vt:variant>
      <vt:variant>
        <vt:i4>194</vt:i4>
      </vt:variant>
      <vt:variant>
        <vt:i4>0</vt:i4>
      </vt:variant>
      <vt:variant>
        <vt:i4>5</vt:i4>
      </vt:variant>
      <vt:variant>
        <vt:lpwstr/>
      </vt:variant>
      <vt:variant>
        <vt:lpwstr>_Toc201315564</vt:lpwstr>
      </vt:variant>
      <vt:variant>
        <vt:i4>1507383</vt:i4>
      </vt:variant>
      <vt:variant>
        <vt:i4>188</vt:i4>
      </vt:variant>
      <vt:variant>
        <vt:i4>0</vt:i4>
      </vt:variant>
      <vt:variant>
        <vt:i4>5</vt:i4>
      </vt:variant>
      <vt:variant>
        <vt:lpwstr/>
      </vt:variant>
      <vt:variant>
        <vt:lpwstr>_Toc201315563</vt:lpwstr>
      </vt:variant>
      <vt:variant>
        <vt:i4>1507383</vt:i4>
      </vt:variant>
      <vt:variant>
        <vt:i4>182</vt:i4>
      </vt:variant>
      <vt:variant>
        <vt:i4>0</vt:i4>
      </vt:variant>
      <vt:variant>
        <vt:i4>5</vt:i4>
      </vt:variant>
      <vt:variant>
        <vt:lpwstr/>
      </vt:variant>
      <vt:variant>
        <vt:lpwstr>_Toc201315562</vt:lpwstr>
      </vt:variant>
      <vt:variant>
        <vt:i4>1507383</vt:i4>
      </vt:variant>
      <vt:variant>
        <vt:i4>176</vt:i4>
      </vt:variant>
      <vt:variant>
        <vt:i4>0</vt:i4>
      </vt:variant>
      <vt:variant>
        <vt:i4>5</vt:i4>
      </vt:variant>
      <vt:variant>
        <vt:lpwstr/>
      </vt:variant>
      <vt:variant>
        <vt:lpwstr>_Toc201315561</vt:lpwstr>
      </vt:variant>
      <vt:variant>
        <vt:i4>1507383</vt:i4>
      </vt:variant>
      <vt:variant>
        <vt:i4>170</vt:i4>
      </vt:variant>
      <vt:variant>
        <vt:i4>0</vt:i4>
      </vt:variant>
      <vt:variant>
        <vt:i4>5</vt:i4>
      </vt:variant>
      <vt:variant>
        <vt:lpwstr/>
      </vt:variant>
      <vt:variant>
        <vt:lpwstr>_Toc201315560</vt:lpwstr>
      </vt:variant>
      <vt:variant>
        <vt:i4>1310775</vt:i4>
      </vt:variant>
      <vt:variant>
        <vt:i4>164</vt:i4>
      </vt:variant>
      <vt:variant>
        <vt:i4>0</vt:i4>
      </vt:variant>
      <vt:variant>
        <vt:i4>5</vt:i4>
      </vt:variant>
      <vt:variant>
        <vt:lpwstr/>
      </vt:variant>
      <vt:variant>
        <vt:lpwstr>_Toc201315559</vt:lpwstr>
      </vt:variant>
      <vt:variant>
        <vt:i4>1310775</vt:i4>
      </vt:variant>
      <vt:variant>
        <vt:i4>158</vt:i4>
      </vt:variant>
      <vt:variant>
        <vt:i4>0</vt:i4>
      </vt:variant>
      <vt:variant>
        <vt:i4>5</vt:i4>
      </vt:variant>
      <vt:variant>
        <vt:lpwstr/>
      </vt:variant>
      <vt:variant>
        <vt:lpwstr>_Toc201315558</vt:lpwstr>
      </vt:variant>
      <vt:variant>
        <vt:i4>1310775</vt:i4>
      </vt:variant>
      <vt:variant>
        <vt:i4>152</vt:i4>
      </vt:variant>
      <vt:variant>
        <vt:i4>0</vt:i4>
      </vt:variant>
      <vt:variant>
        <vt:i4>5</vt:i4>
      </vt:variant>
      <vt:variant>
        <vt:lpwstr/>
      </vt:variant>
      <vt:variant>
        <vt:lpwstr>_Toc201315557</vt:lpwstr>
      </vt:variant>
      <vt:variant>
        <vt:i4>1310775</vt:i4>
      </vt:variant>
      <vt:variant>
        <vt:i4>146</vt:i4>
      </vt:variant>
      <vt:variant>
        <vt:i4>0</vt:i4>
      </vt:variant>
      <vt:variant>
        <vt:i4>5</vt:i4>
      </vt:variant>
      <vt:variant>
        <vt:lpwstr/>
      </vt:variant>
      <vt:variant>
        <vt:lpwstr>_Toc201315556</vt:lpwstr>
      </vt:variant>
      <vt:variant>
        <vt:i4>1310775</vt:i4>
      </vt:variant>
      <vt:variant>
        <vt:i4>140</vt:i4>
      </vt:variant>
      <vt:variant>
        <vt:i4>0</vt:i4>
      </vt:variant>
      <vt:variant>
        <vt:i4>5</vt:i4>
      </vt:variant>
      <vt:variant>
        <vt:lpwstr/>
      </vt:variant>
      <vt:variant>
        <vt:lpwstr>_Toc201315555</vt:lpwstr>
      </vt:variant>
      <vt:variant>
        <vt:i4>1310775</vt:i4>
      </vt:variant>
      <vt:variant>
        <vt:i4>134</vt:i4>
      </vt:variant>
      <vt:variant>
        <vt:i4>0</vt:i4>
      </vt:variant>
      <vt:variant>
        <vt:i4>5</vt:i4>
      </vt:variant>
      <vt:variant>
        <vt:lpwstr/>
      </vt:variant>
      <vt:variant>
        <vt:lpwstr>_Toc201315554</vt:lpwstr>
      </vt:variant>
      <vt:variant>
        <vt:i4>1310775</vt:i4>
      </vt:variant>
      <vt:variant>
        <vt:i4>128</vt:i4>
      </vt:variant>
      <vt:variant>
        <vt:i4>0</vt:i4>
      </vt:variant>
      <vt:variant>
        <vt:i4>5</vt:i4>
      </vt:variant>
      <vt:variant>
        <vt:lpwstr/>
      </vt:variant>
      <vt:variant>
        <vt:lpwstr>_Toc201315553</vt:lpwstr>
      </vt:variant>
      <vt:variant>
        <vt:i4>1310775</vt:i4>
      </vt:variant>
      <vt:variant>
        <vt:i4>122</vt:i4>
      </vt:variant>
      <vt:variant>
        <vt:i4>0</vt:i4>
      </vt:variant>
      <vt:variant>
        <vt:i4>5</vt:i4>
      </vt:variant>
      <vt:variant>
        <vt:lpwstr/>
      </vt:variant>
      <vt:variant>
        <vt:lpwstr>_Toc201315552</vt:lpwstr>
      </vt:variant>
      <vt:variant>
        <vt:i4>1310775</vt:i4>
      </vt:variant>
      <vt:variant>
        <vt:i4>116</vt:i4>
      </vt:variant>
      <vt:variant>
        <vt:i4>0</vt:i4>
      </vt:variant>
      <vt:variant>
        <vt:i4>5</vt:i4>
      </vt:variant>
      <vt:variant>
        <vt:lpwstr/>
      </vt:variant>
      <vt:variant>
        <vt:lpwstr>_Toc201315551</vt:lpwstr>
      </vt:variant>
      <vt:variant>
        <vt:i4>1310775</vt:i4>
      </vt:variant>
      <vt:variant>
        <vt:i4>110</vt:i4>
      </vt:variant>
      <vt:variant>
        <vt:i4>0</vt:i4>
      </vt:variant>
      <vt:variant>
        <vt:i4>5</vt:i4>
      </vt:variant>
      <vt:variant>
        <vt:lpwstr/>
      </vt:variant>
      <vt:variant>
        <vt:lpwstr>_Toc201315550</vt:lpwstr>
      </vt:variant>
      <vt:variant>
        <vt:i4>1376311</vt:i4>
      </vt:variant>
      <vt:variant>
        <vt:i4>104</vt:i4>
      </vt:variant>
      <vt:variant>
        <vt:i4>0</vt:i4>
      </vt:variant>
      <vt:variant>
        <vt:i4>5</vt:i4>
      </vt:variant>
      <vt:variant>
        <vt:lpwstr/>
      </vt:variant>
      <vt:variant>
        <vt:lpwstr>_Toc201315549</vt:lpwstr>
      </vt:variant>
      <vt:variant>
        <vt:i4>1376311</vt:i4>
      </vt:variant>
      <vt:variant>
        <vt:i4>98</vt:i4>
      </vt:variant>
      <vt:variant>
        <vt:i4>0</vt:i4>
      </vt:variant>
      <vt:variant>
        <vt:i4>5</vt:i4>
      </vt:variant>
      <vt:variant>
        <vt:lpwstr/>
      </vt:variant>
      <vt:variant>
        <vt:lpwstr>_Toc201315548</vt:lpwstr>
      </vt:variant>
      <vt:variant>
        <vt:i4>1376311</vt:i4>
      </vt:variant>
      <vt:variant>
        <vt:i4>92</vt:i4>
      </vt:variant>
      <vt:variant>
        <vt:i4>0</vt:i4>
      </vt:variant>
      <vt:variant>
        <vt:i4>5</vt:i4>
      </vt:variant>
      <vt:variant>
        <vt:lpwstr/>
      </vt:variant>
      <vt:variant>
        <vt:lpwstr>_Toc201315547</vt:lpwstr>
      </vt:variant>
      <vt:variant>
        <vt:i4>1376311</vt:i4>
      </vt:variant>
      <vt:variant>
        <vt:i4>86</vt:i4>
      </vt:variant>
      <vt:variant>
        <vt:i4>0</vt:i4>
      </vt:variant>
      <vt:variant>
        <vt:i4>5</vt:i4>
      </vt:variant>
      <vt:variant>
        <vt:lpwstr/>
      </vt:variant>
      <vt:variant>
        <vt:lpwstr>_Toc201315546</vt:lpwstr>
      </vt:variant>
      <vt:variant>
        <vt:i4>1376311</vt:i4>
      </vt:variant>
      <vt:variant>
        <vt:i4>80</vt:i4>
      </vt:variant>
      <vt:variant>
        <vt:i4>0</vt:i4>
      </vt:variant>
      <vt:variant>
        <vt:i4>5</vt:i4>
      </vt:variant>
      <vt:variant>
        <vt:lpwstr/>
      </vt:variant>
      <vt:variant>
        <vt:lpwstr>_Toc201315545</vt:lpwstr>
      </vt:variant>
      <vt:variant>
        <vt:i4>1376311</vt:i4>
      </vt:variant>
      <vt:variant>
        <vt:i4>74</vt:i4>
      </vt:variant>
      <vt:variant>
        <vt:i4>0</vt:i4>
      </vt:variant>
      <vt:variant>
        <vt:i4>5</vt:i4>
      </vt:variant>
      <vt:variant>
        <vt:lpwstr/>
      </vt:variant>
      <vt:variant>
        <vt:lpwstr>_Toc201315544</vt:lpwstr>
      </vt:variant>
      <vt:variant>
        <vt:i4>1376311</vt:i4>
      </vt:variant>
      <vt:variant>
        <vt:i4>68</vt:i4>
      </vt:variant>
      <vt:variant>
        <vt:i4>0</vt:i4>
      </vt:variant>
      <vt:variant>
        <vt:i4>5</vt:i4>
      </vt:variant>
      <vt:variant>
        <vt:lpwstr/>
      </vt:variant>
      <vt:variant>
        <vt:lpwstr>_Toc201315543</vt:lpwstr>
      </vt:variant>
      <vt:variant>
        <vt:i4>1376311</vt:i4>
      </vt:variant>
      <vt:variant>
        <vt:i4>62</vt:i4>
      </vt:variant>
      <vt:variant>
        <vt:i4>0</vt:i4>
      </vt:variant>
      <vt:variant>
        <vt:i4>5</vt:i4>
      </vt:variant>
      <vt:variant>
        <vt:lpwstr/>
      </vt:variant>
      <vt:variant>
        <vt:lpwstr>_Toc201315542</vt:lpwstr>
      </vt:variant>
      <vt:variant>
        <vt:i4>1376311</vt:i4>
      </vt:variant>
      <vt:variant>
        <vt:i4>56</vt:i4>
      </vt:variant>
      <vt:variant>
        <vt:i4>0</vt:i4>
      </vt:variant>
      <vt:variant>
        <vt:i4>5</vt:i4>
      </vt:variant>
      <vt:variant>
        <vt:lpwstr/>
      </vt:variant>
      <vt:variant>
        <vt:lpwstr>_Toc201315541</vt:lpwstr>
      </vt:variant>
      <vt:variant>
        <vt:i4>1376311</vt:i4>
      </vt:variant>
      <vt:variant>
        <vt:i4>50</vt:i4>
      </vt:variant>
      <vt:variant>
        <vt:i4>0</vt:i4>
      </vt:variant>
      <vt:variant>
        <vt:i4>5</vt:i4>
      </vt:variant>
      <vt:variant>
        <vt:lpwstr/>
      </vt:variant>
      <vt:variant>
        <vt:lpwstr>_Toc201315540</vt:lpwstr>
      </vt:variant>
      <vt:variant>
        <vt:i4>1179703</vt:i4>
      </vt:variant>
      <vt:variant>
        <vt:i4>44</vt:i4>
      </vt:variant>
      <vt:variant>
        <vt:i4>0</vt:i4>
      </vt:variant>
      <vt:variant>
        <vt:i4>5</vt:i4>
      </vt:variant>
      <vt:variant>
        <vt:lpwstr/>
      </vt:variant>
      <vt:variant>
        <vt:lpwstr>_Toc201315539</vt:lpwstr>
      </vt:variant>
      <vt:variant>
        <vt:i4>1179703</vt:i4>
      </vt:variant>
      <vt:variant>
        <vt:i4>38</vt:i4>
      </vt:variant>
      <vt:variant>
        <vt:i4>0</vt:i4>
      </vt:variant>
      <vt:variant>
        <vt:i4>5</vt:i4>
      </vt:variant>
      <vt:variant>
        <vt:lpwstr/>
      </vt:variant>
      <vt:variant>
        <vt:lpwstr>_Toc201315538</vt:lpwstr>
      </vt:variant>
      <vt:variant>
        <vt:i4>1179703</vt:i4>
      </vt:variant>
      <vt:variant>
        <vt:i4>32</vt:i4>
      </vt:variant>
      <vt:variant>
        <vt:i4>0</vt:i4>
      </vt:variant>
      <vt:variant>
        <vt:i4>5</vt:i4>
      </vt:variant>
      <vt:variant>
        <vt:lpwstr/>
      </vt:variant>
      <vt:variant>
        <vt:lpwstr>_Toc201315537</vt:lpwstr>
      </vt:variant>
      <vt:variant>
        <vt:i4>1179703</vt:i4>
      </vt:variant>
      <vt:variant>
        <vt:i4>26</vt:i4>
      </vt:variant>
      <vt:variant>
        <vt:i4>0</vt:i4>
      </vt:variant>
      <vt:variant>
        <vt:i4>5</vt:i4>
      </vt:variant>
      <vt:variant>
        <vt:lpwstr/>
      </vt:variant>
      <vt:variant>
        <vt:lpwstr>_Toc201315536</vt:lpwstr>
      </vt:variant>
      <vt:variant>
        <vt:i4>1179703</vt:i4>
      </vt:variant>
      <vt:variant>
        <vt:i4>20</vt:i4>
      </vt:variant>
      <vt:variant>
        <vt:i4>0</vt:i4>
      </vt:variant>
      <vt:variant>
        <vt:i4>5</vt:i4>
      </vt:variant>
      <vt:variant>
        <vt:lpwstr/>
      </vt:variant>
      <vt:variant>
        <vt:lpwstr>_Toc201315535</vt:lpwstr>
      </vt:variant>
      <vt:variant>
        <vt:i4>1179703</vt:i4>
      </vt:variant>
      <vt:variant>
        <vt:i4>14</vt:i4>
      </vt:variant>
      <vt:variant>
        <vt:i4>0</vt:i4>
      </vt:variant>
      <vt:variant>
        <vt:i4>5</vt:i4>
      </vt:variant>
      <vt:variant>
        <vt:lpwstr/>
      </vt:variant>
      <vt:variant>
        <vt:lpwstr>_Toc201315534</vt:lpwstr>
      </vt:variant>
      <vt:variant>
        <vt:i4>1179703</vt:i4>
      </vt:variant>
      <vt:variant>
        <vt:i4>8</vt:i4>
      </vt:variant>
      <vt:variant>
        <vt:i4>0</vt:i4>
      </vt:variant>
      <vt:variant>
        <vt:i4>5</vt:i4>
      </vt:variant>
      <vt:variant>
        <vt:lpwstr/>
      </vt:variant>
      <vt:variant>
        <vt:lpwstr>_Toc201315533</vt:lpwstr>
      </vt:variant>
      <vt:variant>
        <vt:i4>1179703</vt:i4>
      </vt:variant>
      <vt:variant>
        <vt:i4>2</vt:i4>
      </vt:variant>
      <vt:variant>
        <vt:i4>0</vt:i4>
      </vt:variant>
      <vt:variant>
        <vt:i4>5</vt:i4>
      </vt:variant>
      <vt:variant>
        <vt:lpwstr/>
      </vt:variant>
      <vt:variant>
        <vt:lpwstr>_Toc201315532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Title</dc:title>
  <dc:subject/>
  <dc:creator>Dorte Agerbeck</dc:creator>
  <cp:keywords/>
  <cp:lastModifiedBy>Ajeesh Kumar A .</cp:lastModifiedBy>
  <cp:revision>97</cp:revision>
  <cp:lastPrinted>2009-10-30T03:34:00Z</cp:lastPrinted>
  <dcterms:created xsi:type="dcterms:W3CDTF">2025-07-01T14:50:00Z</dcterms:created>
  <dcterms:modified xsi:type="dcterms:W3CDTF">2025-08-20T16:02:00Z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7c5ceea5,1ad1cee7,5adf465b,33e63d61,51c52907,324af6c8</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2025-02-19T10:03:43Z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08d17dd0-1854-4def-a86b-0784aac4aabe</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y fmtid="{D5CDD505-2E9C-101B-9397-08002B2CF9AE}" pid="13" name="ContentTypeId">
    <vt:lpwstr>0x01010021D556289A02354F91D0B2AE49BE2F43</vt:lpwstr>
  </property>
  <property fmtid="{D5CDD505-2E9C-101B-9397-08002B2CF9AE}" pid="14" name="_dlc_DocIdItemGuid">
    <vt:lpwstr>e19e9e19-f7bc-47ea-a56e-a3517e6ceb2f</vt:lpwstr>
  </property>
  <property fmtid="{D5CDD505-2E9C-101B-9397-08002B2CF9AE}" pid="15" name="MediaServiceImageTags">
    <vt:lpwstr/>
  </property>
  <property fmtid="{D5CDD505-2E9C-101B-9397-08002B2CF9AE}" pid="16" name="ClassificationContentMarkingHeaderShapeIds">
    <vt:lpwstr>50a4cb51,6a73ec80,16440000,2ac4f4bf,43a14761,6fa6a18</vt:lpwstr>
  </property>
  <property fmtid="{D5CDD505-2E9C-101B-9397-08002B2CF9AE}" pid="17" name="ClassificationContentMarkingHeaderFontProps">
    <vt:lpwstr>#4099da,10,Calibri</vt:lpwstr>
  </property>
  <property fmtid="{D5CDD505-2E9C-101B-9397-08002B2CF9AE}" pid="18" name="ClassificationContentMarkingHeaderText">
    <vt:lpwstr>INTERNAL</vt:lpwstr>
  </property>
  <property fmtid="{D5CDD505-2E9C-101B-9397-08002B2CF9AE}" pid="19" name="MSIP_Label_b8d9a29f-7d17-4193-85e4-1bef0fc2e901_Enabled">
    <vt:lpwstr>true</vt:lpwstr>
  </property>
  <property fmtid="{D5CDD505-2E9C-101B-9397-08002B2CF9AE}" pid="20" name="MSIP_Label_b8d9a29f-7d17-4193-85e4-1bef0fc2e901_SetDate">
    <vt:lpwstr>2025-05-26T05:18:48Z</vt:lpwstr>
  </property>
  <property fmtid="{D5CDD505-2E9C-101B-9397-08002B2CF9AE}" pid="21" name="MSIP_Label_b8d9a29f-7d17-4193-85e4-1bef0fc2e901_Method">
    <vt:lpwstr>Standard</vt:lpwstr>
  </property>
  <property fmtid="{D5CDD505-2E9C-101B-9397-08002B2CF9AE}" pid="22" name="MSIP_Label_b8d9a29f-7d17-4193-85e4-1bef0fc2e901_Name">
    <vt:lpwstr>b8d9a29f-7d17-4193-85e4-1bef0fc2e901</vt:lpwstr>
  </property>
  <property fmtid="{D5CDD505-2E9C-101B-9397-08002B2CF9AE}" pid="23" name="MSIP_Label_b8d9a29f-7d17-4193-85e4-1bef0fc2e901_SiteId">
    <vt:lpwstr>100b3c99-f3e2-4da0-9c8a-b9d345742c36</vt:lpwstr>
  </property>
  <property fmtid="{D5CDD505-2E9C-101B-9397-08002B2CF9AE}" pid="24" name="MSIP_Label_b8d9a29f-7d17-4193-85e4-1bef0fc2e901_ActionId">
    <vt:lpwstr>69a08ddb-f4e8-492e-979b-0377a56ff888</vt:lpwstr>
  </property>
  <property fmtid="{D5CDD505-2E9C-101B-9397-08002B2CF9AE}" pid="25" name="MSIP_Label_b8d9a29f-7d17-4193-85e4-1bef0fc2e901_ContentBits">
    <vt:lpwstr>1</vt:lpwstr>
  </property>
  <property fmtid="{D5CDD505-2E9C-101B-9397-08002B2CF9AE}" pid="26" name="MSIP_Label_b8d9a29f-7d17-4193-85e4-1bef0fc2e901_Tag">
    <vt:lpwstr>10, 3, 0, 2</vt:lpwstr>
  </property>
</Properties>
</file>